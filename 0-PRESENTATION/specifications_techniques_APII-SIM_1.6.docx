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4CE3D5" w14:textId="06D789C2" w:rsidR="006B10CB" w:rsidRPr="00444BE2" w:rsidRDefault="006B10CB" w:rsidP="006B10CB">
      <w:pPr>
        <w:contextualSpacing/>
        <w:rPr>
          <w:b/>
          <w:color w:val="808080"/>
          <w:sz w:val="32"/>
          <w:szCs w:val="32"/>
        </w:rPr>
      </w:pPr>
      <w:r w:rsidRPr="00444BE2">
        <w:rPr>
          <w:b/>
          <w:color w:val="808080"/>
          <w:sz w:val="32"/>
          <w:szCs w:val="32"/>
        </w:rPr>
        <w:t>Document d</w:t>
      </w:r>
      <w:r>
        <w:rPr>
          <w:b/>
          <w:color w:val="808080"/>
          <w:sz w:val="32"/>
          <w:szCs w:val="32"/>
        </w:rPr>
        <w:t xml:space="preserve">e spécifications </w:t>
      </w:r>
      <w:r w:rsidR="00B54115">
        <w:rPr>
          <w:b/>
          <w:color w:val="808080"/>
          <w:sz w:val="32"/>
          <w:szCs w:val="32"/>
        </w:rPr>
        <w:t>techniques</w:t>
      </w:r>
      <w:r>
        <w:rPr>
          <w:b/>
          <w:color w:val="808080"/>
          <w:sz w:val="32"/>
          <w:szCs w:val="32"/>
        </w:rPr>
        <w:t xml:space="preserve"> du méta-système</w:t>
      </w:r>
    </w:p>
    <w:p w14:paraId="7B4CE3D6" w14:textId="77777777" w:rsidR="006B10CB" w:rsidRPr="00444BE2" w:rsidRDefault="006B10CB" w:rsidP="006B10CB">
      <w:pPr>
        <w:contextualSpacing/>
        <w:rPr>
          <w:b/>
          <w:color w:val="808080"/>
          <w:sz w:val="32"/>
          <w:szCs w:val="32"/>
        </w:rPr>
      </w:pPr>
    </w:p>
    <w:p w14:paraId="7B4CE3D7" w14:textId="4A0D463D" w:rsidR="006B10CB" w:rsidRPr="00444BE2" w:rsidRDefault="006B10CB" w:rsidP="006B10CB">
      <w:pPr>
        <w:contextualSpacing/>
        <w:rPr>
          <w:b/>
          <w:color w:val="808080"/>
        </w:rPr>
      </w:pPr>
      <w:r w:rsidRPr="00444BE2">
        <w:rPr>
          <w:color w:val="808080"/>
        </w:rPr>
        <w:t xml:space="preserve">Date de création : </w:t>
      </w:r>
      <w:r w:rsidR="00B54115">
        <w:rPr>
          <w:b/>
          <w:color w:val="808080"/>
        </w:rPr>
        <w:t>21</w:t>
      </w:r>
      <w:r w:rsidR="000E6302">
        <w:rPr>
          <w:b/>
          <w:color w:val="808080"/>
        </w:rPr>
        <w:t>/</w:t>
      </w:r>
      <w:r w:rsidR="00B54115">
        <w:rPr>
          <w:b/>
          <w:color w:val="808080"/>
        </w:rPr>
        <w:t>10</w:t>
      </w:r>
      <w:r w:rsidRPr="00444BE2">
        <w:rPr>
          <w:b/>
          <w:color w:val="808080"/>
        </w:rPr>
        <w:t>/2013</w:t>
      </w:r>
    </w:p>
    <w:p w14:paraId="7B4CE3D8" w14:textId="4B13C216" w:rsidR="006B10CB" w:rsidRPr="00C01D3A" w:rsidRDefault="006B10CB" w:rsidP="006B10CB">
      <w:pPr>
        <w:contextualSpacing/>
        <w:rPr>
          <w:color w:val="808080"/>
        </w:rPr>
      </w:pPr>
      <w:r w:rsidRPr="00444BE2">
        <w:rPr>
          <w:color w:val="808080"/>
        </w:rPr>
        <w:t>Version :</w:t>
      </w:r>
      <w:r>
        <w:rPr>
          <w:b/>
          <w:color w:val="808080"/>
        </w:rPr>
        <w:t xml:space="preserve"> </w:t>
      </w:r>
      <w:r w:rsidRPr="001A0C53">
        <w:rPr>
          <w:b/>
          <w:color w:val="808080"/>
        </w:rPr>
        <w:t>1</w:t>
      </w:r>
      <w:r w:rsidR="007A7337" w:rsidRPr="001A0C53">
        <w:rPr>
          <w:b/>
          <w:color w:val="808080"/>
        </w:rPr>
        <w:t>.</w:t>
      </w:r>
      <w:del w:id="0" w:author="Marc Florisson" w:date="2014-04-25T08:14:00Z">
        <w:r w:rsidR="007851AB" w:rsidDel="005351D6">
          <w:rPr>
            <w:b/>
            <w:color w:val="808080"/>
          </w:rPr>
          <w:delText>3</w:delText>
        </w:r>
        <w:r w:rsidR="007851AB" w:rsidRPr="001A0C53" w:rsidDel="005351D6">
          <w:rPr>
            <w:b/>
            <w:color w:val="808080"/>
          </w:rPr>
          <w:delText xml:space="preserve"> </w:delText>
        </w:r>
      </w:del>
      <w:ins w:id="1" w:author="Marc Florisson" w:date="2014-04-25T08:14:00Z">
        <w:r w:rsidR="005351D6">
          <w:rPr>
            <w:b/>
            <w:color w:val="808080"/>
          </w:rPr>
          <w:t>6</w:t>
        </w:r>
        <w:r w:rsidR="005351D6" w:rsidRPr="001A0C53">
          <w:rPr>
            <w:b/>
            <w:color w:val="808080"/>
          </w:rPr>
          <w:t xml:space="preserve"> </w:t>
        </w:r>
      </w:ins>
      <w:r w:rsidRPr="001A0C53">
        <w:rPr>
          <w:b/>
          <w:color w:val="808080"/>
        </w:rPr>
        <w:t xml:space="preserve">du </w:t>
      </w:r>
      <w:del w:id="2" w:author="Marc Florisson" w:date="2014-04-25T08:14:00Z">
        <w:r w:rsidR="007851AB" w:rsidDel="005351D6">
          <w:rPr>
            <w:b/>
            <w:color w:val="808080"/>
          </w:rPr>
          <w:delText>24</w:delText>
        </w:r>
      </w:del>
      <w:ins w:id="3" w:author="Marc Florisson" w:date="2014-04-25T08:14:00Z">
        <w:r w:rsidR="005351D6">
          <w:rPr>
            <w:b/>
            <w:color w:val="808080"/>
          </w:rPr>
          <w:t>2</w:t>
        </w:r>
        <w:r w:rsidR="005351D6">
          <w:rPr>
            <w:b/>
            <w:color w:val="808080"/>
          </w:rPr>
          <w:t>5</w:t>
        </w:r>
      </w:ins>
      <w:r w:rsidR="000E6302" w:rsidRPr="001A0C53">
        <w:rPr>
          <w:b/>
          <w:color w:val="808080"/>
        </w:rPr>
        <w:t>/</w:t>
      </w:r>
      <w:del w:id="4" w:author="Marc Florisson" w:date="2014-04-25T08:14:00Z">
        <w:r w:rsidR="001A0C53" w:rsidRPr="001A0C53" w:rsidDel="005351D6">
          <w:rPr>
            <w:b/>
            <w:color w:val="808080"/>
          </w:rPr>
          <w:delText>10</w:delText>
        </w:r>
      </w:del>
      <w:ins w:id="5" w:author="Marc Florisson" w:date="2014-04-25T08:14:00Z">
        <w:r w:rsidR="005351D6">
          <w:rPr>
            <w:b/>
            <w:color w:val="808080"/>
          </w:rPr>
          <w:t>04</w:t>
        </w:r>
      </w:ins>
      <w:r w:rsidRPr="001A0C53">
        <w:rPr>
          <w:b/>
          <w:color w:val="808080"/>
        </w:rPr>
        <w:t>/</w:t>
      </w:r>
      <w:del w:id="6" w:author="Marc Florisson" w:date="2014-04-25T08:14:00Z">
        <w:r w:rsidRPr="001A0C53" w:rsidDel="005351D6">
          <w:rPr>
            <w:b/>
            <w:color w:val="808080"/>
          </w:rPr>
          <w:delText>2013</w:delText>
        </w:r>
      </w:del>
      <w:ins w:id="7" w:author="Marc Florisson" w:date="2014-04-25T08:14:00Z">
        <w:r w:rsidR="005351D6" w:rsidRPr="001A0C53">
          <w:rPr>
            <w:b/>
            <w:color w:val="808080"/>
          </w:rPr>
          <w:t>201</w:t>
        </w:r>
        <w:r w:rsidR="005351D6">
          <w:rPr>
            <w:b/>
            <w:color w:val="808080"/>
          </w:rPr>
          <w:t>4</w:t>
        </w:r>
      </w:ins>
      <w:bookmarkStart w:id="8" w:name="_GoBack"/>
      <w:bookmarkEnd w:id="8"/>
    </w:p>
    <w:p w14:paraId="7B4CE3D9" w14:textId="77777777" w:rsidR="006B10CB" w:rsidRPr="00234737" w:rsidRDefault="006B10CB" w:rsidP="006B10CB">
      <w:pPr>
        <w:contextualSpacing/>
        <w:jc w:val="center"/>
        <w:rPr>
          <w:b/>
          <w:sz w:val="44"/>
          <w:szCs w:val="44"/>
        </w:rPr>
      </w:pPr>
    </w:p>
    <w:p w14:paraId="7B4CE3DA" w14:textId="77777777" w:rsidR="006B10CB" w:rsidRPr="00234737" w:rsidRDefault="006B10CB" w:rsidP="006B10CB">
      <w:pPr>
        <w:contextualSpacing/>
        <w:jc w:val="center"/>
        <w:rPr>
          <w:b/>
          <w:sz w:val="44"/>
          <w:szCs w:val="44"/>
        </w:rPr>
      </w:pPr>
    </w:p>
    <w:p w14:paraId="7B4CE3DB" w14:textId="77777777" w:rsidR="006B10CB" w:rsidRPr="00234737" w:rsidRDefault="006B10CB" w:rsidP="006B10CB">
      <w:pPr>
        <w:contextualSpacing/>
        <w:jc w:val="center"/>
        <w:rPr>
          <w:b/>
          <w:sz w:val="44"/>
          <w:szCs w:val="44"/>
        </w:rPr>
      </w:pPr>
    </w:p>
    <w:p w14:paraId="7B4CE3DC" w14:textId="77777777" w:rsidR="006B10CB" w:rsidRPr="00234737" w:rsidRDefault="006B10CB" w:rsidP="006B10CB">
      <w:pPr>
        <w:contextualSpacing/>
        <w:jc w:val="center"/>
        <w:rPr>
          <w:b/>
          <w:sz w:val="44"/>
          <w:szCs w:val="44"/>
        </w:rPr>
      </w:pPr>
    </w:p>
    <w:p w14:paraId="7B4CE3DD" w14:textId="77777777" w:rsidR="006B10CB" w:rsidRPr="00234737" w:rsidRDefault="006B10CB" w:rsidP="006B10CB">
      <w:pPr>
        <w:contextualSpacing/>
        <w:jc w:val="center"/>
        <w:rPr>
          <w:b/>
          <w:sz w:val="44"/>
          <w:szCs w:val="44"/>
        </w:rPr>
      </w:pPr>
    </w:p>
    <w:p w14:paraId="7B4CE3DE" w14:textId="77777777" w:rsidR="006B10CB" w:rsidRPr="00234737" w:rsidRDefault="006B10CB" w:rsidP="006B10CB">
      <w:pPr>
        <w:contextualSpacing/>
        <w:jc w:val="right"/>
        <w:rPr>
          <w:b/>
          <w:sz w:val="44"/>
          <w:szCs w:val="44"/>
        </w:rPr>
      </w:pPr>
    </w:p>
    <w:p w14:paraId="7B4CE3DF" w14:textId="031F5469" w:rsidR="006B10CB" w:rsidRPr="00D7747E" w:rsidRDefault="006F5EA7" w:rsidP="006B10CB">
      <w:pPr>
        <w:pStyle w:val="TitreGnral"/>
        <w:ind w:left="-1134"/>
        <w:rPr>
          <w:color w:val="7F7F7F" w:themeColor="text1" w:themeTint="80"/>
        </w:rPr>
      </w:pPr>
      <w:r>
        <w:rPr>
          <w:color w:val="7F7F7F" w:themeColor="text1" w:themeTint="80"/>
        </w:rPr>
        <w:t>SpÉ</w:t>
      </w:r>
      <w:r w:rsidR="006B10CB" w:rsidRPr="00D7747E">
        <w:rPr>
          <w:color w:val="7F7F7F" w:themeColor="text1" w:themeTint="80"/>
        </w:rPr>
        <w:t xml:space="preserve">cifications </w:t>
      </w:r>
      <w:r w:rsidR="00B54115">
        <w:rPr>
          <w:color w:val="7F7F7F" w:themeColor="text1" w:themeTint="80"/>
        </w:rPr>
        <w:t>Techniques</w:t>
      </w:r>
    </w:p>
    <w:p w14:paraId="7B4CE3E0" w14:textId="77777777" w:rsidR="006B10CB" w:rsidRPr="00D7747E" w:rsidRDefault="006F5EA7" w:rsidP="006B10CB">
      <w:pPr>
        <w:pStyle w:val="TitreGnral"/>
        <w:ind w:left="-1134"/>
        <w:rPr>
          <w:color w:val="7F7F7F" w:themeColor="text1" w:themeTint="80"/>
        </w:rPr>
      </w:pPr>
      <w:r>
        <w:rPr>
          <w:color w:val="7F7F7F" w:themeColor="text1" w:themeTint="80"/>
        </w:rPr>
        <w:t>MÉta-systÈ</w:t>
      </w:r>
      <w:r w:rsidR="006B10CB" w:rsidRPr="00D7747E">
        <w:rPr>
          <w:color w:val="7F7F7F" w:themeColor="text1" w:themeTint="80"/>
        </w:rPr>
        <w:t>me</w:t>
      </w:r>
    </w:p>
    <w:p w14:paraId="7B4CE3E1" w14:textId="77777777" w:rsidR="006B10CB" w:rsidRPr="00D7747E" w:rsidRDefault="006B10CB" w:rsidP="006B10CB">
      <w:pPr>
        <w:rPr>
          <w:szCs w:val="24"/>
        </w:rPr>
      </w:pPr>
      <w:r w:rsidRPr="00D7747E">
        <w:br w:type="page"/>
      </w:r>
    </w:p>
    <w:sdt>
      <w:sdtPr>
        <w:rPr>
          <w:rFonts w:ascii="Calibri" w:eastAsiaTheme="minorHAnsi" w:hAnsi="Calibri" w:cs="Times New Roman"/>
          <w:b/>
          <w:bCs/>
          <w:color w:val="auto"/>
          <w:spacing w:val="0"/>
          <w:kern w:val="0"/>
          <w:sz w:val="22"/>
          <w:szCs w:val="22"/>
        </w:rPr>
        <w:id w:val="921451770"/>
        <w:docPartObj>
          <w:docPartGallery w:val="Table of Contents"/>
          <w:docPartUnique/>
        </w:docPartObj>
      </w:sdtPr>
      <w:sdtEndPr>
        <w:rPr>
          <w:b w:val="0"/>
          <w:bCs w:val="0"/>
        </w:rPr>
      </w:sdtEndPr>
      <w:sdtContent>
        <w:p w14:paraId="7B4CE3E2" w14:textId="77777777" w:rsidR="005258BB" w:rsidRDefault="005258BB" w:rsidP="001E0E90">
          <w:pPr>
            <w:pStyle w:val="Titre"/>
          </w:pPr>
          <w:r>
            <w:t>Sommaire</w:t>
          </w:r>
        </w:p>
        <w:p w14:paraId="32E4630A" w14:textId="77777777" w:rsidR="00F47A6E" w:rsidRDefault="005258BB">
          <w:pPr>
            <w:pStyle w:val="TM1"/>
            <w:tabs>
              <w:tab w:val="left" w:pos="352"/>
              <w:tab w:val="right" w:leader="dot" w:pos="9062"/>
            </w:tabs>
            <w:rPr>
              <w:ins w:id="9" w:author="Marc Florisson" w:date="2014-04-24T18:28:00Z"/>
              <w:rFonts w:asciiTheme="minorHAnsi" w:eastAsiaTheme="minorEastAsia" w:hAnsiTheme="minorHAnsi" w:cstheme="minorBidi"/>
              <w:noProof/>
              <w:sz w:val="24"/>
              <w:szCs w:val="24"/>
              <w:lang w:eastAsia="ja-JP"/>
            </w:rPr>
          </w:pPr>
          <w:r>
            <w:fldChar w:fldCharType="begin"/>
          </w:r>
          <w:r>
            <w:instrText xml:space="preserve"> </w:instrText>
          </w:r>
          <w:r w:rsidR="00F814FB">
            <w:instrText>TOC</w:instrText>
          </w:r>
          <w:r>
            <w:instrText xml:space="preserve"> \o "1-3" \h \z \u </w:instrText>
          </w:r>
          <w:r>
            <w:fldChar w:fldCharType="separate"/>
          </w:r>
          <w:ins w:id="10" w:author="Marc Florisson" w:date="2014-04-24T18:28:00Z">
            <w:r w:rsidR="00F47A6E">
              <w:rPr>
                <w:noProof/>
              </w:rPr>
              <w:t>1</w:t>
            </w:r>
            <w:r w:rsidR="00F47A6E">
              <w:rPr>
                <w:rFonts w:asciiTheme="minorHAnsi" w:eastAsiaTheme="minorEastAsia" w:hAnsiTheme="minorHAnsi" w:cstheme="minorBidi"/>
                <w:noProof/>
                <w:sz w:val="24"/>
                <w:szCs w:val="24"/>
                <w:lang w:eastAsia="ja-JP"/>
              </w:rPr>
              <w:tab/>
            </w:r>
            <w:r w:rsidR="00F47A6E">
              <w:rPr>
                <w:noProof/>
              </w:rPr>
              <w:t>Historique des modifications</w:t>
            </w:r>
            <w:r w:rsidR="00F47A6E">
              <w:rPr>
                <w:noProof/>
              </w:rPr>
              <w:tab/>
            </w:r>
            <w:r w:rsidR="00F47A6E">
              <w:rPr>
                <w:noProof/>
              </w:rPr>
              <w:fldChar w:fldCharType="begin"/>
            </w:r>
            <w:r w:rsidR="00F47A6E">
              <w:rPr>
                <w:noProof/>
              </w:rPr>
              <w:instrText xml:space="preserve"> PAGEREF _Toc259983410 \h </w:instrText>
            </w:r>
          </w:ins>
          <w:r w:rsidR="00F47A6E">
            <w:rPr>
              <w:noProof/>
            </w:rPr>
          </w:r>
          <w:r w:rsidR="00F47A6E">
            <w:rPr>
              <w:noProof/>
            </w:rPr>
            <w:fldChar w:fldCharType="separate"/>
          </w:r>
          <w:ins w:id="11" w:author="Marc Florisson" w:date="2014-04-24T18:28:00Z">
            <w:r w:rsidR="00F47A6E">
              <w:rPr>
                <w:noProof/>
              </w:rPr>
              <w:t>3</w:t>
            </w:r>
            <w:r w:rsidR="00F47A6E">
              <w:rPr>
                <w:noProof/>
              </w:rPr>
              <w:fldChar w:fldCharType="end"/>
            </w:r>
          </w:ins>
        </w:p>
        <w:p w14:paraId="7EB848E7" w14:textId="77777777" w:rsidR="00F47A6E" w:rsidRDefault="00F47A6E">
          <w:pPr>
            <w:pStyle w:val="TM1"/>
            <w:tabs>
              <w:tab w:val="left" w:pos="352"/>
              <w:tab w:val="right" w:leader="dot" w:pos="9062"/>
            </w:tabs>
            <w:rPr>
              <w:ins w:id="12" w:author="Marc Florisson" w:date="2014-04-24T18:28:00Z"/>
              <w:rFonts w:asciiTheme="minorHAnsi" w:eastAsiaTheme="minorEastAsia" w:hAnsiTheme="minorHAnsi" w:cstheme="minorBidi"/>
              <w:noProof/>
              <w:sz w:val="24"/>
              <w:szCs w:val="24"/>
              <w:lang w:eastAsia="ja-JP"/>
            </w:rPr>
          </w:pPr>
          <w:ins w:id="13" w:author="Marc Florisson" w:date="2014-04-24T18:28:00Z">
            <w:r>
              <w:rPr>
                <w:noProof/>
              </w:rPr>
              <w:t>2</w:t>
            </w:r>
            <w:r>
              <w:rPr>
                <w:rFonts w:asciiTheme="minorHAnsi" w:eastAsiaTheme="minorEastAsia" w:hAnsiTheme="minorHAnsi" w:cstheme="minorBidi"/>
                <w:noProof/>
                <w:sz w:val="24"/>
                <w:szCs w:val="24"/>
                <w:lang w:eastAsia="ja-JP"/>
              </w:rPr>
              <w:tab/>
            </w:r>
            <w:r>
              <w:rPr>
                <w:noProof/>
              </w:rPr>
              <w:t>Documents applicables</w:t>
            </w:r>
            <w:r>
              <w:rPr>
                <w:noProof/>
              </w:rPr>
              <w:tab/>
            </w:r>
            <w:r>
              <w:rPr>
                <w:noProof/>
              </w:rPr>
              <w:fldChar w:fldCharType="begin"/>
            </w:r>
            <w:r>
              <w:rPr>
                <w:noProof/>
              </w:rPr>
              <w:instrText xml:space="preserve"> PAGEREF _Toc259983411 \h </w:instrText>
            </w:r>
          </w:ins>
          <w:r>
            <w:rPr>
              <w:noProof/>
            </w:rPr>
          </w:r>
          <w:r>
            <w:rPr>
              <w:noProof/>
            </w:rPr>
            <w:fldChar w:fldCharType="separate"/>
          </w:r>
          <w:ins w:id="14" w:author="Marc Florisson" w:date="2014-04-24T18:28:00Z">
            <w:r>
              <w:rPr>
                <w:noProof/>
              </w:rPr>
              <w:t>4</w:t>
            </w:r>
            <w:r>
              <w:rPr>
                <w:noProof/>
              </w:rPr>
              <w:fldChar w:fldCharType="end"/>
            </w:r>
          </w:ins>
        </w:p>
        <w:p w14:paraId="7ED1B0B0" w14:textId="77777777" w:rsidR="00F47A6E" w:rsidRDefault="00F47A6E">
          <w:pPr>
            <w:pStyle w:val="TM1"/>
            <w:tabs>
              <w:tab w:val="left" w:pos="352"/>
              <w:tab w:val="right" w:leader="dot" w:pos="9062"/>
            </w:tabs>
            <w:rPr>
              <w:ins w:id="15" w:author="Marc Florisson" w:date="2014-04-24T18:28:00Z"/>
              <w:rFonts w:asciiTheme="minorHAnsi" w:eastAsiaTheme="minorEastAsia" w:hAnsiTheme="minorHAnsi" w:cstheme="minorBidi"/>
              <w:noProof/>
              <w:sz w:val="24"/>
              <w:szCs w:val="24"/>
              <w:lang w:eastAsia="ja-JP"/>
            </w:rPr>
          </w:pPr>
          <w:ins w:id="16" w:author="Marc Florisson" w:date="2014-04-24T18:28:00Z">
            <w:r>
              <w:rPr>
                <w:noProof/>
              </w:rPr>
              <w:t>3</w:t>
            </w:r>
            <w:r>
              <w:rPr>
                <w:rFonts w:asciiTheme="minorHAnsi" w:eastAsiaTheme="minorEastAsia" w:hAnsiTheme="minorHAnsi" w:cstheme="minorBidi"/>
                <w:noProof/>
                <w:sz w:val="24"/>
                <w:szCs w:val="24"/>
                <w:lang w:eastAsia="ja-JP"/>
              </w:rPr>
              <w:tab/>
            </w:r>
            <w:r>
              <w:rPr>
                <w:noProof/>
              </w:rPr>
              <w:t>Introduction</w:t>
            </w:r>
            <w:r>
              <w:rPr>
                <w:noProof/>
              </w:rPr>
              <w:tab/>
            </w:r>
            <w:r>
              <w:rPr>
                <w:noProof/>
              </w:rPr>
              <w:fldChar w:fldCharType="begin"/>
            </w:r>
            <w:r>
              <w:rPr>
                <w:noProof/>
              </w:rPr>
              <w:instrText xml:space="preserve"> PAGEREF _Toc259983412 \h </w:instrText>
            </w:r>
          </w:ins>
          <w:r>
            <w:rPr>
              <w:noProof/>
            </w:rPr>
          </w:r>
          <w:r>
            <w:rPr>
              <w:noProof/>
            </w:rPr>
            <w:fldChar w:fldCharType="separate"/>
          </w:r>
          <w:ins w:id="17" w:author="Marc Florisson" w:date="2014-04-24T18:28:00Z">
            <w:r>
              <w:rPr>
                <w:noProof/>
              </w:rPr>
              <w:t>5</w:t>
            </w:r>
            <w:r>
              <w:rPr>
                <w:noProof/>
              </w:rPr>
              <w:fldChar w:fldCharType="end"/>
            </w:r>
          </w:ins>
        </w:p>
        <w:p w14:paraId="4D7449FF" w14:textId="77777777" w:rsidR="00F47A6E" w:rsidRDefault="00F47A6E">
          <w:pPr>
            <w:pStyle w:val="TM1"/>
            <w:tabs>
              <w:tab w:val="left" w:pos="352"/>
              <w:tab w:val="right" w:leader="dot" w:pos="9062"/>
            </w:tabs>
            <w:rPr>
              <w:ins w:id="18" w:author="Marc Florisson" w:date="2014-04-24T18:28:00Z"/>
              <w:rFonts w:asciiTheme="minorHAnsi" w:eastAsiaTheme="minorEastAsia" w:hAnsiTheme="minorHAnsi" w:cstheme="minorBidi"/>
              <w:noProof/>
              <w:sz w:val="24"/>
              <w:szCs w:val="24"/>
              <w:lang w:eastAsia="ja-JP"/>
            </w:rPr>
          </w:pPr>
          <w:ins w:id="19" w:author="Marc Florisson" w:date="2014-04-24T18:28:00Z">
            <w:r>
              <w:rPr>
                <w:noProof/>
              </w:rPr>
              <w:t>4</w:t>
            </w:r>
            <w:r>
              <w:rPr>
                <w:rFonts w:asciiTheme="minorHAnsi" w:eastAsiaTheme="minorEastAsia" w:hAnsiTheme="minorHAnsi" w:cstheme="minorBidi"/>
                <w:noProof/>
                <w:sz w:val="24"/>
                <w:szCs w:val="24"/>
                <w:lang w:eastAsia="ja-JP"/>
              </w:rPr>
              <w:tab/>
            </w:r>
            <w:r>
              <w:rPr>
                <w:noProof/>
              </w:rPr>
              <w:t>Les interfaces du système</w:t>
            </w:r>
            <w:r>
              <w:rPr>
                <w:noProof/>
              </w:rPr>
              <w:tab/>
            </w:r>
            <w:r>
              <w:rPr>
                <w:noProof/>
              </w:rPr>
              <w:fldChar w:fldCharType="begin"/>
            </w:r>
            <w:r>
              <w:rPr>
                <w:noProof/>
              </w:rPr>
              <w:instrText xml:space="preserve"> PAGEREF _Toc259983413 \h </w:instrText>
            </w:r>
          </w:ins>
          <w:r>
            <w:rPr>
              <w:noProof/>
            </w:rPr>
          </w:r>
          <w:r>
            <w:rPr>
              <w:noProof/>
            </w:rPr>
            <w:fldChar w:fldCharType="separate"/>
          </w:r>
          <w:ins w:id="20" w:author="Marc Florisson" w:date="2014-04-24T18:28:00Z">
            <w:r>
              <w:rPr>
                <w:noProof/>
              </w:rPr>
              <w:t>6</w:t>
            </w:r>
            <w:r>
              <w:rPr>
                <w:noProof/>
              </w:rPr>
              <w:fldChar w:fldCharType="end"/>
            </w:r>
          </w:ins>
        </w:p>
        <w:p w14:paraId="0147916F" w14:textId="77777777" w:rsidR="00F47A6E" w:rsidRDefault="00F47A6E">
          <w:pPr>
            <w:pStyle w:val="TM2"/>
            <w:tabs>
              <w:tab w:val="left" w:pos="739"/>
              <w:tab w:val="right" w:leader="dot" w:pos="9062"/>
            </w:tabs>
            <w:rPr>
              <w:ins w:id="21" w:author="Marc Florisson" w:date="2014-04-24T18:28:00Z"/>
              <w:rFonts w:asciiTheme="minorHAnsi" w:eastAsiaTheme="minorEastAsia" w:hAnsiTheme="minorHAnsi" w:cstheme="minorBidi"/>
              <w:noProof/>
              <w:sz w:val="24"/>
              <w:szCs w:val="24"/>
              <w:lang w:eastAsia="ja-JP"/>
            </w:rPr>
          </w:pPr>
          <w:ins w:id="22" w:author="Marc Florisson" w:date="2014-04-24T18:28:00Z">
            <w:r>
              <w:rPr>
                <w:noProof/>
              </w:rPr>
              <w:t>4.1</w:t>
            </w:r>
            <w:r>
              <w:rPr>
                <w:rFonts w:asciiTheme="minorHAnsi" w:eastAsiaTheme="minorEastAsia" w:hAnsiTheme="minorHAnsi" w:cstheme="minorBidi"/>
                <w:noProof/>
                <w:sz w:val="24"/>
                <w:szCs w:val="24"/>
                <w:lang w:eastAsia="ja-JP"/>
              </w:rPr>
              <w:tab/>
            </w:r>
            <w:r>
              <w:rPr>
                <w:noProof/>
              </w:rPr>
              <w:t>Les interfaces de recherche d’itinéraire et de localités</w:t>
            </w:r>
            <w:r>
              <w:rPr>
                <w:noProof/>
              </w:rPr>
              <w:tab/>
            </w:r>
            <w:r>
              <w:rPr>
                <w:noProof/>
              </w:rPr>
              <w:fldChar w:fldCharType="begin"/>
            </w:r>
            <w:r>
              <w:rPr>
                <w:noProof/>
              </w:rPr>
              <w:instrText xml:space="preserve"> PAGEREF _Toc259983414 \h </w:instrText>
            </w:r>
          </w:ins>
          <w:r>
            <w:rPr>
              <w:noProof/>
            </w:rPr>
          </w:r>
          <w:r>
            <w:rPr>
              <w:noProof/>
            </w:rPr>
            <w:fldChar w:fldCharType="separate"/>
          </w:r>
          <w:ins w:id="23" w:author="Marc Florisson" w:date="2014-04-24T18:28:00Z">
            <w:r>
              <w:rPr>
                <w:noProof/>
              </w:rPr>
              <w:t>6</w:t>
            </w:r>
            <w:r>
              <w:rPr>
                <w:noProof/>
              </w:rPr>
              <w:fldChar w:fldCharType="end"/>
            </w:r>
          </w:ins>
        </w:p>
        <w:p w14:paraId="31A301FA" w14:textId="77777777" w:rsidR="00F47A6E" w:rsidRDefault="00F47A6E">
          <w:pPr>
            <w:pStyle w:val="TM3"/>
            <w:tabs>
              <w:tab w:val="left" w:pos="1126"/>
              <w:tab w:val="right" w:leader="dot" w:pos="9062"/>
            </w:tabs>
            <w:rPr>
              <w:ins w:id="24" w:author="Marc Florisson" w:date="2014-04-24T18:28:00Z"/>
              <w:rFonts w:asciiTheme="minorHAnsi" w:eastAsiaTheme="minorEastAsia" w:hAnsiTheme="minorHAnsi" w:cstheme="minorBidi"/>
              <w:noProof/>
              <w:sz w:val="24"/>
              <w:szCs w:val="24"/>
              <w:lang w:eastAsia="ja-JP"/>
            </w:rPr>
          </w:pPr>
          <w:ins w:id="25" w:author="Marc Florisson" w:date="2014-04-24T18:28:00Z">
            <w:r>
              <w:rPr>
                <w:noProof/>
              </w:rPr>
              <w:t>4.1.1</w:t>
            </w:r>
            <w:r>
              <w:rPr>
                <w:rFonts w:asciiTheme="minorHAnsi" w:eastAsiaTheme="minorEastAsia" w:hAnsiTheme="minorHAnsi" w:cstheme="minorBidi"/>
                <w:noProof/>
                <w:sz w:val="24"/>
                <w:szCs w:val="24"/>
                <w:lang w:eastAsia="ja-JP"/>
              </w:rPr>
              <w:tab/>
            </w:r>
            <w:r>
              <w:rPr>
                <w:noProof/>
              </w:rPr>
              <w:t>Protocole</w:t>
            </w:r>
            <w:r>
              <w:rPr>
                <w:noProof/>
              </w:rPr>
              <w:tab/>
            </w:r>
            <w:r>
              <w:rPr>
                <w:noProof/>
              </w:rPr>
              <w:fldChar w:fldCharType="begin"/>
            </w:r>
            <w:r>
              <w:rPr>
                <w:noProof/>
              </w:rPr>
              <w:instrText xml:space="preserve"> PAGEREF _Toc259983415 \h </w:instrText>
            </w:r>
          </w:ins>
          <w:r>
            <w:rPr>
              <w:noProof/>
            </w:rPr>
          </w:r>
          <w:r>
            <w:rPr>
              <w:noProof/>
            </w:rPr>
            <w:fldChar w:fldCharType="separate"/>
          </w:r>
          <w:ins w:id="26" w:author="Marc Florisson" w:date="2014-04-24T18:28:00Z">
            <w:r>
              <w:rPr>
                <w:noProof/>
              </w:rPr>
              <w:t>6</w:t>
            </w:r>
            <w:r>
              <w:rPr>
                <w:noProof/>
              </w:rPr>
              <w:fldChar w:fldCharType="end"/>
            </w:r>
          </w:ins>
        </w:p>
        <w:p w14:paraId="558FA591" w14:textId="77777777" w:rsidR="00F47A6E" w:rsidRDefault="00F47A6E">
          <w:pPr>
            <w:pStyle w:val="TM3"/>
            <w:tabs>
              <w:tab w:val="left" w:pos="1126"/>
              <w:tab w:val="right" w:leader="dot" w:pos="9062"/>
            </w:tabs>
            <w:rPr>
              <w:ins w:id="27" w:author="Marc Florisson" w:date="2014-04-24T18:28:00Z"/>
              <w:rFonts w:asciiTheme="minorHAnsi" w:eastAsiaTheme="minorEastAsia" w:hAnsiTheme="minorHAnsi" w:cstheme="minorBidi"/>
              <w:noProof/>
              <w:sz w:val="24"/>
              <w:szCs w:val="24"/>
              <w:lang w:eastAsia="ja-JP"/>
            </w:rPr>
          </w:pPr>
          <w:ins w:id="28" w:author="Marc Florisson" w:date="2014-04-24T18:28:00Z">
            <w:r>
              <w:rPr>
                <w:noProof/>
              </w:rPr>
              <w:t>4.1.2</w:t>
            </w:r>
            <w:r>
              <w:rPr>
                <w:rFonts w:asciiTheme="minorHAnsi" w:eastAsiaTheme="minorEastAsia" w:hAnsiTheme="minorHAnsi" w:cstheme="minorBidi"/>
                <w:noProof/>
                <w:sz w:val="24"/>
                <w:szCs w:val="24"/>
                <w:lang w:eastAsia="ja-JP"/>
              </w:rPr>
              <w:tab/>
            </w:r>
            <w:r>
              <w:rPr>
                <w:noProof/>
              </w:rPr>
              <w:t>Les services de l’interface du méta-système</w:t>
            </w:r>
            <w:r>
              <w:rPr>
                <w:noProof/>
              </w:rPr>
              <w:tab/>
            </w:r>
            <w:r>
              <w:rPr>
                <w:noProof/>
              </w:rPr>
              <w:fldChar w:fldCharType="begin"/>
            </w:r>
            <w:r>
              <w:rPr>
                <w:noProof/>
              </w:rPr>
              <w:instrText xml:space="preserve"> PAGEREF _Toc259983416 \h </w:instrText>
            </w:r>
          </w:ins>
          <w:r>
            <w:rPr>
              <w:noProof/>
            </w:rPr>
          </w:r>
          <w:r>
            <w:rPr>
              <w:noProof/>
            </w:rPr>
            <w:fldChar w:fldCharType="separate"/>
          </w:r>
          <w:ins w:id="29" w:author="Marc Florisson" w:date="2014-04-24T18:28:00Z">
            <w:r>
              <w:rPr>
                <w:noProof/>
              </w:rPr>
              <w:t>7</w:t>
            </w:r>
            <w:r>
              <w:rPr>
                <w:noProof/>
              </w:rPr>
              <w:fldChar w:fldCharType="end"/>
            </w:r>
          </w:ins>
        </w:p>
        <w:p w14:paraId="02CF978A" w14:textId="77777777" w:rsidR="00F47A6E" w:rsidRDefault="00F47A6E">
          <w:pPr>
            <w:pStyle w:val="TM3"/>
            <w:tabs>
              <w:tab w:val="left" w:pos="1126"/>
              <w:tab w:val="right" w:leader="dot" w:pos="9062"/>
            </w:tabs>
            <w:rPr>
              <w:ins w:id="30" w:author="Marc Florisson" w:date="2014-04-24T18:28:00Z"/>
              <w:rFonts w:asciiTheme="minorHAnsi" w:eastAsiaTheme="minorEastAsia" w:hAnsiTheme="minorHAnsi" w:cstheme="minorBidi"/>
              <w:noProof/>
              <w:sz w:val="24"/>
              <w:szCs w:val="24"/>
              <w:lang w:eastAsia="ja-JP"/>
            </w:rPr>
          </w:pPr>
          <w:ins w:id="31" w:author="Marc Florisson" w:date="2014-04-24T18:28:00Z">
            <w:r>
              <w:rPr>
                <w:noProof/>
              </w:rPr>
              <w:t>4.1.3</w:t>
            </w:r>
            <w:r>
              <w:rPr>
                <w:rFonts w:asciiTheme="minorHAnsi" w:eastAsiaTheme="minorEastAsia" w:hAnsiTheme="minorHAnsi" w:cstheme="minorBidi"/>
                <w:noProof/>
                <w:sz w:val="24"/>
                <w:szCs w:val="24"/>
                <w:lang w:eastAsia="ja-JP"/>
              </w:rPr>
              <w:tab/>
            </w:r>
            <w:r>
              <w:rPr>
                <w:noProof/>
              </w:rPr>
              <w:t>La définition des structures échangées par les services</w:t>
            </w:r>
            <w:r>
              <w:rPr>
                <w:noProof/>
              </w:rPr>
              <w:tab/>
            </w:r>
            <w:r>
              <w:rPr>
                <w:noProof/>
              </w:rPr>
              <w:fldChar w:fldCharType="begin"/>
            </w:r>
            <w:r>
              <w:rPr>
                <w:noProof/>
              </w:rPr>
              <w:instrText xml:space="preserve"> PAGEREF _Toc259983417 \h </w:instrText>
            </w:r>
          </w:ins>
          <w:r>
            <w:rPr>
              <w:noProof/>
            </w:rPr>
          </w:r>
          <w:r>
            <w:rPr>
              <w:noProof/>
            </w:rPr>
            <w:fldChar w:fldCharType="separate"/>
          </w:r>
          <w:ins w:id="32" w:author="Marc Florisson" w:date="2014-04-24T18:28:00Z">
            <w:r>
              <w:rPr>
                <w:noProof/>
              </w:rPr>
              <w:t>9</w:t>
            </w:r>
            <w:r>
              <w:rPr>
                <w:noProof/>
              </w:rPr>
              <w:fldChar w:fldCharType="end"/>
            </w:r>
          </w:ins>
        </w:p>
        <w:p w14:paraId="70F53B7B" w14:textId="77777777" w:rsidR="00F47A6E" w:rsidRDefault="00F47A6E">
          <w:pPr>
            <w:pStyle w:val="TM2"/>
            <w:tabs>
              <w:tab w:val="left" w:pos="739"/>
              <w:tab w:val="right" w:leader="dot" w:pos="9062"/>
            </w:tabs>
            <w:rPr>
              <w:ins w:id="33" w:author="Marc Florisson" w:date="2014-04-24T18:28:00Z"/>
              <w:rFonts w:asciiTheme="minorHAnsi" w:eastAsiaTheme="minorEastAsia" w:hAnsiTheme="minorHAnsi" w:cstheme="minorBidi"/>
              <w:noProof/>
              <w:sz w:val="24"/>
              <w:szCs w:val="24"/>
              <w:lang w:eastAsia="ja-JP"/>
            </w:rPr>
          </w:pPr>
          <w:ins w:id="34" w:author="Marc Florisson" w:date="2014-04-24T18:28:00Z">
            <w:r>
              <w:rPr>
                <w:noProof/>
              </w:rPr>
              <w:t>4.2</w:t>
            </w:r>
            <w:r>
              <w:rPr>
                <w:rFonts w:asciiTheme="minorHAnsi" w:eastAsiaTheme="minorEastAsia" w:hAnsiTheme="minorHAnsi" w:cstheme="minorBidi"/>
                <w:noProof/>
                <w:sz w:val="24"/>
                <w:szCs w:val="24"/>
                <w:lang w:eastAsia="ja-JP"/>
              </w:rPr>
              <w:tab/>
            </w:r>
            <w:r>
              <w:rPr>
                <w:noProof/>
              </w:rPr>
              <w:t>Le modèle des méta-données</w:t>
            </w:r>
            <w:r>
              <w:rPr>
                <w:noProof/>
              </w:rPr>
              <w:tab/>
            </w:r>
            <w:r>
              <w:rPr>
                <w:noProof/>
              </w:rPr>
              <w:fldChar w:fldCharType="begin"/>
            </w:r>
            <w:r>
              <w:rPr>
                <w:noProof/>
              </w:rPr>
              <w:instrText xml:space="preserve"> PAGEREF _Toc259983418 \h </w:instrText>
            </w:r>
          </w:ins>
          <w:r>
            <w:rPr>
              <w:noProof/>
            </w:rPr>
          </w:r>
          <w:r>
            <w:rPr>
              <w:noProof/>
            </w:rPr>
            <w:fldChar w:fldCharType="separate"/>
          </w:r>
          <w:ins w:id="35" w:author="Marc Florisson" w:date="2014-04-24T18:28:00Z">
            <w:r>
              <w:rPr>
                <w:noProof/>
              </w:rPr>
              <w:t>13</w:t>
            </w:r>
            <w:r>
              <w:rPr>
                <w:noProof/>
              </w:rPr>
              <w:fldChar w:fldCharType="end"/>
            </w:r>
          </w:ins>
        </w:p>
        <w:p w14:paraId="0AF7E04A" w14:textId="77777777" w:rsidR="00F47A6E" w:rsidRDefault="00F47A6E">
          <w:pPr>
            <w:pStyle w:val="TM2"/>
            <w:tabs>
              <w:tab w:val="left" w:pos="739"/>
              <w:tab w:val="right" w:leader="dot" w:pos="9062"/>
            </w:tabs>
            <w:rPr>
              <w:ins w:id="36" w:author="Marc Florisson" w:date="2014-04-24T18:28:00Z"/>
              <w:rFonts w:asciiTheme="minorHAnsi" w:eastAsiaTheme="minorEastAsia" w:hAnsiTheme="minorHAnsi" w:cstheme="minorBidi"/>
              <w:noProof/>
              <w:sz w:val="24"/>
              <w:szCs w:val="24"/>
              <w:lang w:eastAsia="ja-JP"/>
            </w:rPr>
          </w:pPr>
          <w:ins w:id="37" w:author="Marc Florisson" w:date="2014-04-24T18:28:00Z">
            <w:r>
              <w:rPr>
                <w:noProof/>
              </w:rPr>
              <w:t>4.3</w:t>
            </w:r>
            <w:r>
              <w:rPr>
                <w:rFonts w:asciiTheme="minorHAnsi" w:eastAsiaTheme="minorEastAsia" w:hAnsiTheme="minorHAnsi" w:cstheme="minorBidi"/>
                <w:noProof/>
                <w:sz w:val="24"/>
                <w:szCs w:val="24"/>
                <w:lang w:eastAsia="ja-JP"/>
              </w:rPr>
              <w:tab/>
            </w:r>
            <w:r>
              <w:rPr>
                <w:noProof/>
              </w:rPr>
              <w:t>Les interfaces génériques requises sur les SIM</w:t>
            </w:r>
            <w:r>
              <w:rPr>
                <w:noProof/>
              </w:rPr>
              <w:tab/>
            </w:r>
            <w:r>
              <w:rPr>
                <w:noProof/>
              </w:rPr>
              <w:fldChar w:fldCharType="begin"/>
            </w:r>
            <w:r>
              <w:rPr>
                <w:noProof/>
              </w:rPr>
              <w:instrText xml:space="preserve"> PAGEREF _Toc259983419 \h </w:instrText>
            </w:r>
          </w:ins>
          <w:r>
            <w:rPr>
              <w:noProof/>
            </w:rPr>
          </w:r>
          <w:r>
            <w:rPr>
              <w:noProof/>
            </w:rPr>
            <w:fldChar w:fldCharType="separate"/>
          </w:r>
          <w:ins w:id="38" w:author="Marc Florisson" w:date="2014-04-24T18:28:00Z">
            <w:r>
              <w:rPr>
                <w:noProof/>
              </w:rPr>
              <w:t>16</w:t>
            </w:r>
            <w:r>
              <w:rPr>
                <w:noProof/>
              </w:rPr>
              <w:fldChar w:fldCharType="end"/>
            </w:r>
          </w:ins>
        </w:p>
        <w:p w14:paraId="62643200" w14:textId="77777777" w:rsidR="00F47A6E" w:rsidRDefault="00F47A6E">
          <w:pPr>
            <w:pStyle w:val="TM2"/>
            <w:tabs>
              <w:tab w:val="left" w:pos="739"/>
              <w:tab w:val="right" w:leader="dot" w:pos="9062"/>
            </w:tabs>
            <w:rPr>
              <w:ins w:id="39" w:author="Marc Florisson" w:date="2014-04-24T18:28:00Z"/>
              <w:rFonts w:asciiTheme="minorHAnsi" w:eastAsiaTheme="minorEastAsia" w:hAnsiTheme="minorHAnsi" w:cstheme="minorBidi"/>
              <w:noProof/>
              <w:sz w:val="24"/>
              <w:szCs w:val="24"/>
              <w:lang w:eastAsia="ja-JP"/>
            </w:rPr>
          </w:pPr>
          <w:ins w:id="40" w:author="Marc Florisson" w:date="2014-04-24T18:28:00Z">
            <w:r>
              <w:rPr>
                <w:noProof/>
              </w:rPr>
              <w:t>4.4</w:t>
            </w:r>
            <w:r>
              <w:rPr>
                <w:rFonts w:asciiTheme="minorHAnsi" w:eastAsiaTheme="minorEastAsia" w:hAnsiTheme="minorHAnsi" w:cstheme="minorBidi"/>
                <w:noProof/>
                <w:sz w:val="24"/>
                <w:szCs w:val="24"/>
                <w:lang w:eastAsia="ja-JP"/>
              </w:rPr>
              <w:tab/>
            </w:r>
            <w:r>
              <w:rPr>
                <w:noProof/>
              </w:rPr>
              <w:t>Les interfaces dans l’architecture de déploiement</w:t>
            </w:r>
            <w:r>
              <w:rPr>
                <w:noProof/>
              </w:rPr>
              <w:tab/>
            </w:r>
            <w:r>
              <w:rPr>
                <w:noProof/>
              </w:rPr>
              <w:fldChar w:fldCharType="begin"/>
            </w:r>
            <w:r>
              <w:rPr>
                <w:noProof/>
              </w:rPr>
              <w:instrText xml:space="preserve"> PAGEREF _Toc259983420 \h </w:instrText>
            </w:r>
          </w:ins>
          <w:r>
            <w:rPr>
              <w:noProof/>
            </w:rPr>
          </w:r>
          <w:r>
            <w:rPr>
              <w:noProof/>
            </w:rPr>
            <w:fldChar w:fldCharType="separate"/>
          </w:r>
          <w:ins w:id="41" w:author="Marc Florisson" w:date="2014-04-24T18:28:00Z">
            <w:r>
              <w:rPr>
                <w:noProof/>
              </w:rPr>
              <w:t>20</w:t>
            </w:r>
            <w:r>
              <w:rPr>
                <w:noProof/>
              </w:rPr>
              <w:fldChar w:fldCharType="end"/>
            </w:r>
          </w:ins>
        </w:p>
        <w:p w14:paraId="38DF0FE7" w14:textId="77777777" w:rsidR="00F47A6E" w:rsidRDefault="00F47A6E">
          <w:pPr>
            <w:pStyle w:val="TM1"/>
            <w:tabs>
              <w:tab w:val="left" w:pos="352"/>
              <w:tab w:val="right" w:leader="dot" w:pos="9062"/>
            </w:tabs>
            <w:rPr>
              <w:ins w:id="42" w:author="Marc Florisson" w:date="2014-04-24T18:28:00Z"/>
              <w:rFonts w:asciiTheme="minorHAnsi" w:eastAsiaTheme="minorEastAsia" w:hAnsiTheme="minorHAnsi" w:cstheme="minorBidi"/>
              <w:noProof/>
              <w:sz w:val="24"/>
              <w:szCs w:val="24"/>
              <w:lang w:eastAsia="ja-JP"/>
            </w:rPr>
          </w:pPr>
          <w:ins w:id="43" w:author="Marc Florisson" w:date="2014-04-24T18:28:00Z">
            <w:r>
              <w:rPr>
                <w:noProof/>
                <w:lang w:eastAsia="fr-FR"/>
              </w:rPr>
              <w:t>5</w:t>
            </w:r>
            <w:r>
              <w:rPr>
                <w:rFonts w:asciiTheme="minorHAnsi" w:eastAsiaTheme="minorEastAsia" w:hAnsiTheme="minorHAnsi" w:cstheme="minorBidi"/>
                <w:noProof/>
                <w:sz w:val="24"/>
                <w:szCs w:val="24"/>
                <w:lang w:eastAsia="ja-JP"/>
              </w:rPr>
              <w:tab/>
            </w:r>
            <w:r>
              <w:rPr>
                <w:noProof/>
                <w:lang w:eastAsia="fr-FR"/>
              </w:rPr>
              <w:t>Les spécifications techniques générales des systèmes de la solution</w:t>
            </w:r>
            <w:r>
              <w:rPr>
                <w:noProof/>
              </w:rPr>
              <w:tab/>
            </w:r>
            <w:r>
              <w:rPr>
                <w:noProof/>
              </w:rPr>
              <w:fldChar w:fldCharType="begin"/>
            </w:r>
            <w:r>
              <w:rPr>
                <w:noProof/>
              </w:rPr>
              <w:instrText xml:space="preserve"> PAGEREF _Toc259983421 \h </w:instrText>
            </w:r>
          </w:ins>
          <w:r>
            <w:rPr>
              <w:noProof/>
            </w:rPr>
          </w:r>
          <w:r>
            <w:rPr>
              <w:noProof/>
            </w:rPr>
            <w:fldChar w:fldCharType="separate"/>
          </w:r>
          <w:ins w:id="44" w:author="Marc Florisson" w:date="2014-04-24T18:28:00Z">
            <w:r>
              <w:rPr>
                <w:noProof/>
              </w:rPr>
              <w:t>22</w:t>
            </w:r>
            <w:r>
              <w:rPr>
                <w:noProof/>
              </w:rPr>
              <w:fldChar w:fldCharType="end"/>
            </w:r>
          </w:ins>
        </w:p>
        <w:p w14:paraId="6071EBF4" w14:textId="77777777" w:rsidR="00F47A6E" w:rsidRDefault="00F47A6E">
          <w:pPr>
            <w:pStyle w:val="TM2"/>
            <w:tabs>
              <w:tab w:val="left" w:pos="739"/>
              <w:tab w:val="right" w:leader="dot" w:pos="9062"/>
            </w:tabs>
            <w:rPr>
              <w:ins w:id="45" w:author="Marc Florisson" w:date="2014-04-24T18:28:00Z"/>
              <w:rFonts w:asciiTheme="minorHAnsi" w:eastAsiaTheme="minorEastAsia" w:hAnsiTheme="minorHAnsi" w:cstheme="minorBidi"/>
              <w:noProof/>
              <w:sz w:val="24"/>
              <w:szCs w:val="24"/>
              <w:lang w:eastAsia="ja-JP"/>
            </w:rPr>
          </w:pPr>
          <w:ins w:id="46" w:author="Marc Florisson" w:date="2014-04-24T18:28:00Z">
            <w:r>
              <w:rPr>
                <w:noProof/>
              </w:rPr>
              <w:t>5.1</w:t>
            </w:r>
            <w:r>
              <w:rPr>
                <w:rFonts w:asciiTheme="minorHAnsi" w:eastAsiaTheme="minorEastAsia" w:hAnsiTheme="minorHAnsi" w:cstheme="minorBidi"/>
                <w:noProof/>
                <w:sz w:val="24"/>
                <w:szCs w:val="24"/>
                <w:lang w:eastAsia="ja-JP"/>
              </w:rPr>
              <w:tab/>
            </w:r>
            <w:r>
              <w:rPr>
                <w:noProof/>
              </w:rPr>
              <w:t>Définition du graphe de SIM</w:t>
            </w:r>
            <w:r>
              <w:rPr>
                <w:noProof/>
              </w:rPr>
              <w:tab/>
            </w:r>
            <w:r>
              <w:rPr>
                <w:noProof/>
              </w:rPr>
              <w:fldChar w:fldCharType="begin"/>
            </w:r>
            <w:r>
              <w:rPr>
                <w:noProof/>
              </w:rPr>
              <w:instrText xml:space="preserve"> PAGEREF _Toc259983422 \h </w:instrText>
            </w:r>
          </w:ins>
          <w:r>
            <w:rPr>
              <w:noProof/>
            </w:rPr>
          </w:r>
          <w:r>
            <w:rPr>
              <w:noProof/>
            </w:rPr>
            <w:fldChar w:fldCharType="separate"/>
          </w:r>
          <w:ins w:id="47" w:author="Marc Florisson" w:date="2014-04-24T18:28:00Z">
            <w:r>
              <w:rPr>
                <w:noProof/>
              </w:rPr>
              <w:t>22</w:t>
            </w:r>
            <w:r>
              <w:rPr>
                <w:noProof/>
              </w:rPr>
              <w:fldChar w:fldCharType="end"/>
            </w:r>
          </w:ins>
        </w:p>
        <w:p w14:paraId="0D75E415" w14:textId="77777777" w:rsidR="00F47A6E" w:rsidRDefault="00F47A6E">
          <w:pPr>
            <w:pStyle w:val="TM2"/>
            <w:tabs>
              <w:tab w:val="left" w:pos="739"/>
              <w:tab w:val="right" w:leader="dot" w:pos="9062"/>
            </w:tabs>
            <w:rPr>
              <w:ins w:id="48" w:author="Marc Florisson" w:date="2014-04-24T18:28:00Z"/>
              <w:rFonts w:asciiTheme="minorHAnsi" w:eastAsiaTheme="minorEastAsia" w:hAnsiTheme="minorHAnsi" w:cstheme="minorBidi"/>
              <w:noProof/>
              <w:sz w:val="24"/>
              <w:szCs w:val="24"/>
              <w:lang w:eastAsia="ja-JP"/>
            </w:rPr>
          </w:pPr>
          <w:ins w:id="49" w:author="Marc Florisson" w:date="2014-04-24T18:28:00Z">
            <w:r>
              <w:rPr>
                <w:noProof/>
              </w:rPr>
              <w:t>5.2</w:t>
            </w:r>
            <w:r>
              <w:rPr>
                <w:rFonts w:asciiTheme="minorHAnsi" w:eastAsiaTheme="minorEastAsia" w:hAnsiTheme="minorHAnsi" w:cstheme="minorBidi"/>
                <w:noProof/>
                <w:sz w:val="24"/>
                <w:szCs w:val="24"/>
                <w:lang w:eastAsia="ja-JP"/>
              </w:rPr>
              <w:tab/>
            </w:r>
            <w:r>
              <w:rPr>
                <w:noProof/>
              </w:rPr>
              <w:t>Définition de l’itinéraire partiel</w:t>
            </w:r>
            <w:r>
              <w:rPr>
                <w:noProof/>
              </w:rPr>
              <w:tab/>
            </w:r>
            <w:r>
              <w:rPr>
                <w:noProof/>
              </w:rPr>
              <w:fldChar w:fldCharType="begin"/>
            </w:r>
            <w:r>
              <w:rPr>
                <w:noProof/>
              </w:rPr>
              <w:instrText xml:space="preserve"> PAGEREF _Toc259983423 \h </w:instrText>
            </w:r>
          </w:ins>
          <w:r>
            <w:rPr>
              <w:noProof/>
            </w:rPr>
          </w:r>
          <w:r>
            <w:rPr>
              <w:noProof/>
            </w:rPr>
            <w:fldChar w:fldCharType="separate"/>
          </w:r>
          <w:ins w:id="50" w:author="Marc Florisson" w:date="2014-04-24T18:28:00Z">
            <w:r>
              <w:rPr>
                <w:noProof/>
              </w:rPr>
              <w:t>23</w:t>
            </w:r>
            <w:r>
              <w:rPr>
                <w:noProof/>
              </w:rPr>
              <w:fldChar w:fldCharType="end"/>
            </w:r>
          </w:ins>
        </w:p>
        <w:p w14:paraId="7EBBB771" w14:textId="77777777" w:rsidR="00F47A6E" w:rsidRDefault="00F47A6E">
          <w:pPr>
            <w:pStyle w:val="TM2"/>
            <w:tabs>
              <w:tab w:val="left" w:pos="739"/>
              <w:tab w:val="right" w:leader="dot" w:pos="9062"/>
            </w:tabs>
            <w:rPr>
              <w:ins w:id="51" w:author="Marc Florisson" w:date="2014-04-24T18:28:00Z"/>
              <w:rFonts w:asciiTheme="minorHAnsi" w:eastAsiaTheme="minorEastAsia" w:hAnsiTheme="minorHAnsi" w:cstheme="minorBidi"/>
              <w:noProof/>
              <w:sz w:val="24"/>
              <w:szCs w:val="24"/>
              <w:lang w:eastAsia="ja-JP"/>
            </w:rPr>
          </w:pPr>
          <w:ins w:id="52" w:author="Marc Florisson" w:date="2014-04-24T18:28:00Z">
            <w:r>
              <w:rPr>
                <w:noProof/>
              </w:rPr>
              <w:t>5.3</w:t>
            </w:r>
            <w:r>
              <w:rPr>
                <w:rFonts w:asciiTheme="minorHAnsi" w:eastAsiaTheme="minorEastAsia" w:hAnsiTheme="minorHAnsi" w:cstheme="minorBidi"/>
                <w:noProof/>
                <w:sz w:val="24"/>
                <w:szCs w:val="24"/>
                <w:lang w:eastAsia="ja-JP"/>
              </w:rPr>
              <w:tab/>
            </w:r>
            <w:r>
              <w:rPr>
                <w:noProof/>
              </w:rPr>
              <w:t>Notations</w:t>
            </w:r>
            <w:r>
              <w:rPr>
                <w:noProof/>
              </w:rPr>
              <w:tab/>
            </w:r>
            <w:r>
              <w:rPr>
                <w:noProof/>
              </w:rPr>
              <w:fldChar w:fldCharType="begin"/>
            </w:r>
            <w:r>
              <w:rPr>
                <w:noProof/>
              </w:rPr>
              <w:instrText xml:space="preserve"> PAGEREF _Toc259983424 \h </w:instrText>
            </w:r>
          </w:ins>
          <w:r>
            <w:rPr>
              <w:noProof/>
            </w:rPr>
          </w:r>
          <w:r>
            <w:rPr>
              <w:noProof/>
            </w:rPr>
            <w:fldChar w:fldCharType="separate"/>
          </w:r>
          <w:ins w:id="53" w:author="Marc Florisson" w:date="2014-04-24T18:28:00Z">
            <w:r>
              <w:rPr>
                <w:noProof/>
              </w:rPr>
              <w:t>23</w:t>
            </w:r>
            <w:r>
              <w:rPr>
                <w:noProof/>
              </w:rPr>
              <w:fldChar w:fldCharType="end"/>
            </w:r>
          </w:ins>
        </w:p>
        <w:p w14:paraId="027964A3" w14:textId="77777777" w:rsidR="00F47A6E" w:rsidRDefault="00F47A6E">
          <w:pPr>
            <w:pStyle w:val="TM2"/>
            <w:tabs>
              <w:tab w:val="left" w:pos="739"/>
              <w:tab w:val="right" w:leader="dot" w:pos="9062"/>
            </w:tabs>
            <w:rPr>
              <w:ins w:id="54" w:author="Marc Florisson" w:date="2014-04-24T18:28:00Z"/>
              <w:rFonts w:asciiTheme="minorHAnsi" w:eastAsiaTheme="minorEastAsia" w:hAnsiTheme="minorHAnsi" w:cstheme="minorBidi"/>
              <w:noProof/>
              <w:sz w:val="24"/>
              <w:szCs w:val="24"/>
              <w:lang w:eastAsia="ja-JP"/>
            </w:rPr>
          </w:pPr>
          <w:ins w:id="55" w:author="Marc Florisson" w:date="2014-04-24T18:28:00Z">
            <w:r>
              <w:rPr>
                <w:noProof/>
              </w:rPr>
              <w:t>5.4</w:t>
            </w:r>
            <w:r>
              <w:rPr>
                <w:rFonts w:asciiTheme="minorHAnsi" w:eastAsiaTheme="minorEastAsia" w:hAnsiTheme="minorHAnsi" w:cstheme="minorBidi"/>
                <w:noProof/>
                <w:sz w:val="24"/>
                <w:szCs w:val="24"/>
                <w:lang w:eastAsia="ja-JP"/>
              </w:rPr>
              <w:tab/>
            </w:r>
            <w:r>
              <w:rPr>
                <w:noProof/>
              </w:rPr>
              <w:t>Le système Aiguilleur</w:t>
            </w:r>
            <w:r>
              <w:rPr>
                <w:noProof/>
              </w:rPr>
              <w:tab/>
            </w:r>
            <w:r>
              <w:rPr>
                <w:noProof/>
              </w:rPr>
              <w:fldChar w:fldCharType="begin"/>
            </w:r>
            <w:r>
              <w:rPr>
                <w:noProof/>
              </w:rPr>
              <w:instrText xml:space="preserve"> PAGEREF _Toc259983425 \h </w:instrText>
            </w:r>
          </w:ins>
          <w:r>
            <w:rPr>
              <w:noProof/>
            </w:rPr>
          </w:r>
          <w:r>
            <w:rPr>
              <w:noProof/>
            </w:rPr>
            <w:fldChar w:fldCharType="separate"/>
          </w:r>
          <w:ins w:id="56" w:author="Marc Florisson" w:date="2014-04-24T18:28:00Z">
            <w:r>
              <w:rPr>
                <w:noProof/>
              </w:rPr>
              <w:t>24</w:t>
            </w:r>
            <w:r>
              <w:rPr>
                <w:noProof/>
              </w:rPr>
              <w:fldChar w:fldCharType="end"/>
            </w:r>
          </w:ins>
        </w:p>
        <w:p w14:paraId="06167AFD" w14:textId="77777777" w:rsidR="00F47A6E" w:rsidRDefault="00F47A6E">
          <w:pPr>
            <w:pStyle w:val="TM3"/>
            <w:tabs>
              <w:tab w:val="left" w:pos="1126"/>
              <w:tab w:val="right" w:leader="dot" w:pos="9062"/>
            </w:tabs>
            <w:rPr>
              <w:ins w:id="57" w:author="Marc Florisson" w:date="2014-04-24T18:28:00Z"/>
              <w:rFonts w:asciiTheme="minorHAnsi" w:eastAsiaTheme="minorEastAsia" w:hAnsiTheme="minorHAnsi" w:cstheme="minorBidi"/>
              <w:noProof/>
              <w:sz w:val="24"/>
              <w:szCs w:val="24"/>
              <w:lang w:eastAsia="ja-JP"/>
            </w:rPr>
          </w:pPr>
          <w:ins w:id="58" w:author="Marc Florisson" w:date="2014-04-24T18:28:00Z">
            <w:r>
              <w:rPr>
                <w:noProof/>
              </w:rPr>
              <w:t>5.4.1</w:t>
            </w:r>
            <w:r>
              <w:rPr>
                <w:rFonts w:asciiTheme="minorHAnsi" w:eastAsiaTheme="minorEastAsia" w:hAnsiTheme="minorHAnsi" w:cstheme="minorBidi"/>
                <w:noProof/>
                <w:sz w:val="24"/>
                <w:szCs w:val="24"/>
                <w:lang w:eastAsia="ja-JP"/>
              </w:rPr>
              <w:tab/>
            </w:r>
            <w:r>
              <w:rPr>
                <w:noProof/>
              </w:rPr>
              <w:t>Introduction</w:t>
            </w:r>
            <w:r>
              <w:rPr>
                <w:noProof/>
              </w:rPr>
              <w:tab/>
            </w:r>
            <w:r>
              <w:rPr>
                <w:noProof/>
              </w:rPr>
              <w:fldChar w:fldCharType="begin"/>
            </w:r>
            <w:r>
              <w:rPr>
                <w:noProof/>
              </w:rPr>
              <w:instrText xml:space="preserve"> PAGEREF _Toc259983426 \h </w:instrText>
            </w:r>
          </w:ins>
          <w:r>
            <w:rPr>
              <w:noProof/>
            </w:rPr>
          </w:r>
          <w:r>
            <w:rPr>
              <w:noProof/>
            </w:rPr>
            <w:fldChar w:fldCharType="separate"/>
          </w:r>
          <w:ins w:id="59" w:author="Marc Florisson" w:date="2014-04-24T18:28:00Z">
            <w:r>
              <w:rPr>
                <w:noProof/>
              </w:rPr>
              <w:t>24</w:t>
            </w:r>
            <w:r>
              <w:rPr>
                <w:noProof/>
              </w:rPr>
              <w:fldChar w:fldCharType="end"/>
            </w:r>
          </w:ins>
        </w:p>
        <w:p w14:paraId="2778F11D" w14:textId="77777777" w:rsidR="00F47A6E" w:rsidRDefault="00F47A6E">
          <w:pPr>
            <w:pStyle w:val="TM3"/>
            <w:tabs>
              <w:tab w:val="left" w:pos="1126"/>
              <w:tab w:val="right" w:leader="dot" w:pos="9062"/>
            </w:tabs>
            <w:rPr>
              <w:ins w:id="60" w:author="Marc Florisson" w:date="2014-04-24T18:28:00Z"/>
              <w:rFonts w:asciiTheme="minorHAnsi" w:eastAsiaTheme="minorEastAsia" w:hAnsiTheme="minorHAnsi" w:cstheme="minorBidi"/>
              <w:noProof/>
              <w:sz w:val="24"/>
              <w:szCs w:val="24"/>
              <w:lang w:eastAsia="ja-JP"/>
            </w:rPr>
          </w:pPr>
          <w:ins w:id="61" w:author="Marc Florisson" w:date="2014-04-24T18:28:00Z">
            <w:r>
              <w:rPr>
                <w:noProof/>
              </w:rPr>
              <w:t>5.4.2</w:t>
            </w:r>
            <w:r>
              <w:rPr>
                <w:rFonts w:asciiTheme="minorHAnsi" w:eastAsiaTheme="minorEastAsia" w:hAnsiTheme="minorHAnsi" w:cstheme="minorBidi"/>
                <w:noProof/>
                <w:sz w:val="24"/>
                <w:szCs w:val="24"/>
                <w:lang w:eastAsia="ja-JP"/>
              </w:rPr>
              <w:tab/>
            </w:r>
            <w:r>
              <w:rPr>
                <w:noProof/>
              </w:rPr>
              <w:t>Spécification des principales fonctions</w:t>
            </w:r>
            <w:r>
              <w:rPr>
                <w:noProof/>
              </w:rPr>
              <w:tab/>
            </w:r>
            <w:r>
              <w:rPr>
                <w:noProof/>
              </w:rPr>
              <w:fldChar w:fldCharType="begin"/>
            </w:r>
            <w:r>
              <w:rPr>
                <w:noProof/>
              </w:rPr>
              <w:instrText xml:space="preserve"> PAGEREF _Toc259983427 \h </w:instrText>
            </w:r>
          </w:ins>
          <w:r>
            <w:rPr>
              <w:noProof/>
            </w:rPr>
          </w:r>
          <w:r>
            <w:rPr>
              <w:noProof/>
            </w:rPr>
            <w:fldChar w:fldCharType="separate"/>
          </w:r>
          <w:ins w:id="62" w:author="Marc Florisson" w:date="2014-04-24T18:28:00Z">
            <w:r>
              <w:rPr>
                <w:noProof/>
              </w:rPr>
              <w:t>24</w:t>
            </w:r>
            <w:r>
              <w:rPr>
                <w:noProof/>
              </w:rPr>
              <w:fldChar w:fldCharType="end"/>
            </w:r>
          </w:ins>
        </w:p>
        <w:p w14:paraId="65C6AEA7" w14:textId="77777777" w:rsidR="00F47A6E" w:rsidRDefault="00F47A6E">
          <w:pPr>
            <w:pStyle w:val="TM3"/>
            <w:tabs>
              <w:tab w:val="left" w:pos="1126"/>
              <w:tab w:val="right" w:leader="dot" w:pos="9062"/>
            </w:tabs>
            <w:rPr>
              <w:ins w:id="63" w:author="Marc Florisson" w:date="2014-04-24T18:28:00Z"/>
              <w:rFonts w:asciiTheme="minorHAnsi" w:eastAsiaTheme="minorEastAsia" w:hAnsiTheme="minorHAnsi" w:cstheme="minorBidi"/>
              <w:noProof/>
              <w:sz w:val="24"/>
              <w:szCs w:val="24"/>
              <w:lang w:eastAsia="ja-JP"/>
            </w:rPr>
          </w:pPr>
          <w:ins w:id="64" w:author="Marc Florisson" w:date="2014-04-24T18:28:00Z">
            <w:r>
              <w:rPr>
                <w:noProof/>
              </w:rPr>
              <w:t>5.4.3</w:t>
            </w:r>
            <w:r>
              <w:rPr>
                <w:rFonts w:asciiTheme="minorHAnsi" w:eastAsiaTheme="minorEastAsia" w:hAnsiTheme="minorHAnsi" w:cstheme="minorBidi"/>
                <w:noProof/>
                <w:sz w:val="24"/>
                <w:szCs w:val="24"/>
                <w:lang w:eastAsia="ja-JP"/>
              </w:rPr>
              <w:tab/>
            </w:r>
            <w:r>
              <w:rPr>
                <w:noProof/>
              </w:rPr>
              <w:t>Phases de développement à venir</w:t>
            </w:r>
            <w:r>
              <w:rPr>
                <w:noProof/>
              </w:rPr>
              <w:tab/>
            </w:r>
            <w:r>
              <w:rPr>
                <w:noProof/>
              </w:rPr>
              <w:fldChar w:fldCharType="begin"/>
            </w:r>
            <w:r>
              <w:rPr>
                <w:noProof/>
              </w:rPr>
              <w:instrText xml:space="preserve"> PAGEREF _Toc259983428 \h </w:instrText>
            </w:r>
          </w:ins>
          <w:r>
            <w:rPr>
              <w:noProof/>
            </w:rPr>
          </w:r>
          <w:r>
            <w:rPr>
              <w:noProof/>
            </w:rPr>
            <w:fldChar w:fldCharType="separate"/>
          </w:r>
          <w:ins w:id="65" w:author="Marc Florisson" w:date="2014-04-24T18:28:00Z">
            <w:r>
              <w:rPr>
                <w:noProof/>
              </w:rPr>
              <w:t>34</w:t>
            </w:r>
            <w:r>
              <w:rPr>
                <w:noProof/>
              </w:rPr>
              <w:fldChar w:fldCharType="end"/>
            </w:r>
          </w:ins>
        </w:p>
        <w:p w14:paraId="1227386A" w14:textId="77777777" w:rsidR="00F47A6E" w:rsidRDefault="00F47A6E">
          <w:pPr>
            <w:pStyle w:val="TM2"/>
            <w:tabs>
              <w:tab w:val="left" w:pos="739"/>
              <w:tab w:val="right" w:leader="dot" w:pos="9062"/>
            </w:tabs>
            <w:rPr>
              <w:ins w:id="66" w:author="Marc Florisson" w:date="2014-04-24T18:28:00Z"/>
              <w:rFonts w:asciiTheme="minorHAnsi" w:eastAsiaTheme="minorEastAsia" w:hAnsiTheme="minorHAnsi" w:cstheme="minorBidi"/>
              <w:noProof/>
              <w:sz w:val="24"/>
              <w:szCs w:val="24"/>
              <w:lang w:eastAsia="ja-JP"/>
            </w:rPr>
          </w:pPr>
          <w:ins w:id="67" w:author="Marc Florisson" w:date="2014-04-24T18:28:00Z">
            <w:r>
              <w:rPr>
                <w:noProof/>
              </w:rPr>
              <w:t>5.5</w:t>
            </w:r>
            <w:r>
              <w:rPr>
                <w:rFonts w:asciiTheme="minorHAnsi" w:eastAsiaTheme="minorEastAsia" w:hAnsiTheme="minorHAnsi" w:cstheme="minorBidi"/>
                <w:noProof/>
                <w:sz w:val="24"/>
                <w:szCs w:val="24"/>
                <w:lang w:eastAsia="ja-JP"/>
              </w:rPr>
              <w:tab/>
            </w:r>
            <w:r>
              <w:rPr>
                <w:noProof/>
              </w:rPr>
              <w:t>Architecture du système d’administration</w:t>
            </w:r>
            <w:r>
              <w:rPr>
                <w:noProof/>
              </w:rPr>
              <w:tab/>
            </w:r>
            <w:r>
              <w:rPr>
                <w:noProof/>
              </w:rPr>
              <w:fldChar w:fldCharType="begin"/>
            </w:r>
            <w:r>
              <w:rPr>
                <w:noProof/>
              </w:rPr>
              <w:instrText xml:space="preserve"> PAGEREF _Toc259983429 \h </w:instrText>
            </w:r>
          </w:ins>
          <w:r>
            <w:rPr>
              <w:noProof/>
            </w:rPr>
          </w:r>
          <w:r>
            <w:rPr>
              <w:noProof/>
            </w:rPr>
            <w:fldChar w:fldCharType="separate"/>
          </w:r>
          <w:ins w:id="68" w:author="Marc Florisson" w:date="2014-04-24T18:28:00Z">
            <w:r>
              <w:rPr>
                <w:noProof/>
              </w:rPr>
              <w:t>34</w:t>
            </w:r>
            <w:r>
              <w:rPr>
                <w:noProof/>
              </w:rPr>
              <w:fldChar w:fldCharType="end"/>
            </w:r>
          </w:ins>
        </w:p>
        <w:p w14:paraId="05AC0058" w14:textId="77777777" w:rsidR="00F47A6E" w:rsidRDefault="00F47A6E">
          <w:pPr>
            <w:pStyle w:val="TM3"/>
            <w:tabs>
              <w:tab w:val="left" w:pos="1126"/>
              <w:tab w:val="right" w:leader="dot" w:pos="9062"/>
            </w:tabs>
            <w:rPr>
              <w:ins w:id="69" w:author="Marc Florisson" w:date="2014-04-24T18:28:00Z"/>
              <w:rFonts w:asciiTheme="minorHAnsi" w:eastAsiaTheme="minorEastAsia" w:hAnsiTheme="minorHAnsi" w:cstheme="minorBidi"/>
              <w:noProof/>
              <w:sz w:val="24"/>
              <w:szCs w:val="24"/>
              <w:lang w:eastAsia="ja-JP"/>
            </w:rPr>
          </w:pPr>
          <w:ins w:id="70" w:author="Marc Florisson" w:date="2014-04-24T18:28:00Z">
            <w:r>
              <w:rPr>
                <w:noProof/>
              </w:rPr>
              <w:t>5.5.1</w:t>
            </w:r>
            <w:r>
              <w:rPr>
                <w:rFonts w:asciiTheme="minorHAnsi" w:eastAsiaTheme="minorEastAsia" w:hAnsiTheme="minorHAnsi" w:cstheme="minorBidi"/>
                <w:noProof/>
                <w:sz w:val="24"/>
                <w:szCs w:val="24"/>
                <w:lang w:eastAsia="ja-JP"/>
              </w:rPr>
              <w:tab/>
            </w:r>
            <w:r>
              <w:rPr>
                <w:noProof/>
              </w:rPr>
              <w:t>Spécification des principales fonctions</w:t>
            </w:r>
            <w:r>
              <w:rPr>
                <w:noProof/>
              </w:rPr>
              <w:tab/>
            </w:r>
            <w:r>
              <w:rPr>
                <w:noProof/>
              </w:rPr>
              <w:fldChar w:fldCharType="begin"/>
            </w:r>
            <w:r>
              <w:rPr>
                <w:noProof/>
              </w:rPr>
              <w:instrText xml:space="preserve"> PAGEREF _Toc259983430 \h </w:instrText>
            </w:r>
          </w:ins>
          <w:r>
            <w:rPr>
              <w:noProof/>
            </w:rPr>
          </w:r>
          <w:r>
            <w:rPr>
              <w:noProof/>
            </w:rPr>
            <w:fldChar w:fldCharType="separate"/>
          </w:r>
          <w:ins w:id="71" w:author="Marc Florisson" w:date="2014-04-24T18:28:00Z">
            <w:r>
              <w:rPr>
                <w:noProof/>
              </w:rPr>
              <w:t>35</w:t>
            </w:r>
            <w:r>
              <w:rPr>
                <w:noProof/>
              </w:rPr>
              <w:fldChar w:fldCharType="end"/>
            </w:r>
          </w:ins>
        </w:p>
        <w:p w14:paraId="3295EE89" w14:textId="77777777" w:rsidR="00F47A6E" w:rsidRDefault="00F47A6E">
          <w:pPr>
            <w:pStyle w:val="TM3"/>
            <w:tabs>
              <w:tab w:val="left" w:pos="1126"/>
              <w:tab w:val="right" w:leader="dot" w:pos="9062"/>
            </w:tabs>
            <w:rPr>
              <w:ins w:id="72" w:author="Marc Florisson" w:date="2014-04-24T18:28:00Z"/>
              <w:rFonts w:asciiTheme="minorHAnsi" w:eastAsiaTheme="minorEastAsia" w:hAnsiTheme="minorHAnsi" w:cstheme="minorBidi"/>
              <w:noProof/>
              <w:sz w:val="24"/>
              <w:szCs w:val="24"/>
              <w:lang w:eastAsia="ja-JP"/>
            </w:rPr>
          </w:pPr>
          <w:ins w:id="73" w:author="Marc Florisson" w:date="2014-04-24T18:28:00Z">
            <w:r>
              <w:rPr>
                <w:noProof/>
              </w:rPr>
              <w:t>5.5.2</w:t>
            </w:r>
            <w:r>
              <w:rPr>
                <w:rFonts w:asciiTheme="minorHAnsi" w:eastAsiaTheme="minorEastAsia" w:hAnsiTheme="minorHAnsi" w:cstheme="minorBidi"/>
                <w:noProof/>
                <w:sz w:val="24"/>
                <w:szCs w:val="24"/>
                <w:lang w:eastAsia="ja-JP"/>
              </w:rPr>
              <w:tab/>
            </w:r>
            <w:r>
              <w:rPr>
                <w:noProof/>
              </w:rPr>
              <w:t>Phases de développement à venir</w:t>
            </w:r>
            <w:r>
              <w:rPr>
                <w:noProof/>
              </w:rPr>
              <w:tab/>
            </w:r>
            <w:r>
              <w:rPr>
                <w:noProof/>
              </w:rPr>
              <w:fldChar w:fldCharType="begin"/>
            </w:r>
            <w:r>
              <w:rPr>
                <w:noProof/>
              </w:rPr>
              <w:instrText xml:space="preserve"> PAGEREF _Toc259983431 \h </w:instrText>
            </w:r>
          </w:ins>
          <w:r>
            <w:rPr>
              <w:noProof/>
            </w:rPr>
          </w:r>
          <w:r>
            <w:rPr>
              <w:noProof/>
            </w:rPr>
            <w:fldChar w:fldCharType="separate"/>
          </w:r>
          <w:ins w:id="74" w:author="Marc Florisson" w:date="2014-04-24T18:28:00Z">
            <w:r>
              <w:rPr>
                <w:noProof/>
              </w:rPr>
              <w:t>36</w:t>
            </w:r>
            <w:r>
              <w:rPr>
                <w:noProof/>
              </w:rPr>
              <w:fldChar w:fldCharType="end"/>
            </w:r>
          </w:ins>
        </w:p>
        <w:p w14:paraId="3CECCAF2" w14:textId="77777777" w:rsidR="00F47A6E" w:rsidRDefault="00F47A6E">
          <w:pPr>
            <w:pStyle w:val="TM2"/>
            <w:tabs>
              <w:tab w:val="left" w:pos="739"/>
              <w:tab w:val="right" w:leader="dot" w:pos="9062"/>
            </w:tabs>
            <w:rPr>
              <w:ins w:id="75" w:author="Marc Florisson" w:date="2014-04-24T18:28:00Z"/>
              <w:rFonts w:asciiTheme="minorHAnsi" w:eastAsiaTheme="minorEastAsia" w:hAnsiTheme="minorHAnsi" w:cstheme="minorBidi"/>
              <w:noProof/>
              <w:sz w:val="24"/>
              <w:szCs w:val="24"/>
              <w:lang w:eastAsia="ja-JP"/>
            </w:rPr>
          </w:pPr>
          <w:ins w:id="76" w:author="Marc Florisson" w:date="2014-04-24T18:28:00Z">
            <w:r>
              <w:rPr>
                <w:noProof/>
              </w:rPr>
              <w:t>5.6</w:t>
            </w:r>
            <w:r>
              <w:rPr>
                <w:rFonts w:asciiTheme="minorHAnsi" w:eastAsiaTheme="minorEastAsia" w:hAnsiTheme="minorHAnsi" w:cstheme="minorBidi"/>
                <w:noProof/>
                <w:sz w:val="24"/>
                <w:szCs w:val="24"/>
                <w:lang w:eastAsia="ja-JP"/>
              </w:rPr>
              <w:tab/>
            </w:r>
            <w:r>
              <w:rPr>
                <w:noProof/>
              </w:rPr>
              <w:t>Architecture du site WEB de démonstration</w:t>
            </w:r>
            <w:r>
              <w:rPr>
                <w:noProof/>
              </w:rPr>
              <w:tab/>
            </w:r>
            <w:r>
              <w:rPr>
                <w:noProof/>
              </w:rPr>
              <w:fldChar w:fldCharType="begin"/>
            </w:r>
            <w:r>
              <w:rPr>
                <w:noProof/>
              </w:rPr>
              <w:instrText xml:space="preserve"> PAGEREF _Toc259983432 \h </w:instrText>
            </w:r>
          </w:ins>
          <w:r>
            <w:rPr>
              <w:noProof/>
            </w:rPr>
          </w:r>
          <w:r>
            <w:rPr>
              <w:noProof/>
            </w:rPr>
            <w:fldChar w:fldCharType="separate"/>
          </w:r>
          <w:ins w:id="77" w:author="Marc Florisson" w:date="2014-04-24T18:28:00Z">
            <w:r>
              <w:rPr>
                <w:noProof/>
              </w:rPr>
              <w:t>36</w:t>
            </w:r>
            <w:r>
              <w:rPr>
                <w:noProof/>
              </w:rPr>
              <w:fldChar w:fldCharType="end"/>
            </w:r>
          </w:ins>
        </w:p>
        <w:p w14:paraId="63328333" w14:textId="77777777" w:rsidR="00F47A6E" w:rsidRDefault="00F47A6E">
          <w:pPr>
            <w:pStyle w:val="TM3"/>
            <w:tabs>
              <w:tab w:val="left" w:pos="1126"/>
              <w:tab w:val="right" w:leader="dot" w:pos="9062"/>
            </w:tabs>
            <w:rPr>
              <w:ins w:id="78" w:author="Marc Florisson" w:date="2014-04-24T18:28:00Z"/>
              <w:rFonts w:asciiTheme="minorHAnsi" w:eastAsiaTheme="minorEastAsia" w:hAnsiTheme="minorHAnsi" w:cstheme="minorBidi"/>
              <w:noProof/>
              <w:sz w:val="24"/>
              <w:szCs w:val="24"/>
              <w:lang w:eastAsia="ja-JP"/>
            </w:rPr>
          </w:pPr>
          <w:ins w:id="79" w:author="Marc Florisson" w:date="2014-04-24T18:28:00Z">
            <w:r>
              <w:rPr>
                <w:noProof/>
              </w:rPr>
              <w:t>5.6.1</w:t>
            </w:r>
            <w:r>
              <w:rPr>
                <w:rFonts w:asciiTheme="minorHAnsi" w:eastAsiaTheme="minorEastAsia" w:hAnsiTheme="minorHAnsi" w:cstheme="minorBidi"/>
                <w:noProof/>
                <w:sz w:val="24"/>
                <w:szCs w:val="24"/>
                <w:lang w:eastAsia="ja-JP"/>
              </w:rPr>
              <w:tab/>
            </w:r>
            <w:r>
              <w:rPr>
                <w:noProof/>
              </w:rPr>
              <w:t>Le formulaire de requête</w:t>
            </w:r>
            <w:r>
              <w:rPr>
                <w:noProof/>
              </w:rPr>
              <w:tab/>
            </w:r>
            <w:r>
              <w:rPr>
                <w:noProof/>
              </w:rPr>
              <w:fldChar w:fldCharType="begin"/>
            </w:r>
            <w:r>
              <w:rPr>
                <w:noProof/>
              </w:rPr>
              <w:instrText xml:space="preserve"> PAGEREF _Toc259983433 \h </w:instrText>
            </w:r>
          </w:ins>
          <w:r>
            <w:rPr>
              <w:noProof/>
            </w:rPr>
          </w:r>
          <w:r>
            <w:rPr>
              <w:noProof/>
            </w:rPr>
            <w:fldChar w:fldCharType="separate"/>
          </w:r>
          <w:ins w:id="80" w:author="Marc Florisson" w:date="2014-04-24T18:28:00Z">
            <w:r>
              <w:rPr>
                <w:noProof/>
              </w:rPr>
              <w:t>36</w:t>
            </w:r>
            <w:r>
              <w:rPr>
                <w:noProof/>
              </w:rPr>
              <w:fldChar w:fldCharType="end"/>
            </w:r>
          </w:ins>
        </w:p>
        <w:p w14:paraId="23E01AD7" w14:textId="77777777" w:rsidR="00F47A6E" w:rsidRDefault="00F47A6E">
          <w:pPr>
            <w:pStyle w:val="TM3"/>
            <w:tabs>
              <w:tab w:val="left" w:pos="1126"/>
              <w:tab w:val="right" w:leader="dot" w:pos="9062"/>
            </w:tabs>
            <w:rPr>
              <w:ins w:id="81" w:author="Marc Florisson" w:date="2014-04-24T18:28:00Z"/>
              <w:rFonts w:asciiTheme="minorHAnsi" w:eastAsiaTheme="minorEastAsia" w:hAnsiTheme="minorHAnsi" w:cstheme="minorBidi"/>
              <w:noProof/>
              <w:sz w:val="24"/>
              <w:szCs w:val="24"/>
              <w:lang w:eastAsia="ja-JP"/>
            </w:rPr>
          </w:pPr>
          <w:ins w:id="82" w:author="Marc Florisson" w:date="2014-04-24T18:28:00Z">
            <w:r>
              <w:rPr>
                <w:noProof/>
              </w:rPr>
              <w:t>5.6.2</w:t>
            </w:r>
            <w:r>
              <w:rPr>
                <w:rFonts w:asciiTheme="minorHAnsi" w:eastAsiaTheme="minorEastAsia" w:hAnsiTheme="minorHAnsi" w:cstheme="minorBidi"/>
                <w:noProof/>
                <w:sz w:val="24"/>
                <w:szCs w:val="24"/>
                <w:lang w:eastAsia="ja-JP"/>
              </w:rPr>
              <w:tab/>
            </w:r>
            <w:r>
              <w:rPr>
                <w:noProof/>
              </w:rPr>
              <w:t>L’affichage des résultats de la recherche</w:t>
            </w:r>
            <w:r>
              <w:rPr>
                <w:noProof/>
              </w:rPr>
              <w:tab/>
            </w:r>
            <w:r>
              <w:rPr>
                <w:noProof/>
              </w:rPr>
              <w:fldChar w:fldCharType="begin"/>
            </w:r>
            <w:r>
              <w:rPr>
                <w:noProof/>
              </w:rPr>
              <w:instrText xml:space="preserve"> PAGEREF _Toc259983434 \h </w:instrText>
            </w:r>
          </w:ins>
          <w:r>
            <w:rPr>
              <w:noProof/>
            </w:rPr>
          </w:r>
          <w:r>
            <w:rPr>
              <w:noProof/>
            </w:rPr>
            <w:fldChar w:fldCharType="separate"/>
          </w:r>
          <w:ins w:id="83" w:author="Marc Florisson" w:date="2014-04-24T18:28:00Z">
            <w:r>
              <w:rPr>
                <w:noProof/>
              </w:rPr>
              <w:t>36</w:t>
            </w:r>
            <w:r>
              <w:rPr>
                <w:noProof/>
              </w:rPr>
              <w:fldChar w:fldCharType="end"/>
            </w:r>
          </w:ins>
        </w:p>
        <w:p w14:paraId="67725F61" w14:textId="77777777" w:rsidR="00F47A6E" w:rsidRDefault="00F47A6E">
          <w:pPr>
            <w:pStyle w:val="TM3"/>
            <w:tabs>
              <w:tab w:val="left" w:pos="1126"/>
              <w:tab w:val="right" w:leader="dot" w:pos="9062"/>
            </w:tabs>
            <w:rPr>
              <w:ins w:id="84" w:author="Marc Florisson" w:date="2014-04-24T18:28:00Z"/>
              <w:rFonts w:asciiTheme="minorHAnsi" w:eastAsiaTheme="minorEastAsia" w:hAnsiTheme="minorHAnsi" w:cstheme="minorBidi"/>
              <w:noProof/>
              <w:sz w:val="24"/>
              <w:szCs w:val="24"/>
              <w:lang w:eastAsia="ja-JP"/>
            </w:rPr>
          </w:pPr>
          <w:ins w:id="85" w:author="Marc Florisson" w:date="2014-04-24T18:28:00Z">
            <w:r>
              <w:rPr>
                <w:noProof/>
              </w:rPr>
              <w:t>5.6.3</w:t>
            </w:r>
            <w:r>
              <w:rPr>
                <w:rFonts w:asciiTheme="minorHAnsi" w:eastAsiaTheme="minorEastAsia" w:hAnsiTheme="minorHAnsi" w:cstheme="minorBidi"/>
                <w:noProof/>
                <w:sz w:val="24"/>
                <w:szCs w:val="24"/>
                <w:lang w:eastAsia="ja-JP"/>
              </w:rPr>
              <w:tab/>
            </w:r>
            <w:r>
              <w:rPr>
                <w:noProof/>
              </w:rPr>
              <w:t>Technologie d’implémentation</w:t>
            </w:r>
            <w:r>
              <w:rPr>
                <w:noProof/>
              </w:rPr>
              <w:tab/>
            </w:r>
            <w:r>
              <w:rPr>
                <w:noProof/>
              </w:rPr>
              <w:fldChar w:fldCharType="begin"/>
            </w:r>
            <w:r>
              <w:rPr>
                <w:noProof/>
              </w:rPr>
              <w:instrText xml:space="preserve"> PAGEREF _Toc259983435 \h </w:instrText>
            </w:r>
          </w:ins>
          <w:r>
            <w:rPr>
              <w:noProof/>
            </w:rPr>
          </w:r>
          <w:r>
            <w:rPr>
              <w:noProof/>
            </w:rPr>
            <w:fldChar w:fldCharType="separate"/>
          </w:r>
          <w:ins w:id="86" w:author="Marc Florisson" w:date="2014-04-24T18:28:00Z">
            <w:r>
              <w:rPr>
                <w:noProof/>
              </w:rPr>
              <w:t>37</w:t>
            </w:r>
            <w:r>
              <w:rPr>
                <w:noProof/>
              </w:rPr>
              <w:fldChar w:fldCharType="end"/>
            </w:r>
          </w:ins>
        </w:p>
        <w:p w14:paraId="29C1EBB3" w14:textId="77777777" w:rsidR="00F47A6E" w:rsidRDefault="00F47A6E">
          <w:pPr>
            <w:pStyle w:val="TM3"/>
            <w:tabs>
              <w:tab w:val="left" w:pos="1126"/>
              <w:tab w:val="right" w:leader="dot" w:pos="9062"/>
            </w:tabs>
            <w:rPr>
              <w:ins w:id="87" w:author="Marc Florisson" w:date="2014-04-24T18:28:00Z"/>
              <w:rFonts w:asciiTheme="minorHAnsi" w:eastAsiaTheme="minorEastAsia" w:hAnsiTheme="minorHAnsi" w:cstheme="minorBidi"/>
              <w:noProof/>
              <w:sz w:val="24"/>
              <w:szCs w:val="24"/>
              <w:lang w:eastAsia="ja-JP"/>
            </w:rPr>
          </w:pPr>
          <w:ins w:id="88" w:author="Marc Florisson" w:date="2014-04-24T18:28:00Z">
            <w:r>
              <w:rPr>
                <w:noProof/>
              </w:rPr>
              <w:t>5.6.4</w:t>
            </w:r>
            <w:r>
              <w:rPr>
                <w:rFonts w:asciiTheme="minorHAnsi" w:eastAsiaTheme="minorEastAsia" w:hAnsiTheme="minorHAnsi" w:cstheme="minorBidi"/>
                <w:noProof/>
                <w:sz w:val="24"/>
                <w:szCs w:val="24"/>
                <w:lang w:eastAsia="ja-JP"/>
              </w:rPr>
              <w:tab/>
            </w:r>
            <w:r>
              <w:rPr>
                <w:noProof/>
              </w:rPr>
              <w:t>Phases de développement à venir</w:t>
            </w:r>
            <w:r>
              <w:rPr>
                <w:noProof/>
              </w:rPr>
              <w:tab/>
            </w:r>
            <w:r>
              <w:rPr>
                <w:noProof/>
              </w:rPr>
              <w:fldChar w:fldCharType="begin"/>
            </w:r>
            <w:r>
              <w:rPr>
                <w:noProof/>
              </w:rPr>
              <w:instrText xml:space="preserve"> PAGEREF _Toc259983436 \h </w:instrText>
            </w:r>
          </w:ins>
          <w:r>
            <w:rPr>
              <w:noProof/>
            </w:rPr>
          </w:r>
          <w:r>
            <w:rPr>
              <w:noProof/>
            </w:rPr>
            <w:fldChar w:fldCharType="separate"/>
          </w:r>
          <w:ins w:id="89" w:author="Marc Florisson" w:date="2014-04-24T18:28:00Z">
            <w:r>
              <w:rPr>
                <w:noProof/>
              </w:rPr>
              <w:t>37</w:t>
            </w:r>
            <w:r>
              <w:rPr>
                <w:noProof/>
              </w:rPr>
              <w:fldChar w:fldCharType="end"/>
            </w:r>
          </w:ins>
        </w:p>
        <w:p w14:paraId="0F7BF53E" w14:textId="77777777" w:rsidR="00F47A6E" w:rsidRDefault="00F47A6E">
          <w:pPr>
            <w:pStyle w:val="TM1"/>
            <w:tabs>
              <w:tab w:val="left" w:pos="352"/>
              <w:tab w:val="right" w:leader="dot" w:pos="9062"/>
            </w:tabs>
            <w:rPr>
              <w:ins w:id="90" w:author="Marc Florisson" w:date="2014-04-24T18:28:00Z"/>
              <w:rFonts w:asciiTheme="minorHAnsi" w:eastAsiaTheme="minorEastAsia" w:hAnsiTheme="minorHAnsi" w:cstheme="minorBidi"/>
              <w:noProof/>
              <w:sz w:val="24"/>
              <w:szCs w:val="24"/>
              <w:lang w:eastAsia="ja-JP"/>
            </w:rPr>
          </w:pPr>
          <w:ins w:id="91" w:author="Marc Florisson" w:date="2014-04-24T18:28:00Z">
            <w:r>
              <w:rPr>
                <w:noProof/>
              </w:rPr>
              <w:t>6</w:t>
            </w:r>
            <w:r>
              <w:rPr>
                <w:rFonts w:asciiTheme="minorHAnsi" w:eastAsiaTheme="minorEastAsia" w:hAnsiTheme="minorHAnsi" w:cstheme="minorBidi"/>
                <w:noProof/>
                <w:sz w:val="24"/>
                <w:szCs w:val="24"/>
                <w:lang w:eastAsia="ja-JP"/>
              </w:rPr>
              <w:tab/>
            </w:r>
            <w:r>
              <w:rPr>
                <w:noProof/>
              </w:rPr>
              <w:t>Conclusion</w:t>
            </w:r>
            <w:r>
              <w:rPr>
                <w:noProof/>
              </w:rPr>
              <w:tab/>
            </w:r>
            <w:r>
              <w:rPr>
                <w:noProof/>
              </w:rPr>
              <w:fldChar w:fldCharType="begin"/>
            </w:r>
            <w:r>
              <w:rPr>
                <w:noProof/>
              </w:rPr>
              <w:instrText xml:space="preserve"> PAGEREF _Toc259983437 \h </w:instrText>
            </w:r>
          </w:ins>
          <w:r>
            <w:rPr>
              <w:noProof/>
            </w:rPr>
          </w:r>
          <w:r>
            <w:rPr>
              <w:noProof/>
            </w:rPr>
            <w:fldChar w:fldCharType="separate"/>
          </w:r>
          <w:ins w:id="92" w:author="Marc Florisson" w:date="2014-04-24T18:28:00Z">
            <w:r>
              <w:rPr>
                <w:noProof/>
              </w:rPr>
              <w:t>38</w:t>
            </w:r>
            <w:r>
              <w:rPr>
                <w:noProof/>
              </w:rPr>
              <w:fldChar w:fldCharType="end"/>
            </w:r>
          </w:ins>
        </w:p>
        <w:p w14:paraId="2BC6850B" w14:textId="77777777" w:rsidR="00EF347F" w:rsidDel="00F47A6E" w:rsidRDefault="00EF347F">
          <w:pPr>
            <w:pStyle w:val="TM1"/>
            <w:tabs>
              <w:tab w:val="left" w:pos="352"/>
              <w:tab w:val="right" w:leader="dot" w:pos="9062"/>
            </w:tabs>
            <w:rPr>
              <w:del w:id="93" w:author="Marc Florisson" w:date="2014-04-24T18:28:00Z"/>
              <w:rFonts w:asciiTheme="minorHAnsi" w:eastAsiaTheme="minorEastAsia" w:hAnsiTheme="minorHAnsi" w:cstheme="minorBidi"/>
              <w:noProof/>
              <w:sz w:val="24"/>
              <w:szCs w:val="24"/>
              <w:lang w:eastAsia="ja-JP"/>
            </w:rPr>
          </w:pPr>
          <w:del w:id="94" w:author="Marc Florisson" w:date="2014-04-24T18:28:00Z">
            <w:r w:rsidDel="00F47A6E">
              <w:rPr>
                <w:noProof/>
              </w:rPr>
              <w:delText>1</w:delText>
            </w:r>
            <w:r w:rsidDel="00F47A6E">
              <w:rPr>
                <w:rFonts w:asciiTheme="minorHAnsi" w:eastAsiaTheme="minorEastAsia" w:hAnsiTheme="minorHAnsi" w:cstheme="minorBidi"/>
                <w:noProof/>
                <w:sz w:val="24"/>
                <w:szCs w:val="24"/>
                <w:lang w:eastAsia="ja-JP"/>
              </w:rPr>
              <w:tab/>
            </w:r>
            <w:r w:rsidDel="00F47A6E">
              <w:rPr>
                <w:noProof/>
              </w:rPr>
              <w:delText>Historique des modifications</w:delText>
            </w:r>
            <w:r w:rsidDel="00F47A6E">
              <w:rPr>
                <w:noProof/>
              </w:rPr>
              <w:tab/>
              <w:delText>3</w:delText>
            </w:r>
          </w:del>
        </w:p>
        <w:p w14:paraId="79EAC3A5" w14:textId="77777777" w:rsidR="00EF347F" w:rsidDel="00F47A6E" w:rsidRDefault="00EF347F">
          <w:pPr>
            <w:pStyle w:val="TM1"/>
            <w:tabs>
              <w:tab w:val="left" w:pos="352"/>
              <w:tab w:val="right" w:leader="dot" w:pos="9062"/>
            </w:tabs>
            <w:rPr>
              <w:del w:id="95" w:author="Marc Florisson" w:date="2014-04-24T18:28:00Z"/>
              <w:rFonts w:asciiTheme="minorHAnsi" w:eastAsiaTheme="minorEastAsia" w:hAnsiTheme="minorHAnsi" w:cstheme="minorBidi"/>
              <w:noProof/>
              <w:sz w:val="24"/>
              <w:szCs w:val="24"/>
              <w:lang w:eastAsia="ja-JP"/>
            </w:rPr>
          </w:pPr>
          <w:del w:id="96" w:author="Marc Florisson" w:date="2014-04-24T18:28:00Z">
            <w:r w:rsidDel="00F47A6E">
              <w:rPr>
                <w:noProof/>
              </w:rPr>
              <w:delText>2</w:delText>
            </w:r>
            <w:r w:rsidDel="00F47A6E">
              <w:rPr>
                <w:rFonts w:asciiTheme="minorHAnsi" w:eastAsiaTheme="minorEastAsia" w:hAnsiTheme="minorHAnsi" w:cstheme="minorBidi"/>
                <w:noProof/>
                <w:sz w:val="24"/>
                <w:szCs w:val="24"/>
                <w:lang w:eastAsia="ja-JP"/>
              </w:rPr>
              <w:tab/>
            </w:r>
            <w:r w:rsidDel="00F47A6E">
              <w:rPr>
                <w:noProof/>
              </w:rPr>
              <w:delText>Documents applicables</w:delText>
            </w:r>
            <w:r w:rsidDel="00F47A6E">
              <w:rPr>
                <w:noProof/>
              </w:rPr>
              <w:tab/>
              <w:delText>4</w:delText>
            </w:r>
          </w:del>
        </w:p>
        <w:p w14:paraId="3E608A2D" w14:textId="77777777" w:rsidR="00EF347F" w:rsidDel="00F47A6E" w:rsidRDefault="00EF347F">
          <w:pPr>
            <w:pStyle w:val="TM1"/>
            <w:tabs>
              <w:tab w:val="left" w:pos="352"/>
              <w:tab w:val="right" w:leader="dot" w:pos="9062"/>
            </w:tabs>
            <w:rPr>
              <w:del w:id="97" w:author="Marc Florisson" w:date="2014-04-24T18:28:00Z"/>
              <w:rFonts w:asciiTheme="minorHAnsi" w:eastAsiaTheme="minorEastAsia" w:hAnsiTheme="minorHAnsi" w:cstheme="minorBidi"/>
              <w:noProof/>
              <w:sz w:val="24"/>
              <w:szCs w:val="24"/>
              <w:lang w:eastAsia="ja-JP"/>
            </w:rPr>
          </w:pPr>
          <w:del w:id="98" w:author="Marc Florisson" w:date="2014-04-24T18:28:00Z">
            <w:r w:rsidDel="00F47A6E">
              <w:rPr>
                <w:noProof/>
              </w:rPr>
              <w:delText>3</w:delText>
            </w:r>
            <w:r w:rsidDel="00F47A6E">
              <w:rPr>
                <w:rFonts w:asciiTheme="minorHAnsi" w:eastAsiaTheme="minorEastAsia" w:hAnsiTheme="minorHAnsi" w:cstheme="minorBidi"/>
                <w:noProof/>
                <w:sz w:val="24"/>
                <w:szCs w:val="24"/>
                <w:lang w:eastAsia="ja-JP"/>
              </w:rPr>
              <w:tab/>
            </w:r>
            <w:r w:rsidDel="00F47A6E">
              <w:rPr>
                <w:noProof/>
              </w:rPr>
              <w:delText>Introduction</w:delText>
            </w:r>
            <w:r w:rsidDel="00F47A6E">
              <w:rPr>
                <w:noProof/>
              </w:rPr>
              <w:tab/>
              <w:delText>5</w:delText>
            </w:r>
          </w:del>
        </w:p>
        <w:p w14:paraId="18A1B64B" w14:textId="77777777" w:rsidR="00EF347F" w:rsidDel="00F47A6E" w:rsidRDefault="00EF347F">
          <w:pPr>
            <w:pStyle w:val="TM1"/>
            <w:tabs>
              <w:tab w:val="left" w:pos="352"/>
              <w:tab w:val="right" w:leader="dot" w:pos="9062"/>
            </w:tabs>
            <w:rPr>
              <w:del w:id="99" w:author="Marc Florisson" w:date="2014-04-24T18:28:00Z"/>
              <w:rFonts w:asciiTheme="minorHAnsi" w:eastAsiaTheme="minorEastAsia" w:hAnsiTheme="minorHAnsi" w:cstheme="minorBidi"/>
              <w:noProof/>
              <w:sz w:val="24"/>
              <w:szCs w:val="24"/>
              <w:lang w:eastAsia="ja-JP"/>
            </w:rPr>
          </w:pPr>
          <w:del w:id="100" w:author="Marc Florisson" w:date="2014-04-24T18:28:00Z">
            <w:r w:rsidDel="00F47A6E">
              <w:rPr>
                <w:noProof/>
              </w:rPr>
              <w:delText>4</w:delText>
            </w:r>
            <w:r w:rsidDel="00F47A6E">
              <w:rPr>
                <w:rFonts w:asciiTheme="minorHAnsi" w:eastAsiaTheme="minorEastAsia" w:hAnsiTheme="minorHAnsi" w:cstheme="minorBidi"/>
                <w:noProof/>
                <w:sz w:val="24"/>
                <w:szCs w:val="24"/>
                <w:lang w:eastAsia="ja-JP"/>
              </w:rPr>
              <w:tab/>
            </w:r>
            <w:r w:rsidDel="00F47A6E">
              <w:rPr>
                <w:noProof/>
              </w:rPr>
              <w:delText>Les interfaces du système</w:delText>
            </w:r>
            <w:r w:rsidDel="00F47A6E">
              <w:rPr>
                <w:noProof/>
              </w:rPr>
              <w:tab/>
              <w:delText>6</w:delText>
            </w:r>
          </w:del>
        </w:p>
        <w:p w14:paraId="0EDB1BD6" w14:textId="77777777" w:rsidR="00EF347F" w:rsidDel="00F47A6E" w:rsidRDefault="00EF347F">
          <w:pPr>
            <w:pStyle w:val="TM2"/>
            <w:tabs>
              <w:tab w:val="left" w:pos="739"/>
              <w:tab w:val="right" w:leader="dot" w:pos="9062"/>
            </w:tabs>
            <w:rPr>
              <w:del w:id="101" w:author="Marc Florisson" w:date="2014-04-24T18:28:00Z"/>
              <w:rFonts w:asciiTheme="minorHAnsi" w:eastAsiaTheme="minorEastAsia" w:hAnsiTheme="minorHAnsi" w:cstheme="minorBidi"/>
              <w:noProof/>
              <w:sz w:val="24"/>
              <w:szCs w:val="24"/>
              <w:lang w:eastAsia="ja-JP"/>
            </w:rPr>
          </w:pPr>
          <w:del w:id="102" w:author="Marc Florisson" w:date="2014-04-24T18:28:00Z">
            <w:r w:rsidDel="00F47A6E">
              <w:rPr>
                <w:noProof/>
              </w:rPr>
              <w:delText>4.1</w:delText>
            </w:r>
            <w:r w:rsidDel="00F47A6E">
              <w:rPr>
                <w:rFonts w:asciiTheme="minorHAnsi" w:eastAsiaTheme="minorEastAsia" w:hAnsiTheme="minorHAnsi" w:cstheme="minorBidi"/>
                <w:noProof/>
                <w:sz w:val="24"/>
                <w:szCs w:val="24"/>
                <w:lang w:eastAsia="ja-JP"/>
              </w:rPr>
              <w:tab/>
            </w:r>
            <w:r w:rsidDel="00F47A6E">
              <w:rPr>
                <w:noProof/>
              </w:rPr>
              <w:delText>Les interfaces de recherche d’itinéraire et de localités</w:delText>
            </w:r>
            <w:r w:rsidDel="00F47A6E">
              <w:rPr>
                <w:noProof/>
              </w:rPr>
              <w:tab/>
              <w:delText>6</w:delText>
            </w:r>
          </w:del>
        </w:p>
        <w:p w14:paraId="06C7AA40" w14:textId="77777777" w:rsidR="00EF347F" w:rsidDel="00F47A6E" w:rsidRDefault="00EF347F">
          <w:pPr>
            <w:pStyle w:val="TM3"/>
            <w:tabs>
              <w:tab w:val="left" w:pos="1126"/>
              <w:tab w:val="right" w:leader="dot" w:pos="9062"/>
            </w:tabs>
            <w:rPr>
              <w:del w:id="103" w:author="Marc Florisson" w:date="2014-04-24T18:28:00Z"/>
              <w:rFonts w:asciiTheme="minorHAnsi" w:eastAsiaTheme="minorEastAsia" w:hAnsiTheme="minorHAnsi" w:cstheme="minorBidi"/>
              <w:noProof/>
              <w:sz w:val="24"/>
              <w:szCs w:val="24"/>
              <w:lang w:eastAsia="ja-JP"/>
            </w:rPr>
          </w:pPr>
          <w:del w:id="104" w:author="Marc Florisson" w:date="2014-04-24T18:28:00Z">
            <w:r w:rsidDel="00F47A6E">
              <w:rPr>
                <w:noProof/>
              </w:rPr>
              <w:delText>4.1.1</w:delText>
            </w:r>
            <w:r w:rsidDel="00F47A6E">
              <w:rPr>
                <w:rFonts w:asciiTheme="minorHAnsi" w:eastAsiaTheme="minorEastAsia" w:hAnsiTheme="minorHAnsi" w:cstheme="minorBidi"/>
                <w:noProof/>
                <w:sz w:val="24"/>
                <w:szCs w:val="24"/>
                <w:lang w:eastAsia="ja-JP"/>
              </w:rPr>
              <w:tab/>
            </w:r>
            <w:r w:rsidDel="00F47A6E">
              <w:rPr>
                <w:noProof/>
              </w:rPr>
              <w:delText>Protocole</w:delText>
            </w:r>
            <w:r w:rsidDel="00F47A6E">
              <w:rPr>
                <w:noProof/>
              </w:rPr>
              <w:tab/>
              <w:delText>6</w:delText>
            </w:r>
          </w:del>
        </w:p>
        <w:p w14:paraId="34DB13FF" w14:textId="77777777" w:rsidR="00EF347F" w:rsidDel="00F47A6E" w:rsidRDefault="00EF347F">
          <w:pPr>
            <w:pStyle w:val="TM3"/>
            <w:tabs>
              <w:tab w:val="left" w:pos="1126"/>
              <w:tab w:val="right" w:leader="dot" w:pos="9062"/>
            </w:tabs>
            <w:rPr>
              <w:del w:id="105" w:author="Marc Florisson" w:date="2014-04-24T18:28:00Z"/>
              <w:rFonts w:asciiTheme="minorHAnsi" w:eastAsiaTheme="minorEastAsia" w:hAnsiTheme="minorHAnsi" w:cstheme="minorBidi"/>
              <w:noProof/>
              <w:sz w:val="24"/>
              <w:szCs w:val="24"/>
              <w:lang w:eastAsia="ja-JP"/>
            </w:rPr>
          </w:pPr>
          <w:del w:id="106" w:author="Marc Florisson" w:date="2014-04-24T18:28:00Z">
            <w:r w:rsidDel="00F47A6E">
              <w:rPr>
                <w:noProof/>
              </w:rPr>
              <w:delText>4.1.2</w:delText>
            </w:r>
            <w:r w:rsidDel="00F47A6E">
              <w:rPr>
                <w:rFonts w:asciiTheme="minorHAnsi" w:eastAsiaTheme="minorEastAsia" w:hAnsiTheme="minorHAnsi" w:cstheme="minorBidi"/>
                <w:noProof/>
                <w:sz w:val="24"/>
                <w:szCs w:val="24"/>
                <w:lang w:eastAsia="ja-JP"/>
              </w:rPr>
              <w:tab/>
            </w:r>
            <w:r w:rsidDel="00F47A6E">
              <w:rPr>
                <w:noProof/>
              </w:rPr>
              <w:delText>Les services de l’interface du méta-système</w:delText>
            </w:r>
            <w:r w:rsidDel="00F47A6E">
              <w:rPr>
                <w:noProof/>
              </w:rPr>
              <w:tab/>
              <w:delText>7</w:delText>
            </w:r>
          </w:del>
        </w:p>
        <w:p w14:paraId="539AE0B2" w14:textId="77777777" w:rsidR="00EF347F" w:rsidDel="00F47A6E" w:rsidRDefault="00EF347F">
          <w:pPr>
            <w:pStyle w:val="TM3"/>
            <w:tabs>
              <w:tab w:val="left" w:pos="1126"/>
              <w:tab w:val="right" w:leader="dot" w:pos="9062"/>
            </w:tabs>
            <w:rPr>
              <w:del w:id="107" w:author="Marc Florisson" w:date="2014-04-24T18:28:00Z"/>
              <w:rFonts w:asciiTheme="minorHAnsi" w:eastAsiaTheme="minorEastAsia" w:hAnsiTheme="minorHAnsi" w:cstheme="minorBidi"/>
              <w:noProof/>
              <w:sz w:val="24"/>
              <w:szCs w:val="24"/>
              <w:lang w:eastAsia="ja-JP"/>
            </w:rPr>
          </w:pPr>
          <w:del w:id="108" w:author="Marc Florisson" w:date="2014-04-24T18:28:00Z">
            <w:r w:rsidDel="00F47A6E">
              <w:rPr>
                <w:noProof/>
              </w:rPr>
              <w:delText>4.1.3</w:delText>
            </w:r>
            <w:r w:rsidDel="00F47A6E">
              <w:rPr>
                <w:rFonts w:asciiTheme="minorHAnsi" w:eastAsiaTheme="minorEastAsia" w:hAnsiTheme="minorHAnsi" w:cstheme="minorBidi"/>
                <w:noProof/>
                <w:sz w:val="24"/>
                <w:szCs w:val="24"/>
                <w:lang w:eastAsia="ja-JP"/>
              </w:rPr>
              <w:tab/>
            </w:r>
            <w:r w:rsidDel="00F47A6E">
              <w:rPr>
                <w:noProof/>
              </w:rPr>
              <w:delText>La définition des structures échangées par les services</w:delText>
            </w:r>
            <w:r w:rsidDel="00F47A6E">
              <w:rPr>
                <w:noProof/>
              </w:rPr>
              <w:tab/>
              <w:delText>9</w:delText>
            </w:r>
          </w:del>
        </w:p>
        <w:p w14:paraId="77AAFC4E" w14:textId="77777777" w:rsidR="00EF347F" w:rsidDel="00F47A6E" w:rsidRDefault="00EF347F">
          <w:pPr>
            <w:pStyle w:val="TM2"/>
            <w:tabs>
              <w:tab w:val="left" w:pos="739"/>
              <w:tab w:val="right" w:leader="dot" w:pos="9062"/>
            </w:tabs>
            <w:rPr>
              <w:del w:id="109" w:author="Marc Florisson" w:date="2014-04-24T18:28:00Z"/>
              <w:rFonts w:asciiTheme="minorHAnsi" w:eastAsiaTheme="minorEastAsia" w:hAnsiTheme="minorHAnsi" w:cstheme="minorBidi"/>
              <w:noProof/>
              <w:sz w:val="24"/>
              <w:szCs w:val="24"/>
              <w:lang w:eastAsia="ja-JP"/>
            </w:rPr>
          </w:pPr>
          <w:del w:id="110" w:author="Marc Florisson" w:date="2014-04-24T18:28:00Z">
            <w:r w:rsidDel="00F47A6E">
              <w:rPr>
                <w:noProof/>
              </w:rPr>
              <w:delText>4.2</w:delText>
            </w:r>
            <w:r w:rsidDel="00F47A6E">
              <w:rPr>
                <w:rFonts w:asciiTheme="minorHAnsi" w:eastAsiaTheme="minorEastAsia" w:hAnsiTheme="minorHAnsi" w:cstheme="minorBidi"/>
                <w:noProof/>
                <w:sz w:val="24"/>
                <w:szCs w:val="24"/>
                <w:lang w:eastAsia="ja-JP"/>
              </w:rPr>
              <w:tab/>
            </w:r>
            <w:r w:rsidDel="00F47A6E">
              <w:rPr>
                <w:noProof/>
              </w:rPr>
              <w:delText>Le modèle des méta-données</w:delText>
            </w:r>
            <w:r w:rsidDel="00F47A6E">
              <w:rPr>
                <w:noProof/>
              </w:rPr>
              <w:tab/>
              <w:delText>13</w:delText>
            </w:r>
          </w:del>
        </w:p>
        <w:p w14:paraId="759E2EE6" w14:textId="77777777" w:rsidR="00EF347F" w:rsidDel="00F47A6E" w:rsidRDefault="00EF347F">
          <w:pPr>
            <w:pStyle w:val="TM2"/>
            <w:tabs>
              <w:tab w:val="left" w:pos="739"/>
              <w:tab w:val="right" w:leader="dot" w:pos="9062"/>
            </w:tabs>
            <w:rPr>
              <w:del w:id="111" w:author="Marc Florisson" w:date="2014-04-24T18:28:00Z"/>
              <w:rFonts w:asciiTheme="minorHAnsi" w:eastAsiaTheme="minorEastAsia" w:hAnsiTheme="minorHAnsi" w:cstheme="minorBidi"/>
              <w:noProof/>
              <w:sz w:val="24"/>
              <w:szCs w:val="24"/>
              <w:lang w:eastAsia="ja-JP"/>
            </w:rPr>
          </w:pPr>
          <w:del w:id="112" w:author="Marc Florisson" w:date="2014-04-24T18:28:00Z">
            <w:r w:rsidDel="00F47A6E">
              <w:rPr>
                <w:noProof/>
              </w:rPr>
              <w:delText>4.3</w:delText>
            </w:r>
            <w:r w:rsidDel="00F47A6E">
              <w:rPr>
                <w:rFonts w:asciiTheme="minorHAnsi" w:eastAsiaTheme="minorEastAsia" w:hAnsiTheme="minorHAnsi" w:cstheme="minorBidi"/>
                <w:noProof/>
                <w:sz w:val="24"/>
                <w:szCs w:val="24"/>
                <w:lang w:eastAsia="ja-JP"/>
              </w:rPr>
              <w:tab/>
            </w:r>
            <w:r w:rsidDel="00F47A6E">
              <w:rPr>
                <w:noProof/>
              </w:rPr>
              <w:delText>Les interfaces génériques requises sur les SIM</w:delText>
            </w:r>
            <w:r w:rsidDel="00F47A6E">
              <w:rPr>
                <w:noProof/>
              </w:rPr>
              <w:tab/>
              <w:delText>17</w:delText>
            </w:r>
          </w:del>
        </w:p>
        <w:p w14:paraId="507A236B" w14:textId="77777777" w:rsidR="00EF347F" w:rsidDel="00F47A6E" w:rsidRDefault="00EF347F">
          <w:pPr>
            <w:pStyle w:val="TM2"/>
            <w:tabs>
              <w:tab w:val="left" w:pos="739"/>
              <w:tab w:val="right" w:leader="dot" w:pos="9062"/>
            </w:tabs>
            <w:rPr>
              <w:del w:id="113" w:author="Marc Florisson" w:date="2014-04-24T18:28:00Z"/>
              <w:rFonts w:asciiTheme="minorHAnsi" w:eastAsiaTheme="minorEastAsia" w:hAnsiTheme="minorHAnsi" w:cstheme="minorBidi"/>
              <w:noProof/>
              <w:sz w:val="24"/>
              <w:szCs w:val="24"/>
              <w:lang w:eastAsia="ja-JP"/>
            </w:rPr>
          </w:pPr>
          <w:del w:id="114" w:author="Marc Florisson" w:date="2014-04-24T18:28:00Z">
            <w:r w:rsidDel="00F47A6E">
              <w:rPr>
                <w:noProof/>
              </w:rPr>
              <w:delText>4.4</w:delText>
            </w:r>
            <w:r w:rsidDel="00F47A6E">
              <w:rPr>
                <w:rFonts w:asciiTheme="minorHAnsi" w:eastAsiaTheme="minorEastAsia" w:hAnsiTheme="minorHAnsi" w:cstheme="minorBidi"/>
                <w:noProof/>
                <w:sz w:val="24"/>
                <w:szCs w:val="24"/>
                <w:lang w:eastAsia="ja-JP"/>
              </w:rPr>
              <w:tab/>
            </w:r>
            <w:r w:rsidDel="00F47A6E">
              <w:rPr>
                <w:noProof/>
              </w:rPr>
              <w:delText>Les interfaces dans l’architecture de déploiement</w:delText>
            </w:r>
            <w:r w:rsidDel="00F47A6E">
              <w:rPr>
                <w:noProof/>
              </w:rPr>
              <w:tab/>
              <w:delText>21</w:delText>
            </w:r>
          </w:del>
        </w:p>
        <w:p w14:paraId="78AD8F11" w14:textId="77777777" w:rsidR="00EF347F" w:rsidDel="00F47A6E" w:rsidRDefault="00EF347F">
          <w:pPr>
            <w:pStyle w:val="TM1"/>
            <w:tabs>
              <w:tab w:val="left" w:pos="352"/>
              <w:tab w:val="right" w:leader="dot" w:pos="9062"/>
            </w:tabs>
            <w:rPr>
              <w:del w:id="115" w:author="Marc Florisson" w:date="2014-04-24T18:28:00Z"/>
              <w:rFonts w:asciiTheme="minorHAnsi" w:eastAsiaTheme="minorEastAsia" w:hAnsiTheme="minorHAnsi" w:cstheme="minorBidi"/>
              <w:noProof/>
              <w:sz w:val="24"/>
              <w:szCs w:val="24"/>
              <w:lang w:eastAsia="ja-JP"/>
            </w:rPr>
          </w:pPr>
          <w:del w:id="116" w:author="Marc Florisson" w:date="2014-04-24T18:28:00Z">
            <w:r w:rsidDel="00F47A6E">
              <w:rPr>
                <w:noProof/>
                <w:lang w:eastAsia="fr-FR"/>
              </w:rPr>
              <w:delText>5</w:delText>
            </w:r>
            <w:r w:rsidDel="00F47A6E">
              <w:rPr>
                <w:rFonts w:asciiTheme="minorHAnsi" w:eastAsiaTheme="minorEastAsia" w:hAnsiTheme="minorHAnsi" w:cstheme="minorBidi"/>
                <w:noProof/>
                <w:sz w:val="24"/>
                <w:szCs w:val="24"/>
                <w:lang w:eastAsia="ja-JP"/>
              </w:rPr>
              <w:tab/>
            </w:r>
            <w:r w:rsidDel="00F47A6E">
              <w:rPr>
                <w:noProof/>
                <w:lang w:eastAsia="fr-FR"/>
              </w:rPr>
              <w:delText>Les spécifications techniques générales des systèmes de la solution</w:delText>
            </w:r>
            <w:r w:rsidDel="00F47A6E">
              <w:rPr>
                <w:noProof/>
              </w:rPr>
              <w:tab/>
              <w:delText>22</w:delText>
            </w:r>
          </w:del>
        </w:p>
        <w:p w14:paraId="35567F27" w14:textId="77777777" w:rsidR="00EF347F" w:rsidDel="00F47A6E" w:rsidRDefault="00EF347F">
          <w:pPr>
            <w:pStyle w:val="TM2"/>
            <w:tabs>
              <w:tab w:val="left" w:pos="739"/>
              <w:tab w:val="right" w:leader="dot" w:pos="9062"/>
            </w:tabs>
            <w:rPr>
              <w:del w:id="117" w:author="Marc Florisson" w:date="2014-04-24T18:28:00Z"/>
              <w:rFonts w:asciiTheme="minorHAnsi" w:eastAsiaTheme="minorEastAsia" w:hAnsiTheme="minorHAnsi" w:cstheme="minorBidi"/>
              <w:noProof/>
              <w:sz w:val="24"/>
              <w:szCs w:val="24"/>
              <w:lang w:eastAsia="ja-JP"/>
            </w:rPr>
          </w:pPr>
          <w:del w:id="118" w:author="Marc Florisson" w:date="2014-04-24T18:28:00Z">
            <w:r w:rsidDel="00F47A6E">
              <w:rPr>
                <w:noProof/>
              </w:rPr>
              <w:delText>5.1</w:delText>
            </w:r>
            <w:r w:rsidDel="00F47A6E">
              <w:rPr>
                <w:rFonts w:asciiTheme="minorHAnsi" w:eastAsiaTheme="minorEastAsia" w:hAnsiTheme="minorHAnsi" w:cstheme="minorBidi"/>
                <w:noProof/>
                <w:sz w:val="24"/>
                <w:szCs w:val="24"/>
                <w:lang w:eastAsia="ja-JP"/>
              </w:rPr>
              <w:tab/>
            </w:r>
            <w:r w:rsidDel="00F47A6E">
              <w:rPr>
                <w:noProof/>
              </w:rPr>
              <w:delText>Définition du graphe de SIM</w:delText>
            </w:r>
            <w:r w:rsidDel="00F47A6E">
              <w:rPr>
                <w:noProof/>
              </w:rPr>
              <w:tab/>
              <w:delText>22</w:delText>
            </w:r>
          </w:del>
        </w:p>
        <w:p w14:paraId="5258DE4C" w14:textId="77777777" w:rsidR="00EF347F" w:rsidDel="00F47A6E" w:rsidRDefault="00EF347F">
          <w:pPr>
            <w:pStyle w:val="TM2"/>
            <w:tabs>
              <w:tab w:val="left" w:pos="739"/>
              <w:tab w:val="right" w:leader="dot" w:pos="9062"/>
            </w:tabs>
            <w:rPr>
              <w:del w:id="119" w:author="Marc Florisson" w:date="2014-04-24T18:28:00Z"/>
              <w:rFonts w:asciiTheme="minorHAnsi" w:eastAsiaTheme="minorEastAsia" w:hAnsiTheme="minorHAnsi" w:cstheme="minorBidi"/>
              <w:noProof/>
              <w:sz w:val="24"/>
              <w:szCs w:val="24"/>
              <w:lang w:eastAsia="ja-JP"/>
            </w:rPr>
          </w:pPr>
          <w:del w:id="120" w:author="Marc Florisson" w:date="2014-04-24T18:28:00Z">
            <w:r w:rsidDel="00F47A6E">
              <w:rPr>
                <w:noProof/>
              </w:rPr>
              <w:delText>5.2</w:delText>
            </w:r>
            <w:r w:rsidDel="00F47A6E">
              <w:rPr>
                <w:rFonts w:asciiTheme="minorHAnsi" w:eastAsiaTheme="minorEastAsia" w:hAnsiTheme="minorHAnsi" w:cstheme="minorBidi"/>
                <w:noProof/>
                <w:sz w:val="24"/>
                <w:szCs w:val="24"/>
                <w:lang w:eastAsia="ja-JP"/>
              </w:rPr>
              <w:tab/>
            </w:r>
            <w:r w:rsidDel="00F47A6E">
              <w:rPr>
                <w:noProof/>
              </w:rPr>
              <w:delText>Définition de l’itinéraire partiel</w:delText>
            </w:r>
            <w:r w:rsidDel="00F47A6E">
              <w:rPr>
                <w:noProof/>
              </w:rPr>
              <w:tab/>
              <w:delText>23</w:delText>
            </w:r>
          </w:del>
        </w:p>
        <w:p w14:paraId="3654EF5D" w14:textId="77777777" w:rsidR="00EF347F" w:rsidDel="00F47A6E" w:rsidRDefault="00EF347F">
          <w:pPr>
            <w:pStyle w:val="TM2"/>
            <w:tabs>
              <w:tab w:val="left" w:pos="739"/>
              <w:tab w:val="right" w:leader="dot" w:pos="9062"/>
            </w:tabs>
            <w:rPr>
              <w:del w:id="121" w:author="Marc Florisson" w:date="2014-04-24T18:28:00Z"/>
              <w:rFonts w:asciiTheme="minorHAnsi" w:eastAsiaTheme="minorEastAsia" w:hAnsiTheme="minorHAnsi" w:cstheme="minorBidi"/>
              <w:noProof/>
              <w:sz w:val="24"/>
              <w:szCs w:val="24"/>
              <w:lang w:eastAsia="ja-JP"/>
            </w:rPr>
          </w:pPr>
          <w:del w:id="122" w:author="Marc Florisson" w:date="2014-04-24T18:28:00Z">
            <w:r w:rsidDel="00F47A6E">
              <w:rPr>
                <w:noProof/>
              </w:rPr>
              <w:delText>5.3</w:delText>
            </w:r>
            <w:r w:rsidDel="00F47A6E">
              <w:rPr>
                <w:rFonts w:asciiTheme="minorHAnsi" w:eastAsiaTheme="minorEastAsia" w:hAnsiTheme="minorHAnsi" w:cstheme="minorBidi"/>
                <w:noProof/>
                <w:sz w:val="24"/>
                <w:szCs w:val="24"/>
                <w:lang w:eastAsia="ja-JP"/>
              </w:rPr>
              <w:tab/>
            </w:r>
            <w:r w:rsidDel="00F47A6E">
              <w:rPr>
                <w:noProof/>
              </w:rPr>
              <w:delText>Notations</w:delText>
            </w:r>
            <w:r w:rsidDel="00F47A6E">
              <w:rPr>
                <w:noProof/>
              </w:rPr>
              <w:tab/>
              <w:delText>23</w:delText>
            </w:r>
          </w:del>
        </w:p>
        <w:p w14:paraId="736F8FE2" w14:textId="77777777" w:rsidR="00EF347F" w:rsidDel="00F47A6E" w:rsidRDefault="00EF347F">
          <w:pPr>
            <w:pStyle w:val="TM2"/>
            <w:tabs>
              <w:tab w:val="left" w:pos="739"/>
              <w:tab w:val="right" w:leader="dot" w:pos="9062"/>
            </w:tabs>
            <w:rPr>
              <w:del w:id="123" w:author="Marc Florisson" w:date="2014-04-24T18:28:00Z"/>
              <w:rFonts w:asciiTheme="minorHAnsi" w:eastAsiaTheme="minorEastAsia" w:hAnsiTheme="minorHAnsi" w:cstheme="minorBidi"/>
              <w:noProof/>
              <w:sz w:val="24"/>
              <w:szCs w:val="24"/>
              <w:lang w:eastAsia="ja-JP"/>
            </w:rPr>
          </w:pPr>
          <w:del w:id="124" w:author="Marc Florisson" w:date="2014-04-24T18:28:00Z">
            <w:r w:rsidDel="00F47A6E">
              <w:rPr>
                <w:noProof/>
              </w:rPr>
              <w:delText>5.4</w:delText>
            </w:r>
            <w:r w:rsidDel="00F47A6E">
              <w:rPr>
                <w:rFonts w:asciiTheme="minorHAnsi" w:eastAsiaTheme="minorEastAsia" w:hAnsiTheme="minorHAnsi" w:cstheme="minorBidi"/>
                <w:noProof/>
                <w:sz w:val="24"/>
                <w:szCs w:val="24"/>
                <w:lang w:eastAsia="ja-JP"/>
              </w:rPr>
              <w:tab/>
            </w:r>
            <w:r w:rsidDel="00F47A6E">
              <w:rPr>
                <w:noProof/>
              </w:rPr>
              <w:delText>Le système Aiguilleur</w:delText>
            </w:r>
            <w:r w:rsidDel="00F47A6E">
              <w:rPr>
                <w:noProof/>
              </w:rPr>
              <w:tab/>
              <w:delText>24</w:delText>
            </w:r>
          </w:del>
        </w:p>
        <w:p w14:paraId="19EFCDC9" w14:textId="77777777" w:rsidR="00EF347F" w:rsidDel="00F47A6E" w:rsidRDefault="00EF347F">
          <w:pPr>
            <w:pStyle w:val="TM3"/>
            <w:tabs>
              <w:tab w:val="left" w:pos="1126"/>
              <w:tab w:val="right" w:leader="dot" w:pos="9062"/>
            </w:tabs>
            <w:rPr>
              <w:del w:id="125" w:author="Marc Florisson" w:date="2014-04-24T18:28:00Z"/>
              <w:rFonts w:asciiTheme="minorHAnsi" w:eastAsiaTheme="minorEastAsia" w:hAnsiTheme="minorHAnsi" w:cstheme="minorBidi"/>
              <w:noProof/>
              <w:sz w:val="24"/>
              <w:szCs w:val="24"/>
              <w:lang w:eastAsia="ja-JP"/>
            </w:rPr>
          </w:pPr>
          <w:del w:id="126" w:author="Marc Florisson" w:date="2014-04-24T18:28:00Z">
            <w:r w:rsidDel="00F47A6E">
              <w:rPr>
                <w:noProof/>
              </w:rPr>
              <w:delText>5.4.1</w:delText>
            </w:r>
            <w:r w:rsidDel="00F47A6E">
              <w:rPr>
                <w:rFonts w:asciiTheme="minorHAnsi" w:eastAsiaTheme="minorEastAsia" w:hAnsiTheme="minorHAnsi" w:cstheme="minorBidi"/>
                <w:noProof/>
                <w:sz w:val="24"/>
                <w:szCs w:val="24"/>
                <w:lang w:eastAsia="ja-JP"/>
              </w:rPr>
              <w:tab/>
            </w:r>
            <w:r w:rsidDel="00F47A6E">
              <w:rPr>
                <w:noProof/>
              </w:rPr>
              <w:delText>Introduction</w:delText>
            </w:r>
            <w:r w:rsidDel="00F47A6E">
              <w:rPr>
                <w:noProof/>
              </w:rPr>
              <w:tab/>
              <w:delText>24</w:delText>
            </w:r>
          </w:del>
        </w:p>
        <w:p w14:paraId="1FB65517" w14:textId="77777777" w:rsidR="00EF347F" w:rsidDel="00F47A6E" w:rsidRDefault="00EF347F">
          <w:pPr>
            <w:pStyle w:val="TM3"/>
            <w:tabs>
              <w:tab w:val="left" w:pos="1126"/>
              <w:tab w:val="right" w:leader="dot" w:pos="9062"/>
            </w:tabs>
            <w:rPr>
              <w:del w:id="127" w:author="Marc Florisson" w:date="2014-04-24T18:28:00Z"/>
              <w:rFonts w:asciiTheme="minorHAnsi" w:eastAsiaTheme="minorEastAsia" w:hAnsiTheme="minorHAnsi" w:cstheme="minorBidi"/>
              <w:noProof/>
              <w:sz w:val="24"/>
              <w:szCs w:val="24"/>
              <w:lang w:eastAsia="ja-JP"/>
            </w:rPr>
          </w:pPr>
          <w:del w:id="128" w:author="Marc Florisson" w:date="2014-04-24T18:28:00Z">
            <w:r w:rsidDel="00F47A6E">
              <w:rPr>
                <w:noProof/>
              </w:rPr>
              <w:delText>5.4.2</w:delText>
            </w:r>
            <w:r w:rsidDel="00F47A6E">
              <w:rPr>
                <w:rFonts w:asciiTheme="minorHAnsi" w:eastAsiaTheme="minorEastAsia" w:hAnsiTheme="minorHAnsi" w:cstheme="minorBidi"/>
                <w:noProof/>
                <w:sz w:val="24"/>
                <w:szCs w:val="24"/>
                <w:lang w:eastAsia="ja-JP"/>
              </w:rPr>
              <w:tab/>
            </w:r>
            <w:r w:rsidDel="00F47A6E">
              <w:rPr>
                <w:noProof/>
              </w:rPr>
              <w:delText>Spécification des principales fonctions</w:delText>
            </w:r>
            <w:r w:rsidDel="00F47A6E">
              <w:rPr>
                <w:noProof/>
              </w:rPr>
              <w:tab/>
              <w:delText>24</w:delText>
            </w:r>
          </w:del>
        </w:p>
        <w:p w14:paraId="30EB0842" w14:textId="77777777" w:rsidR="00EF347F" w:rsidDel="00F47A6E" w:rsidRDefault="00EF347F">
          <w:pPr>
            <w:pStyle w:val="TM3"/>
            <w:tabs>
              <w:tab w:val="left" w:pos="1126"/>
              <w:tab w:val="right" w:leader="dot" w:pos="9062"/>
            </w:tabs>
            <w:rPr>
              <w:del w:id="129" w:author="Marc Florisson" w:date="2014-04-24T18:28:00Z"/>
              <w:rFonts w:asciiTheme="minorHAnsi" w:eastAsiaTheme="minorEastAsia" w:hAnsiTheme="minorHAnsi" w:cstheme="minorBidi"/>
              <w:noProof/>
              <w:sz w:val="24"/>
              <w:szCs w:val="24"/>
              <w:lang w:eastAsia="ja-JP"/>
            </w:rPr>
          </w:pPr>
          <w:del w:id="130" w:author="Marc Florisson" w:date="2014-04-24T18:28:00Z">
            <w:r w:rsidDel="00F47A6E">
              <w:rPr>
                <w:noProof/>
              </w:rPr>
              <w:delText>5.4.3</w:delText>
            </w:r>
            <w:r w:rsidDel="00F47A6E">
              <w:rPr>
                <w:rFonts w:asciiTheme="minorHAnsi" w:eastAsiaTheme="minorEastAsia" w:hAnsiTheme="minorHAnsi" w:cstheme="minorBidi"/>
                <w:noProof/>
                <w:sz w:val="24"/>
                <w:szCs w:val="24"/>
                <w:lang w:eastAsia="ja-JP"/>
              </w:rPr>
              <w:tab/>
            </w:r>
            <w:r w:rsidDel="00F47A6E">
              <w:rPr>
                <w:noProof/>
              </w:rPr>
              <w:delText>Phases de développement à venir</w:delText>
            </w:r>
            <w:r w:rsidDel="00F47A6E">
              <w:rPr>
                <w:noProof/>
              </w:rPr>
              <w:tab/>
              <w:delText>34</w:delText>
            </w:r>
          </w:del>
        </w:p>
        <w:p w14:paraId="43A88898" w14:textId="77777777" w:rsidR="00EF347F" w:rsidDel="00F47A6E" w:rsidRDefault="00EF347F">
          <w:pPr>
            <w:pStyle w:val="TM2"/>
            <w:tabs>
              <w:tab w:val="left" w:pos="739"/>
              <w:tab w:val="right" w:leader="dot" w:pos="9062"/>
            </w:tabs>
            <w:rPr>
              <w:del w:id="131" w:author="Marc Florisson" w:date="2014-04-24T18:28:00Z"/>
              <w:rFonts w:asciiTheme="minorHAnsi" w:eastAsiaTheme="minorEastAsia" w:hAnsiTheme="minorHAnsi" w:cstheme="minorBidi"/>
              <w:noProof/>
              <w:sz w:val="24"/>
              <w:szCs w:val="24"/>
              <w:lang w:eastAsia="ja-JP"/>
            </w:rPr>
          </w:pPr>
          <w:del w:id="132" w:author="Marc Florisson" w:date="2014-04-24T18:28:00Z">
            <w:r w:rsidDel="00F47A6E">
              <w:rPr>
                <w:noProof/>
              </w:rPr>
              <w:delText>5.5</w:delText>
            </w:r>
            <w:r w:rsidDel="00F47A6E">
              <w:rPr>
                <w:rFonts w:asciiTheme="minorHAnsi" w:eastAsiaTheme="minorEastAsia" w:hAnsiTheme="minorHAnsi" w:cstheme="minorBidi"/>
                <w:noProof/>
                <w:sz w:val="24"/>
                <w:szCs w:val="24"/>
                <w:lang w:eastAsia="ja-JP"/>
              </w:rPr>
              <w:tab/>
            </w:r>
            <w:r w:rsidDel="00F47A6E">
              <w:rPr>
                <w:noProof/>
              </w:rPr>
              <w:delText>Architecture du système d’administration</w:delText>
            </w:r>
            <w:r w:rsidDel="00F47A6E">
              <w:rPr>
                <w:noProof/>
              </w:rPr>
              <w:tab/>
              <w:delText>34</w:delText>
            </w:r>
          </w:del>
        </w:p>
        <w:p w14:paraId="338D0709" w14:textId="77777777" w:rsidR="00EF347F" w:rsidDel="00F47A6E" w:rsidRDefault="00EF347F">
          <w:pPr>
            <w:pStyle w:val="TM3"/>
            <w:tabs>
              <w:tab w:val="left" w:pos="1126"/>
              <w:tab w:val="right" w:leader="dot" w:pos="9062"/>
            </w:tabs>
            <w:rPr>
              <w:del w:id="133" w:author="Marc Florisson" w:date="2014-04-24T18:28:00Z"/>
              <w:rFonts w:asciiTheme="minorHAnsi" w:eastAsiaTheme="minorEastAsia" w:hAnsiTheme="minorHAnsi" w:cstheme="minorBidi"/>
              <w:noProof/>
              <w:sz w:val="24"/>
              <w:szCs w:val="24"/>
              <w:lang w:eastAsia="ja-JP"/>
            </w:rPr>
          </w:pPr>
          <w:del w:id="134" w:author="Marc Florisson" w:date="2014-04-24T18:28:00Z">
            <w:r w:rsidDel="00F47A6E">
              <w:rPr>
                <w:noProof/>
              </w:rPr>
              <w:delText>5.5.1</w:delText>
            </w:r>
            <w:r w:rsidDel="00F47A6E">
              <w:rPr>
                <w:rFonts w:asciiTheme="minorHAnsi" w:eastAsiaTheme="minorEastAsia" w:hAnsiTheme="minorHAnsi" w:cstheme="minorBidi"/>
                <w:noProof/>
                <w:sz w:val="24"/>
                <w:szCs w:val="24"/>
                <w:lang w:eastAsia="ja-JP"/>
              </w:rPr>
              <w:tab/>
            </w:r>
            <w:r w:rsidDel="00F47A6E">
              <w:rPr>
                <w:noProof/>
              </w:rPr>
              <w:delText>Spécification des principales fonctions</w:delText>
            </w:r>
            <w:r w:rsidDel="00F47A6E">
              <w:rPr>
                <w:noProof/>
              </w:rPr>
              <w:tab/>
              <w:delText>35</w:delText>
            </w:r>
          </w:del>
        </w:p>
        <w:p w14:paraId="4453B99D" w14:textId="77777777" w:rsidR="00EF347F" w:rsidDel="00F47A6E" w:rsidRDefault="00EF347F">
          <w:pPr>
            <w:pStyle w:val="TM3"/>
            <w:tabs>
              <w:tab w:val="left" w:pos="1126"/>
              <w:tab w:val="right" w:leader="dot" w:pos="9062"/>
            </w:tabs>
            <w:rPr>
              <w:del w:id="135" w:author="Marc Florisson" w:date="2014-04-24T18:28:00Z"/>
              <w:rFonts w:asciiTheme="minorHAnsi" w:eastAsiaTheme="minorEastAsia" w:hAnsiTheme="minorHAnsi" w:cstheme="minorBidi"/>
              <w:noProof/>
              <w:sz w:val="24"/>
              <w:szCs w:val="24"/>
              <w:lang w:eastAsia="ja-JP"/>
            </w:rPr>
          </w:pPr>
          <w:del w:id="136" w:author="Marc Florisson" w:date="2014-04-24T18:28:00Z">
            <w:r w:rsidDel="00F47A6E">
              <w:rPr>
                <w:noProof/>
              </w:rPr>
              <w:delText>5.5.2</w:delText>
            </w:r>
            <w:r w:rsidDel="00F47A6E">
              <w:rPr>
                <w:rFonts w:asciiTheme="minorHAnsi" w:eastAsiaTheme="minorEastAsia" w:hAnsiTheme="minorHAnsi" w:cstheme="minorBidi"/>
                <w:noProof/>
                <w:sz w:val="24"/>
                <w:szCs w:val="24"/>
                <w:lang w:eastAsia="ja-JP"/>
              </w:rPr>
              <w:tab/>
            </w:r>
            <w:r w:rsidDel="00F47A6E">
              <w:rPr>
                <w:noProof/>
              </w:rPr>
              <w:delText>Phases de développement à venir</w:delText>
            </w:r>
            <w:r w:rsidDel="00F47A6E">
              <w:rPr>
                <w:noProof/>
              </w:rPr>
              <w:tab/>
              <w:delText>36</w:delText>
            </w:r>
          </w:del>
        </w:p>
        <w:p w14:paraId="5B04919A" w14:textId="77777777" w:rsidR="00EF347F" w:rsidDel="00F47A6E" w:rsidRDefault="00EF347F">
          <w:pPr>
            <w:pStyle w:val="TM2"/>
            <w:tabs>
              <w:tab w:val="left" w:pos="739"/>
              <w:tab w:val="right" w:leader="dot" w:pos="9062"/>
            </w:tabs>
            <w:rPr>
              <w:del w:id="137" w:author="Marc Florisson" w:date="2014-04-24T18:28:00Z"/>
              <w:rFonts w:asciiTheme="minorHAnsi" w:eastAsiaTheme="minorEastAsia" w:hAnsiTheme="minorHAnsi" w:cstheme="minorBidi"/>
              <w:noProof/>
              <w:sz w:val="24"/>
              <w:szCs w:val="24"/>
              <w:lang w:eastAsia="ja-JP"/>
            </w:rPr>
          </w:pPr>
          <w:del w:id="138" w:author="Marc Florisson" w:date="2014-04-24T18:28:00Z">
            <w:r w:rsidDel="00F47A6E">
              <w:rPr>
                <w:noProof/>
              </w:rPr>
              <w:delText>5.6</w:delText>
            </w:r>
            <w:r w:rsidDel="00F47A6E">
              <w:rPr>
                <w:rFonts w:asciiTheme="minorHAnsi" w:eastAsiaTheme="minorEastAsia" w:hAnsiTheme="minorHAnsi" w:cstheme="minorBidi"/>
                <w:noProof/>
                <w:sz w:val="24"/>
                <w:szCs w:val="24"/>
                <w:lang w:eastAsia="ja-JP"/>
              </w:rPr>
              <w:tab/>
            </w:r>
            <w:r w:rsidDel="00F47A6E">
              <w:rPr>
                <w:noProof/>
              </w:rPr>
              <w:delText>Architecture du site WEB de démonstration</w:delText>
            </w:r>
            <w:r w:rsidDel="00F47A6E">
              <w:rPr>
                <w:noProof/>
              </w:rPr>
              <w:tab/>
              <w:delText>36</w:delText>
            </w:r>
          </w:del>
        </w:p>
        <w:p w14:paraId="5952AB6B" w14:textId="77777777" w:rsidR="00EF347F" w:rsidDel="00F47A6E" w:rsidRDefault="00EF347F">
          <w:pPr>
            <w:pStyle w:val="TM3"/>
            <w:tabs>
              <w:tab w:val="left" w:pos="1126"/>
              <w:tab w:val="right" w:leader="dot" w:pos="9062"/>
            </w:tabs>
            <w:rPr>
              <w:del w:id="139" w:author="Marc Florisson" w:date="2014-04-24T18:28:00Z"/>
              <w:rFonts w:asciiTheme="minorHAnsi" w:eastAsiaTheme="minorEastAsia" w:hAnsiTheme="minorHAnsi" w:cstheme="minorBidi"/>
              <w:noProof/>
              <w:sz w:val="24"/>
              <w:szCs w:val="24"/>
              <w:lang w:eastAsia="ja-JP"/>
            </w:rPr>
          </w:pPr>
          <w:del w:id="140" w:author="Marc Florisson" w:date="2014-04-24T18:28:00Z">
            <w:r w:rsidDel="00F47A6E">
              <w:rPr>
                <w:noProof/>
              </w:rPr>
              <w:delText>5.6.1</w:delText>
            </w:r>
            <w:r w:rsidDel="00F47A6E">
              <w:rPr>
                <w:rFonts w:asciiTheme="minorHAnsi" w:eastAsiaTheme="minorEastAsia" w:hAnsiTheme="minorHAnsi" w:cstheme="minorBidi"/>
                <w:noProof/>
                <w:sz w:val="24"/>
                <w:szCs w:val="24"/>
                <w:lang w:eastAsia="ja-JP"/>
              </w:rPr>
              <w:tab/>
            </w:r>
            <w:r w:rsidDel="00F47A6E">
              <w:rPr>
                <w:noProof/>
              </w:rPr>
              <w:delText>Le formulaire de requête</w:delText>
            </w:r>
            <w:r w:rsidDel="00F47A6E">
              <w:rPr>
                <w:noProof/>
              </w:rPr>
              <w:tab/>
              <w:delText>36</w:delText>
            </w:r>
          </w:del>
        </w:p>
        <w:p w14:paraId="538705FB" w14:textId="77777777" w:rsidR="00EF347F" w:rsidDel="00F47A6E" w:rsidRDefault="00EF347F">
          <w:pPr>
            <w:pStyle w:val="TM3"/>
            <w:tabs>
              <w:tab w:val="left" w:pos="1126"/>
              <w:tab w:val="right" w:leader="dot" w:pos="9062"/>
            </w:tabs>
            <w:rPr>
              <w:del w:id="141" w:author="Marc Florisson" w:date="2014-04-24T18:28:00Z"/>
              <w:rFonts w:asciiTheme="minorHAnsi" w:eastAsiaTheme="minorEastAsia" w:hAnsiTheme="minorHAnsi" w:cstheme="minorBidi"/>
              <w:noProof/>
              <w:sz w:val="24"/>
              <w:szCs w:val="24"/>
              <w:lang w:eastAsia="ja-JP"/>
            </w:rPr>
          </w:pPr>
          <w:del w:id="142" w:author="Marc Florisson" w:date="2014-04-24T18:28:00Z">
            <w:r w:rsidDel="00F47A6E">
              <w:rPr>
                <w:noProof/>
              </w:rPr>
              <w:delText>5.6.2</w:delText>
            </w:r>
            <w:r w:rsidDel="00F47A6E">
              <w:rPr>
                <w:rFonts w:asciiTheme="minorHAnsi" w:eastAsiaTheme="minorEastAsia" w:hAnsiTheme="minorHAnsi" w:cstheme="minorBidi"/>
                <w:noProof/>
                <w:sz w:val="24"/>
                <w:szCs w:val="24"/>
                <w:lang w:eastAsia="ja-JP"/>
              </w:rPr>
              <w:tab/>
            </w:r>
            <w:r w:rsidDel="00F47A6E">
              <w:rPr>
                <w:noProof/>
              </w:rPr>
              <w:delText>L’affichage des résultats de la recherche</w:delText>
            </w:r>
            <w:r w:rsidDel="00F47A6E">
              <w:rPr>
                <w:noProof/>
              </w:rPr>
              <w:tab/>
              <w:delText>36</w:delText>
            </w:r>
          </w:del>
        </w:p>
        <w:p w14:paraId="7DFD4D6A" w14:textId="77777777" w:rsidR="00EF347F" w:rsidDel="00F47A6E" w:rsidRDefault="00EF347F">
          <w:pPr>
            <w:pStyle w:val="TM3"/>
            <w:tabs>
              <w:tab w:val="left" w:pos="1126"/>
              <w:tab w:val="right" w:leader="dot" w:pos="9062"/>
            </w:tabs>
            <w:rPr>
              <w:del w:id="143" w:author="Marc Florisson" w:date="2014-04-24T18:28:00Z"/>
              <w:rFonts w:asciiTheme="minorHAnsi" w:eastAsiaTheme="minorEastAsia" w:hAnsiTheme="minorHAnsi" w:cstheme="minorBidi"/>
              <w:noProof/>
              <w:sz w:val="24"/>
              <w:szCs w:val="24"/>
              <w:lang w:eastAsia="ja-JP"/>
            </w:rPr>
          </w:pPr>
          <w:del w:id="144" w:author="Marc Florisson" w:date="2014-04-24T18:28:00Z">
            <w:r w:rsidDel="00F47A6E">
              <w:rPr>
                <w:noProof/>
              </w:rPr>
              <w:delText>5.6.3</w:delText>
            </w:r>
            <w:r w:rsidDel="00F47A6E">
              <w:rPr>
                <w:rFonts w:asciiTheme="minorHAnsi" w:eastAsiaTheme="minorEastAsia" w:hAnsiTheme="minorHAnsi" w:cstheme="minorBidi"/>
                <w:noProof/>
                <w:sz w:val="24"/>
                <w:szCs w:val="24"/>
                <w:lang w:eastAsia="ja-JP"/>
              </w:rPr>
              <w:tab/>
            </w:r>
            <w:r w:rsidDel="00F47A6E">
              <w:rPr>
                <w:noProof/>
              </w:rPr>
              <w:delText>Technologie d’implémentation</w:delText>
            </w:r>
            <w:r w:rsidDel="00F47A6E">
              <w:rPr>
                <w:noProof/>
              </w:rPr>
              <w:tab/>
              <w:delText>37</w:delText>
            </w:r>
          </w:del>
        </w:p>
        <w:p w14:paraId="798FD689" w14:textId="77777777" w:rsidR="00EF347F" w:rsidDel="00F47A6E" w:rsidRDefault="00EF347F">
          <w:pPr>
            <w:pStyle w:val="TM3"/>
            <w:tabs>
              <w:tab w:val="left" w:pos="1126"/>
              <w:tab w:val="right" w:leader="dot" w:pos="9062"/>
            </w:tabs>
            <w:rPr>
              <w:del w:id="145" w:author="Marc Florisson" w:date="2014-04-24T18:28:00Z"/>
              <w:rFonts w:asciiTheme="minorHAnsi" w:eastAsiaTheme="minorEastAsia" w:hAnsiTheme="minorHAnsi" w:cstheme="minorBidi"/>
              <w:noProof/>
              <w:sz w:val="24"/>
              <w:szCs w:val="24"/>
              <w:lang w:eastAsia="ja-JP"/>
            </w:rPr>
          </w:pPr>
          <w:del w:id="146" w:author="Marc Florisson" w:date="2014-04-24T18:28:00Z">
            <w:r w:rsidDel="00F47A6E">
              <w:rPr>
                <w:noProof/>
              </w:rPr>
              <w:delText>5.6.4</w:delText>
            </w:r>
            <w:r w:rsidDel="00F47A6E">
              <w:rPr>
                <w:rFonts w:asciiTheme="minorHAnsi" w:eastAsiaTheme="minorEastAsia" w:hAnsiTheme="minorHAnsi" w:cstheme="minorBidi"/>
                <w:noProof/>
                <w:sz w:val="24"/>
                <w:szCs w:val="24"/>
                <w:lang w:eastAsia="ja-JP"/>
              </w:rPr>
              <w:tab/>
            </w:r>
            <w:r w:rsidDel="00F47A6E">
              <w:rPr>
                <w:noProof/>
              </w:rPr>
              <w:delText>Phases de développement à venir</w:delText>
            </w:r>
            <w:r w:rsidDel="00F47A6E">
              <w:rPr>
                <w:noProof/>
              </w:rPr>
              <w:tab/>
              <w:delText>37</w:delText>
            </w:r>
          </w:del>
        </w:p>
        <w:p w14:paraId="1E264FDD" w14:textId="77777777" w:rsidR="00EF347F" w:rsidDel="00F47A6E" w:rsidRDefault="00EF347F">
          <w:pPr>
            <w:pStyle w:val="TM1"/>
            <w:tabs>
              <w:tab w:val="left" w:pos="352"/>
              <w:tab w:val="right" w:leader="dot" w:pos="9062"/>
            </w:tabs>
            <w:rPr>
              <w:del w:id="147" w:author="Marc Florisson" w:date="2014-04-24T18:28:00Z"/>
              <w:rFonts w:asciiTheme="minorHAnsi" w:eastAsiaTheme="minorEastAsia" w:hAnsiTheme="minorHAnsi" w:cstheme="minorBidi"/>
              <w:noProof/>
              <w:sz w:val="24"/>
              <w:szCs w:val="24"/>
              <w:lang w:eastAsia="ja-JP"/>
            </w:rPr>
          </w:pPr>
          <w:del w:id="148" w:author="Marc Florisson" w:date="2014-04-24T18:28:00Z">
            <w:r w:rsidDel="00F47A6E">
              <w:rPr>
                <w:noProof/>
              </w:rPr>
              <w:delText>6</w:delText>
            </w:r>
            <w:r w:rsidDel="00F47A6E">
              <w:rPr>
                <w:rFonts w:asciiTheme="minorHAnsi" w:eastAsiaTheme="minorEastAsia" w:hAnsiTheme="minorHAnsi" w:cstheme="minorBidi"/>
                <w:noProof/>
                <w:sz w:val="24"/>
                <w:szCs w:val="24"/>
                <w:lang w:eastAsia="ja-JP"/>
              </w:rPr>
              <w:tab/>
            </w:r>
            <w:r w:rsidDel="00F47A6E">
              <w:rPr>
                <w:noProof/>
              </w:rPr>
              <w:delText>Conclusion</w:delText>
            </w:r>
            <w:r w:rsidDel="00F47A6E">
              <w:rPr>
                <w:noProof/>
              </w:rPr>
              <w:tab/>
              <w:delText>38</w:delText>
            </w:r>
          </w:del>
        </w:p>
        <w:p w14:paraId="5D11EE36" w14:textId="77777777" w:rsidR="000C492B" w:rsidDel="00EF347F" w:rsidRDefault="000C492B">
          <w:pPr>
            <w:pStyle w:val="TM1"/>
            <w:tabs>
              <w:tab w:val="left" w:pos="352"/>
              <w:tab w:val="right" w:leader="dot" w:pos="9062"/>
            </w:tabs>
            <w:rPr>
              <w:del w:id="149" w:author="Marc Florisson" w:date="2014-04-24T11:09:00Z"/>
              <w:rFonts w:asciiTheme="minorHAnsi" w:eastAsiaTheme="minorEastAsia" w:hAnsiTheme="minorHAnsi" w:cstheme="minorBidi"/>
              <w:noProof/>
              <w:sz w:val="24"/>
              <w:szCs w:val="24"/>
              <w:lang w:eastAsia="ja-JP"/>
            </w:rPr>
          </w:pPr>
          <w:del w:id="150" w:author="Marc Florisson" w:date="2014-04-24T11:09:00Z">
            <w:r w:rsidDel="00EF347F">
              <w:rPr>
                <w:noProof/>
              </w:rPr>
              <w:delText>1</w:delText>
            </w:r>
            <w:r w:rsidDel="00EF347F">
              <w:rPr>
                <w:rFonts w:asciiTheme="minorHAnsi" w:eastAsiaTheme="minorEastAsia" w:hAnsiTheme="minorHAnsi" w:cstheme="minorBidi"/>
                <w:noProof/>
                <w:sz w:val="24"/>
                <w:szCs w:val="24"/>
                <w:lang w:eastAsia="ja-JP"/>
              </w:rPr>
              <w:tab/>
            </w:r>
            <w:r w:rsidDel="00EF347F">
              <w:rPr>
                <w:noProof/>
              </w:rPr>
              <w:delText>Historique des modifications</w:delText>
            </w:r>
            <w:r w:rsidDel="00EF347F">
              <w:rPr>
                <w:noProof/>
              </w:rPr>
              <w:tab/>
              <w:delText>3</w:delText>
            </w:r>
          </w:del>
        </w:p>
        <w:p w14:paraId="13EC8581" w14:textId="77777777" w:rsidR="000C492B" w:rsidDel="00EF347F" w:rsidRDefault="000C492B">
          <w:pPr>
            <w:pStyle w:val="TM1"/>
            <w:tabs>
              <w:tab w:val="left" w:pos="352"/>
              <w:tab w:val="right" w:leader="dot" w:pos="9062"/>
            </w:tabs>
            <w:rPr>
              <w:del w:id="151" w:author="Marc Florisson" w:date="2014-04-24T11:09:00Z"/>
              <w:rFonts w:asciiTheme="minorHAnsi" w:eastAsiaTheme="minorEastAsia" w:hAnsiTheme="minorHAnsi" w:cstheme="minorBidi"/>
              <w:noProof/>
              <w:sz w:val="24"/>
              <w:szCs w:val="24"/>
              <w:lang w:eastAsia="ja-JP"/>
            </w:rPr>
          </w:pPr>
          <w:del w:id="152" w:author="Marc Florisson" w:date="2014-04-24T11:09:00Z">
            <w:r w:rsidDel="00EF347F">
              <w:rPr>
                <w:noProof/>
              </w:rPr>
              <w:delText>2</w:delText>
            </w:r>
            <w:r w:rsidDel="00EF347F">
              <w:rPr>
                <w:rFonts w:asciiTheme="minorHAnsi" w:eastAsiaTheme="minorEastAsia" w:hAnsiTheme="minorHAnsi" w:cstheme="minorBidi"/>
                <w:noProof/>
                <w:sz w:val="24"/>
                <w:szCs w:val="24"/>
                <w:lang w:eastAsia="ja-JP"/>
              </w:rPr>
              <w:tab/>
            </w:r>
            <w:r w:rsidDel="00EF347F">
              <w:rPr>
                <w:noProof/>
              </w:rPr>
              <w:delText>Documents applicables</w:delText>
            </w:r>
            <w:r w:rsidDel="00EF347F">
              <w:rPr>
                <w:noProof/>
              </w:rPr>
              <w:tab/>
              <w:delText>4</w:delText>
            </w:r>
          </w:del>
        </w:p>
        <w:p w14:paraId="73CA7150" w14:textId="77777777" w:rsidR="000C492B" w:rsidDel="00EF347F" w:rsidRDefault="000C492B">
          <w:pPr>
            <w:pStyle w:val="TM1"/>
            <w:tabs>
              <w:tab w:val="left" w:pos="352"/>
              <w:tab w:val="right" w:leader="dot" w:pos="9062"/>
            </w:tabs>
            <w:rPr>
              <w:del w:id="153" w:author="Marc Florisson" w:date="2014-04-24T11:09:00Z"/>
              <w:rFonts w:asciiTheme="minorHAnsi" w:eastAsiaTheme="minorEastAsia" w:hAnsiTheme="minorHAnsi" w:cstheme="minorBidi"/>
              <w:noProof/>
              <w:sz w:val="24"/>
              <w:szCs w:val="24"/>
              <w:lang w:eastAsia="ja-JP"/>
            </w:rPr>
          </w:pPr>
          <w:del w:id="154" w:author="Marc Florisson" w:date="2014-04-24T11:09:00Z">
            <w:r w:rsidDel="00EF347F">
              <w:rPr>
                <w:noProof/>
              </w:rPr>
              <w:delText>3</w:delText>
            </w:r>
            <w:r w:rsidDel="00EF347F">
              <w:rPr>
                <w:rFonts w:asciiTheme="minorHAnsi" w:eastAsiaTheme="minorEastAsia" w:hAnsiTheme="minorHAnsi" w:cstheme="minorBidi"/>
                <w:noProof/>
                <w:sz w:val="24"/>
                <w:szCs w:val="24"/>
                <w:lang w:eastAsia="ja-JP"/>
              </w:rPr>
              <w:tab/>
            </w:r>
            <w:r w:rsidDel="00EF347F">
              <w:rPr>
                <w:noProof/>
              </w:rPr>
              <w:delText>Introduction</w:delText>
            </w:r>
            <w:r w:rsidDel="00EF347F">
              <w:rPr>
                <w:noProof/>
              </w:rPr>
              <w:tab/>
              <w:delText>5</w:delText>
            </w:r>
          </w:del>
        </w:p>
        <w:p w14:paraId="386A06E5" w14:textId="77777777" w:rsidR="000C492B" w:rsidDel="00EF347F" w:rsidRDefault="000C492B">
          <w:pPr>
            <w:pStyle w:val="TM1"/>
            <w:tabs>
              <w:tab w:val="left" w:pos="352"/>
              <w:tab w:val="right" w:leader="dot" w:pos="9062"/>
            </w:tabs>
            <w:rPr>
              <w:del w:id="155" w:author="Marc Florisson" w:date="2014-04-24T11:09:00Z"/>
              <w:rFonts w:asciiTheme="minorHAnsi" w:eastAsiaTheme="minorEastAsia" w:hAnsiTheme="minorHAnsi" w:cstheme="minorBidi"/>
              <w:noProof/>
              <w:sz w:val="24"/>
              <w:szCs w:val="24"/>
              <w:lang w:eastAsia="ja-JP"/>
            </w:rPr>
          </w:pPr>
          <w:del w:id="156" w:author="Marc Florisson" w:date="2014-04-24T11:09:00Z">
            <w:r w:rsidDel="00EF347F">
              <w:rPr>
                <w:noProof/>
              </w:rPr>
              <w:delText>4</w:delText>
            </w:r>
            <w:r w:rsidDel="00EF347F">
              <w:rPr>
                <w:rFonts w:asciiTheme="minorHAnsi" w:eastAsiaTheme="minorEastAsia" w:hAnsiTheme="minorHAnsi" w:cstheme="minorBidi"/>
                <w:noProof/>
                <w:sz w:val="24"/>
                <w:szCs w:val="24"/>
                <w:lang w:eastAsia="ja-JP"/>
              </w:rPr>
              <w:tab/>
            </w:r>
            <w:r w:rsidDel="00EF347F">
              <w:rPr>
                <w:noProof/>
              </w:rPr>
              <w:delText>Les interfaces du système</w:delText>
            </w:r>
            <w:r w:rsidDel="00EF347F">
              <w:rPr>
                <w:noProof/>
              </w:rPr>
              <w:tab/>
              <w:delText>6</w:delText>
            </w:r>
          </w:del>
        </w:p>
        <w:p w14:paraId="56974A58" w14:textId="77777777" w:rsidR="000C492B" w:rsidDel="00EF347F" w:rsidRDefault="000C492B">
          <w:pPr>
            <w:pStyle w:val="TM2"/>
            <w:tabs>
              <w:tab w:val="left" w:pos="739"/>
              <w:tab w:val="right" w:leader="dot" w:pos="9062"/>
            </w:tabs>
            <w:rPr>
              <w:del w:id="157" w:author="Marc Florisson" w:date="2014-04-24T11:09:00Z"/>
              <w:rFonts w:asciiTheme="minorHAnsi" w:eastAsiaTheme="minorEastAsia" w:hAnsiTheme="minorHAnsi" w:cstheme="minorBidi"/>
              <w:noProof/>
              <w:sz w:val="24"/>
              <w:szCs w:val="24"/>
              <w:lang w:eastAsia="ja-JP"/>
            </w:rPr>
          </w:pPr>
          <w:del w:id="158" w:author="Marc Florisson" w:date="2014-04-24T11:09:00Z">
            <w:r w:rsidDel="00EF347F">
              <w:rPr>
                <w:noProof/>
              </w:rPr>
              <w:delText>4.1</w:delText>
            </w:r>
            <w:r w:rsidDel="00EF347F">
              <w:rPr>
                <w:rFonts w:asciiTheme="minorHAnsi" w:eastAsiaTheme="minorEastAsia" w:hAnsiTheme="minorHAnsi" w:cstheme="minorBidi"/>
                <w:noProof/>
                <w:sz w:val="24"/>
                <w:szCs w:val="24"/>
                <w:lang w:eastAsia="ja-JP"/>
              </w:rPr>
              <w:tab/>
            </w:r>
            <w:r w:rsidDel="00EF347F">
              <w:rPr>
                <w:noProof/>
              </w:rPr>
              <w:delText>Les interfaces de recherche d’itinéraire et de localités</w:delText>
            </w:r>
            <w:r w:rsidDel="00EF347F">
              <w:rPr>
                <w:noProof/>
              </w:rPr>
              <w:tab/>
              <w:delText>6</w:delText>
            </w:r>
          </w:del>
        </w:p>
        <w:p w14:paraId="050BF2EE" w14:textId="77777777" w:rsidR="000C492B" w:rsidDel="00EF347F" w:rsidRDefault="000C492B">
          <w:pPr>
            <w:pStyle w:val="TM3"/>
            <w:tabs>
              <w:tab w:val="left" w:pos="1126"/>
              <w:tab w:val="right" w:leader="dot" w:pos="9062"/>
            </w:tabs>
            <w:rPr>
              <w:del w:id="159" w:author="Marc Florisson" w:date="2014-04-24T11:09:00Z"/>
              <w:rFonts w:asciiTheme="minorHAnsi" w:eastAsiaTheme="minorEastAsia" w:hAnsiTheme="minorHAnsi" w:cstheme="minorBidi"/>
              <w:noProof/>
              <w:sz w:val="24"/>
              <w:szCs w:val="24"/>
              <w:lang w:eastAsia="ja-JP"/>
            </w:rPr>
          </w:pPr>
          <w:del w:id="160" w:author="Marc Florisson" w:date="2014-04-24T11:09:00Z">
            <w:r w:rsidDel="00EF347F">
              <w:rPr>
                <w:noProof/>
              </w:rPr>
              <w:delText>4.1.1</w:delText>
            </w:r>
            <w:r w:rsidDel="00EF347F">
              <w:rPr>
                <w:rFonts w:asciiTheme="minorHAnsi" w:eastAsiaTheme="minorEastAsia" w:hAnsiTheme="minorHAnsi" w:cstheme="minorBidi"/>
                <w:noProof/>
                <w:sz w:val="24"/>
                <w:szCs w:val="24"/>
                <w:lang w:eastAsia="ja-JP"/>
              </w:rPr>
              <w:tab/>
            </w:r>
            <w:r w:rsidDel="00EF347F">
              <w:rPr>
                <w:noProof/>
              </w:rPr>
              <w:delText>Protocole</w:delText>
            </w:r>
            <w:r w:rsidDel="00EF347F">
              <w:rPr>
                <w:noProof/>
              </w:rPr>
              <w:tab/>
              <w:delText>6</w:delText>
            </w:r>
          </w:del>
        </w:p>
        <w:p w14:paraId="36734996" w14:textId="77777777" w:rsidR="000C492B" w:rsidDel="00EF347F" w:rsidRDefault="000C492B">
          <w:pPr>
            <w:pStyle w:val="TM3"/>
            <w:tabs>
              <w:tab w:val="left" w:pos="1126"/>
              <w:tab w:val="right" w:leader="dot" w:pos="9062"/>
            </w:tabs>
            <w:rPr>
              <w:del w:id="161" w:author="Marc Florisson" w:date="2014-04-24T11:09:00Z"/>
              <w:rFonts w:asciiTheme="minorHAnsi" w:eastAsiaTheme="minorEastAsia" w:hAnsiTheme="minorHAnsi" w:cstheme="minorBidi"/>
              <w:noProof/>
              <w:sz w:val="24"/>
              <w:szCs w:val="24"/>
              <w:lang w:eastAsia="ja-JP"/>
            </w:rPr>
          </w:pPr>
          <w:del w:id="162" w:author="Marc Florisson" w:date="2014-04-24T11:09:00Z">
            <w:r w:rsidDel="00EF347F">
              <w:rPr>
                <w:noProof/>
              </w:rPr>
              <w:delText>4.1.2</w:delText>
            </w:r>
            <w:r w:rsidDel="00EF347F">
              <w:rPr>
                <w:rFonts w:asciiTheme="minorHAnsi" w:eastAsiaTheme="minorEastAsia" w:hAnsiTheme="minorHAnsi" w:cstheme="minorBidi"/>
                <w:noProof/>
                <w:sz w:val="24"/>
                <w:szCs w:val="24"/>
                <w:lang w:eastAsia="ja-JP"/>
              </w:rPr>
              <w:tab/>
            </w:r>
            <w:r w:rsidDel="00EF347F">
              <w:rPr>
                <w:noProof/>
              </w:rPr>
              <w:delText>Les services de l’interface du méta-système</w:delText>
            </w:r>
            <w:r w:rsidDel="00EF347F">
              <w:rPr>
                <w:noProof/>
              </w:rPr>
              <w:tab/>
              <w:delText>7</w:delText>
            </w:r>
          </w:del>
        </w:p>
        <w:p w14:paraId="7FDAD103" w14:textId="77777777" w:rsidR="000C492B" w:rsidDel="00EF347F" w:rsidRDefault="000C492B">
          <w:pPr>
            <w:pStyle w:val="TM3"/>
            <w:tabs>
              <w:tab w:val="left" w:pos="1126"/>
              <w:tab w:val="right" w:leader="dot" w:pos="9062"/>
            </w:tabs>
            <w:rPr>
              <w:del w:id="163" w:author="Marc Florisson" w:date="2014-04-24T11:09:00Z"/>
              <w:rFonts w:asciiTheme="minorHAnsi" w:eastAsiaTheme="minorEastAsia" w:hAnsiTheme="minorHAnsi" w:cstheme="minorBidi"/>
              <w:noProof/>
              <w:sz w:val="24"/>
              <w:szCs w:val="24"/>
              <w:lang w:eastAsia="ja-JP"/>
            </w:rPr>
          </w:pPr>
          <w:del w:id="164" w:author="Marc Florisson" w:date="2014-04-24T11:09:00Z">
            <w:r w:rsidDel="00EF347F">
              <w:rPr>
                <w:noProof/>
              </w:rPr>
              <w:delText>4.1.3</w:delText>
            </w:r>
            <w:r w:rsidDel="00EF347F">
              <w:rPr>
                <w:rFonts w:asciiTheme="minorHAnsi" w:eastAsiaTheme="minorEastAsia" w:hAnsiTheme="minorHAnsi" w:cstheme="minorBidi"/>
                <w:noProof/>
                <w:sz w:val="24"/>
                <w:szCs w:val="24"/>
                <w:lang w:eastAsia="ja-JP"/>
              </w:rPr>
              <w:tab/>
            </w:r>
            <w:r w:rsidDel="00EF347F">
              <w:rPr>
                <w:noProof/>
              </w:rPr>
              <w:delText>La définition des structures échangées par les services</w:delText>
            </w:r>
            <w:r w:rsidDel="00EF347F">
              <w:rPr>
                <w:noProof/>
              </w:rPr>
              <w:tab/>
              <w:delText>8</w:delText>
            </w:r>
          </w:del>
        </w:p>
        <w:p w14:paraId="089151E9" w14:textId="77777777" w:rsidR="000C492B" w:rsidDel="00EF347F" w:rsidRDefault="000C492B">
          <w:pPr>
            <w:pStyle w:val="TM2"/>
            <w:tabs>
              <w:tab w:val="left" w:pos="739"/>
              <w:tab w:val="right" w:leader="dot" w:pos="9062"/>
            </w:tabs>
            <w:rPr>
              <w:del w:id="165" w:author="Marc Florisson" w:date="2014-04-24T11:09:00Z"/>
              <w:rFonts w:asciiTheme="minorHAnsi" w:eastAsiaTheme="minorEastAsia" w:hAnsiTheme="minorHAnsi" w:cstheme="minorBidi"/>
              <w:noProof/>
              <w:sz w:val="24"/>
              <w:szCs w:val="24"/>
              <w:lang w:eastAsia="ja-JP"/>
            </w:rPr>
          </w:pPr>
          <w:del w:id="166" w:author="Marc Florisson" w:date="2014-04-24T11:09:00Z">
            <w:r w:rsidDel="00EF347F">
              <w:rPr>
                <w:noProof/>
              </w:rPr>
              <w:delText>4.2</w:delText>
            </w:r>
            <w:r w:rsidDel="00EF347F">
              <w:rPr>
                <w:rFonts w:asciiTheme="minorHAnsi" w:eastAsiaTheme="minorEastAsia" w:hAnsiTheme="minorHAnsi" w:cstheme="minorBidi"/>
                <w:noProof/>
                <w:sz w:val="24"/>
                <w:szCs w:val="24"/>
                <w:lang w:eastAsia="ja-JP"/>
              </w:rPr>
              <w:tab/>
            </w:r>
            <w:r w:rsidDel="00EF347F">
              <w:rPr>
                <w:noProof/>
              </w:rPr>
              <w:delText>Le modèle des méta-données</w:delText>
            </w:r>
            <w:r w:rsidDel="00EF347F">
              <w:rPr>
                <w:noProof/>
              </w:rPr>
              <w:tab/>
              <w:delText>11</w:delText>
            </w:r>
          </w:del>
        </w:p>
        <w:p w14:paraId="4A0007D3" w14:textId="77777777" w:rsidR="000C492B" w:rsidDel="00EF347F" w:rsidRDefault="000C492B">
          <w:pPr>
            <w:pStyle w:val="TM2"/>
            <w:tabs>
              <w:tab w:val="left" w:pos="739"/>
              <w:tab w:val="right" w:leader="dot" w:pos="9062"/>
            </w:tabs>
            <w:rPr>
              <w:del w:id="167" w:author="Marc Florisson" w:date="2014-04-24T11:09:00Z"/>
              <w:rFonts w:asciiTheme="minorHAnsi" w:eastAsiaTheme="minorEastAsia" w:hAnsiTheme="minorHAnsi" w:cstheme="minorBidi"/>
              <w:noProof/>
              <w:sz w:val="24"/>
              <w:szCs w:val="24"/>
              <w:lang w:eastAsia="ja-JP"/>
            </w:rPr>
          </w:pPr>
          <w:del w:id="168" w:author="Marc Florisson" w:date="2014-04-24T11:09:00Z">
            <w:r w:rsidDel="00EF347F">
              <w:rPr>
                <w:noProof/>
              </w:rPr>
              <w:delText>4.3</w:delText>
            </w:r>
            <w:r w:rsidDel="00EF347F">
              <w:rPr>
                <w:rFonts w:asciiTheme="minorHAnsi" w:eastAsiaTheme="minorEastAsia" w:hAnsiTheme="minorHAnsi" w:cstheme="minorBidi"/>
                <w:noProof/>
                <w:sz w:val="24"/>
                <w:szCs w:val="24"/>
                <w:lang w:eastAsia="ja-JP"/>
              </w:rPr>
              <w:tab/>
            </w:r>
            <w:r w:rsidDel="00EF347F">
              <w:rPr>
                <w:noProof/>
              </w:rPr>
              <w:delText>Les interfaces génériques requises sur les SIM</w:delText>
            </w:r>
            <w:r w:rsidDel="00EF347F">
              <w:rPr>
                <w:noProof/>
              </w:rPr>
              <w:tab/>
              <w:delText>14</w:delText>
            </w:r>
          </w:del>
        </w:p>
        <w:p w14:paraId="7E38FB9F" w14:textId="77777777" w:rsidR="000C492B" w:rsidDel="00EF347F" w:rsidRDefault="000C492B">
          <w:pPr>
            <w:pStyle w:val="TM2"/>
            <w:tabs>
              <w:tab w:val="left" w:pos="739"/>
              <w:tab w:val="right" w:leader="dot" w:pos="9062"/>
            </w:tabs>
            <w:rPr>
              <w:del w:id="169" w:author="Marc Florisson" w:date="2014-04-24T11:09:00Z"/>
              <w:rFonts w:asciiTheme="minorHAnsi" w:eastAsiaTheme="minorEastAsia" w:hAnsiTheme="minorHAnsi" w:cstheme="minorBidi"/>
              <w:noProof/>
              <w:sz w:val="24"/>
              <w:szCs w:val="24"/>
              <w:lang w:eastAsia="ja-JP"/>
            </w:rPr>
          </w:pPr>
          <w:del w:id="170" w:author="Marc Florisson" w:date="2014-04-24T11:09:00Z">
            <w:r w:rsidDel="00EF347F">
              <w:rPr>
                <w:noProof/>
              </w:rPr>
              <w:delText>4.4</w:delText>
            </w:r>
            <w:r w:rsidDel="00EF347F">
              <w:rPr>
                <w:rFonts w:asciiTheme="minorHAnsi" w:eastAsiaTheme="minorEastAsia" w:hAnsiTheme="minorHAnsi" w:cstheme="minorBidi"/>
                <w:noProof/>
                <w:sz w:val="24"/>
                <w:szCs w:val="24"/>
                <w:lang w:eastAsia="ja-JP"/>
              </w:rPr>
              <w:tab/>
            </w:r>
            <w:r w:rsidDel="00EF347F">
              <w:rPr>
                <w:noProof/>
              </w:rPr>
              <w:delText>Les interfaces dans l’architecture de déploiement</w:delText>
            </w:r>
            <w:r w:rsidDel="00EF347F">
              <w:rPr>
                <w:noProof/>
              </w:rPr>
              <w:tab/>
              <w:delText>18</w:delText>
            </w:r>
          </w:del>
        </w:p>
        <w:p w14:paraId="6B19F806" w14:textId="77777777" w:rsidR="000C492B" w:rsidDel="00EF347F" w:rsidRDefault="000C492B">
          <w:pPr>
            <w:pStyle w:val="TM1"/>
            <w:tabs>
              <w:tab w:val="left" w:pos="352"/>
              <w:tab w:val="right" w:leader="dot" w:pos="9062"/>
            </w:tabs>
            <w:rPr>
              <w:del w:id="171" w:author="Marc Florisson" w:date="2014-04-24T11:09:00Z"/>
              <w:rFonts w:asciiTheme="minorHAnsi" w:eastAsiaTheme="minorEastAsia" w:hAnsiTheme="minorHAnsi" w:cstheme="minorBidi"/>
              <w:noProof/>
              <w:sz w:val="24"/>
              <w:szCs w:val="24"/>
              <w:lang w:eastAsia="ja-JP"/>
            </w:rPr>
          </w:pPr>
          <w:del w:id="172" w:author="Marc Florisson" w:date="2014-04-24T11:09:00Z">
            <w:r w:rsidDel="00EF347F">
              <w:rPr>
                <w:noProof/>
                <w:lang w:eastAsia="fr-FR"/>
              </w:rPr>
              <w:delText>5</w:delText>
            </w:r>
            <w:r w:rsidDel="00EF347F">
              <w:rPr>
                <w:rFonts w:asciiTheme="minorHAnsi" w:eastAsiaTheme="minorEastAsia" w:hAnsiTheme="minorHAnsi" w:cstheme="minorBidi"/>
                <w:noProof/>
                <w:sz w:val="24"/>
                <w:szCs w:val="24"/>
                <w:lang w:eastAsia="ja-JP"/>
              </w:rPr>
              <w:tab/>
            </w:r>
            <w:r w:rsidDel="00EF347F">
              <w:rPr>
                <w:noProof/>
                <w:lang w:eastAsia="fr-FR"/>
              </w:rPr>
              <w:delText>Les spécifications techniques générales des systèmes de la solution</w:delText>
            </w:r>
            <w:r w:rsidDel="00EF347F">
              <w:rPr>
                <w:noProof/>
              </w:rPr>
              <w:tab/>
              <w:delText>19</w:delText>
            </w:r>
          </w:del>
        </w:p>
        <w:p w14:paraId="5E4CE25B" w14:textId="77777777" w:rsidR="000C492B" w:rsidDel="00EF347F" w:rsidRDefault="000C492B">
          <w:pPr>
            <w:pStyle w:val="TM2"/>
            <w:tabs>
              <w:tab w:val="left" w:pos="739"/>
              <w:tab w:val="right" w:leader="dot" w:pos="9062"/>
            </w:tabs>
            <w:rPr>
              <w:del w:id="173" w:author="Marc Florisson" w:date="2014-04-24T11:09:00Z"/>
              <w:rFonts w:asciiTheme="minorHAnsi" w:eastAsiaTheme="minorEastAsia" w:hAnsiTheme="minorHAnsi" w:cstheme="minorBidi"/>
              <w:noProof/>
              <w:sz w:val="24"/>
              <w:szCs w:val="24"/>
              <w:lang w:eastAsia="ja-JP"/>
            </w:rPr>
          </w:pPr>
          <w:del w:id="174" w:author="Marc Florisson" w:date="2014-04-24T11:09:00Z">
            <w:r w:rsidDel="00EF347F">
              <w:rPr>
                <w:noProof/>
              </w:rPr>
              <w:delText>5.1</w:delText>
            </w:r>
            <w:r w:rsidDel="00EF347F">
              <w:rPr>
                <w:rFonts w:asciiTheme="minorHAnsi" w:eastAsiaTheme="minorEastAsia" w:hAnsiTheme="minorHAnsi" w:cstheme="minorBidi"/>
                <w:noProof/>
                <w:sz w:val="24"/>
                <w:szCs w:val="24"/>
                <w:lang w:eastAsia="ja-JP"/>
              </w:rPr>
              <w:tab/>
            </w:r>
            <w:r w:rsidDel="00EF347F">
              <w:rPr>
                <w:noProof/>
              </w:rPr>
              <w:delText>Définition du graphe de SIM</w:delText>
            </w:r>
            <w:r w:rsidDel="00EF347F">
              <w:rPr>
                <w:noProof/>
              </w:rPr>
              <w:tab/>
              <w:delText>19</w:delText>
            </w:r>
          </w:del>
        </w:p>
        <w:p w14:paraId="4694B7B7" w14:textId="77777777" w:rsidR="000C492B" w:rsidDel="00EF347F" w:rsidRDefault="000C492B">
          <w:pPr>
            <w:pStyle w:val="TM2"/>
            <w:tabs>
              <w:tab w:val="left" w:pos="739"/>
              <w:tab w:val="right" w:leader="dot" w:pos="9062"/>
            </w:tabs>
            <w:rPr>
              <w:del w:id="175" w:author="Marc Florisson" w:date="2014-04-24T11:09:00Z"/>
              <w:rFonts w:asciiTheme="minorHAnsi" w:eastAsiaTheme="minorEastAsia" w:hAnsiTheme="minorHAnsi" w:cstheme="minorBidi"/>
              <w:noProof/>
              <w:sz w:val="24"/>
              <w:szCs w:val="24"/>
              <w:lang w:eastAsia="ja-JP"/>
            </w:rPr>
          </w:pPr>
          <w:del w:id="176" w:author="Marc Florisson" w:date="2014-04-24T11:09:00Z">
            <w:r w:rsidDel="00EF347F">
              <w:rPr>
                <w:noProof/>
              </w:rPr>
              <w:delText>5.2</w:delText>
            </w:r>
            <w:r w:rsidDel="00EF347F">
              <w:rPr>
                <w:rFonts w:asciiTheme="minorHAnsi" w:eastAsiaTheme="minorEastAsia" w:hAnsiTheme="minorHAnsi" w:cstheme="minorBidi"/>
                <w:noProof/>
                <w:sz w:val="24"/>
                <w:szCs w:val="24"/>
                <w:lang w:eastAsia="ja-JP"/>
              </w:rPr>
              <w:tab/>
            </w:r>
            <w:r w:rsidDel="00EF347F">
              <w:rPr>
                <w:noProof/>
              </w:rPr>
              <w:delText>Définition de l’itinéraire partiel</w:delText>
            </w:r>
            <w:r w:rsidDel="00EF347F">
              <w:rPr>
                <w:noProof/>
              </w:rPr>
              <w:tab/>
              <w:delText>20</w:delText>
            </w:r>
          </w:del>
        </w:p>
        <w:p w14:paraId="5258CE95" w14:textId="77777777" w:rsidR="000C492B" w:rsidDel="00EF347F" w:rsidRDefault="000C492B">
          <w:pPr>
            <w:pStyle w:val="TM2"/>
            <w:tabs>
              <w:tab w:val="left" w:pos="739"/>
              <w:tab w:val="right" w:leader="dot" w:pos="9062"/>
            </w:tabs>
            <w:rPr>
              <w:del w:id="177" w:author="Marc Florisson" w:date="2014-04-24T11:09:00Z"/>
              <w:rFonts w:asciiTheme="minorHAnsi" w:eastAsiaTheme="minorEastAsia" w:hAnsiTheme="minorHAnsi" w:cstheme="minorBidi"/>
              <w:noProof/>
              <w:sz w:val="24"/>
              <w:szCs w:val="24"/>
              <w:lang w:eastAsia="ja-JP"/>
            </w:rPr>
          </w:pPr>
          <w:del w:id="178" w:author="Marc Florisson" w:date="2014-04-24T11:09:00Z">
            <w:r w:rsidDel="00EF347F">
              <w:rPr>
                <w:noProof/>
              </w:rPr>
              <w:delText>5.3</w:delText>
            </w:r>
            <w:r w:rsidDel="00EF347F">
              <w:rPr>
                <w:rFonts w:asciiTheme="minorHAnsi" w:eastAsiaTheme="minorEastAsia" w:hAnsiTheme="minorHAnsi" w:cstheme="minorBidi"/>
                <w:noProof/>
                <w:sz w:val="24"/>
                <w:szCs w:val="24"/>
                <w:lang w:eastAsia="ja-JP"/>
              </w:rPr>
              <w:tab/>
            </w:r>
            <w:r w:rsidDel="00EF347F">
              <w:rPr>
                <w:noProof/>
              </w:rPr>
              <w:delText>Notations</w:delText>
            </w:r>
            <w:r w:rsidDel="00EF347F">
              <w:rPr>
                <w:noProof/>
              </w:rPr>
              <w:tab/>
              <w:delText>20</w:delText>
            </w:r>
          </w:del>
        </w:p>
        <w:p w14:paraId="33FA0192" w14:textId="77777777" w:rsidR="000C492B" w:rsidDel="00EF347F" w:rsidRDefault="000C492B">
          <w:pPr>
            <w:pStyle w:val="TM2"/>
            <w:tabs>
              <w:tab w:val="left" w:pos="739"/>
              <w:tab w:val="right" w:leader="dot" w:pos="9062"/>
            </w:tabs>
            <w:rPr>
              <w:del w:id="179" w:author="Marc Florisson" w:date="2014-04-24T11:09:00Z"/>
              <w:rFonts w:asciiTheme="minorHAnsi" w:eastAsiaTheme="minorEastAsia" w:hAnsiTheme="minorHAnsi" w:cstheme="minorBidi"/>
              <w:noProof/>
              <w:sz w:val="24"/>
              <w:szCs w:val="24"/>
              <w:lang w:eastAsia="ja-JP"/>
            </w:rPr>
          </w:pPr>
          <w:del w:id="180" w:author="Marc Florisson" w:date="2014-04-24T11:09:00Z">
            <w:r w:rsidDel="00EF347F">
              <w:rPr>
                <w:noProof/>
              </w:rPr>
              <w:delText>5.4</w:delText>
            </w:r>
            <w:r w:rsidDel="00EF347F">
              <w:rPr>
                <w:rFonts w:asciiTheme="minorHAnsi" w:eastAsiaTheme="minorEastAsia" w:hAnsiTheme="minorHAnsi" w:cstheme="minorBidi"/>
                <w:noProof/>
                <w:sz w:val="24"/>
                <w:szCs w:val="24"/>
                <w:lang w:eastAsia="ja-JP"/>
              </w:rPr>
              <w:tab/>
            </w:r>
            <w:r w:rsidDel="00EF347F">
              <w:rPr>
                <w:noProof/>
              </w:rPr>
              <w:delText>Le système Aiguilleur</w:delText>
            </w:r>
            <w:r w:rsidDel="00EF347F">
              <w:rPr>
                <w:noProof/>
              </w:rPr>
              <w:tab/>
              <w:delText>21</w:delText>
            </w:r>
          </w:del>
        </w:p>
        <w:p w14:paraId="191B16E8" w14:textId="77777777" w:rsidR="000C492B" w:rsidDel="00EF347F" w:rsidRDefault="000C492B">
          <w:pPr>
            <w:pStyle w:val="TM3"/>
            <w:tabs>
              <w:tab w:val="left" w:pos="1126"/>
              <w:tab w:val="right" w:leader="dot" w:pos="9062"/>
            </w:tabs>
            <w:rPr>
              <w:del w:id="181" w:author="Marc Florisson" w:date="2014-04-24T11:09:00Z"/>
              <w:rFonts w:asciiTheme="minorHAnsi" w:eastAsiaTheme="minorEastAsia" w:hAnsiTheme="minorHAnsi" w:cstheme="minorBidi"/>
              <w:noProof/>
              <w:sz w:val="24"/>
              <w:szCs w:val="24"/>
              <w:lang w:eastAsia="ja-JP"/>
            </w:rPr>
          </w:pPr>
          <w:del w:id="182" w:author="Marc Florisson" w:date="2014-04-24T11:09:00Z">
            <w:r w:rsidDel="00EF347F">
              <w:rPr>
                <w:noProof/>
              </w:rPr>
              <w:delText>5.4.1</w:delText>
            </w:r>
            <w:r w:rsidDel="00EF347F">
              <w:rPr>
                <w:rFonts w:asciiTheme="minorHAnsi" w:eastAsiaTheme="minorEastAsia" w:hAnsiTheme="minorHAnsi" w:cstheme="minorBidi"/>
                <w:noProof/>
                <w:sz w:val="24"/>
                <w:szCs w:val="24"/>
                <w:lang w:eastAsia="ja-JP"/>
              </w:rPr>
              <w:tab/>
            </w:r>
            <w:r w:rsidDel="00EF347F">
              <w:rPr>
                <w:noProof/>
              </w:rPr>
              <w:delText>Introduction</w:delText>
            </w:r>
            <w:r w:rsidDel="00EF347F">
              <w:rPr>
                <w:noProof/>
              </w:rPr>
              <w:tab/>
              <w:delText>21</w:delText>
            </w:r>
          </w:del>
        </w:p>
        <w:p w14:paraId="3F4A8617" w14:textId="77777777" w:rsidR="000C492B" w:rsidDel="00EF347F" w:rsidRDefault="000C492B">
          <w:pPr>
            <w:pStyle w:val="TM3"/>
            <w:tabs>
              <w:tab w:val="left" w:pos="1126"/>
              <w:tab w:val="right" w:leader="dot" w:pos="9062"/>
            </w:tabs>
            <w:rPr>
              <w:del w:id="183" w:author="Marc Florisson" w:date="2014-04-24T11:09:00Z"/>
              <w:rFonts w:asciiTheme="minorHAnsi" w:eastAsiaTheme="minorEastAsia" w:hAnsiTheme="minorHAnsi" w:cstheme="minorBidi"/>
              <w:noProof/>
              <w:sz w:val="24"/>
              <w:szCs w:val="24"/>
              <w:lang w:eastAsia="ja-JP"/>
            </w:rPr>
          </w:pPr>
          <w:del w:id="184" w:author="Marc Florisson" w:date="2014-04-24T11:09:00Z">
            <w:r w:rsidDel="00EF347F">
              <w:rPr>
                <w:noProof/>
              </w:rPr>
              <w:delText>5.4.2</w:delText>
            </w:r>
            <w:r w:rsidDel="00EF347F">
              <w:rPr>
                <w:rFonts w:asciiTheme="minorHAnsi" w:eastAsiaTheme="minorEastAsia" w:hAnsiTheme="minorHAnsi" w:cstheme="minorBidi"/>
                <w:noProof/>
                <w:sz w:val="24"/>
                <w:szCs w:val="24"/>
                <w:lang w:eastAsia="ja-JP"/>
              </w:rPr>
              <w:tab/>
            </w:r>
            <w:r w:rsidDel="00EF347F">
              <w:rPr>
                <w:noProof/>
              </w:rPr>
              <w:delText>Spécification des principales fonctions</w:delText>
            </w:r>
            <w:r w:rsidDel="00EF347F">
              <w:rPr>
                <w:noProof/>
              </w:rPr>
              <w:tab/>
              <w:delText>21</w:delText>
            </w:r>
          </w:del>
        </w:p>
        <w:p w14:paraId="290708F5" w14:textId="77777777" w:rsidR="000C492B" w:rsidDel="00EF347F" w:rsidRDefault="000C492B">
          <w:pPr>
            <w:pStyle w:val="TM3"/>
            <w:tabs>
              <w:tab w:val="left" w:pos="1126"/>
              <w:tab w:val="right" w:leader="dot" w:pos="9062"/>
            </w:tabs>
            <w:rPr>
              <w:del w:id="185" w:author="Marc Florisson" w:date="2014-04-24T11:09:00Z"/>
              <w:rFonts w:asciiTheme="minorHAnsi" w:eastAsiaTheme="minorEastAsia" w:hAnsiTheme="minorHAnsi" w:cstheme="minorBidi"/>
              <w:noProof/>
              <w:sz w:val="24"/>
              <w:szCs w:val="24"/>
              <w:lang w:eastAsia="ja-JP"/>
            </w:rPr>
          </w:pPr>
          <w:del w:id="186" w:author="Marc Florisson" w:date="2014-04-24T11:09:00Z">
            <w:r w:rsidDel="00EF347F">
              <w:rPr>
                <w:noProof/>
              </w:rPr>
              <w:delText>5.4.3</w:delText>
            </w:r>
            <w:r w:rsidDel="00EF347F">
              <w:rPr>
                <w:rFonts w:asciiTheme="minorHAnsi" w:eastAsiaTheme="minorEastAsia" w:hAnsiTheme="minorHAnsi" w:cstheme="minorBidi"/>
                <w:noProof/>
                <w:sz w:val="24"/>
                <w:szCs w:val="24"/>
                <w:lang w:eastAsia="ja-JP"/>
              </w:rPr>
              <w:tab/>
            </w:r>
            <w:r w:rsidDel="00EF347F">
              <w:rPr>
                <w:noProof/>
              </w:rPr>
              <w:delText>Phases de développement à venir</w:delText>
            </w:r>
            <w:r w:rsidDel="00EF347F">
              <w:rPr>
                <w:noProof/>
              </w:rPr>
              <w:tab/>
              <w:delText>31</w:delText>
            </w:r>
          </w:del>
        </w:p>
        <w:p w14:paraId="0DEF685D" w14:textId="77777777" w:rsidR="000C492B" w:rsidDel="00EF347F" w:rsidRDefault="000C492B">
          <w:pPr>
            <w:pStyle w:val="TM2"/>
            <w:tabs>
              <w:tab w:val="left" w:pos="739"/>
              <w:tab w:val="right" w:leader="dot" w:pos="9062"/>
            </w:tabs>
            <w:rPr>
              <w:del w:id="187" w:author="Marc Florisson" w:date="2014-04-24T11:09:00Z"/>
              <w:rFonts w:asciiTheme="minorHAnsi" w:eastAsiaTheme="minorEastAsia" w:hAnsiTheme="minorHAnsi" w:cstheme="minorBidi"/>
              <w:noProof/>
              <w:sz w:val="24"/>
              <w:szCs w:val="24"/>
              <w:lang w:eastAsia="ja-JP"/>
            </w:rPr>
          </w:pPr>
          <w:del w:id="188" w:author="Marc Florisson" w:date="2014-04-24T11:09:00Z">
            <w:r w:rsidDel="00EF347F">
              <w:rPr>
                <w:noProof/>
              </w:rPr>
              <w:delText>5.5</w:delText>
            </w:r>
            <w:r w:rsidDel="00EF347F">
              <w:rPr>
                <w:rFonts w:asciiTheme="minorHAnsi" w:eastAsiaTheme="minorEastAsia" w:hAnsiTheme="minorHAnsi" w:cstheme="minorBidi"/>
                <w:noProof/>
                <w:sz w:val="24"/>
                <w:szCs w:val="24"/>
                <w:lang w:eastAsia="ja-JP"/>
              </w:rPr>
              <w:tab/>
            </w:r>
            <w:r w:rsidDel="00EF347F">
              <w:rPr>
                <w:noProof/>
              </w:rPr>
              <w:delText>Architecture du système d’administration</w:delText>
            </w:r>
            <w:r w:rsidDel="00EF347F">
              <w:rPr>
                <w:noProof/>
              </w:rPr>
              <w:tab/>
              <w:delText>31</w:delText>
            </w:r>
          </w:del>
        </w:p>
        <w:p w14:paraId="34836498" w14:textId="77777777" w:rsidR="000C492B" w:rsidDel="00EF347F" w:rsidRDefault="000C492B">
          <w:pPr>
            <w:pStyle w:val="TM3"/>
            <w:tabs>
              <w:tab w:val="left" w:pos="1126"/>
              <w:tab w:val="right" w:leader="dot" w:pos="9062"/>
            </w:tabs>
            <w:rPr>
              <w:del w:id="189" w:author="Marc Florisson" w:date="2014-04-24T11:09:00Z"/>
              <w:rFonts w:asciiTheme="minorHAnsi" w:eastAsiaTheme="minorEastAsia" w:hAnsiTheme="minorHAnsi" w:cstheme="minorBidi"/>
              <w:noProof/>
              <w:sz w:val="24"/>
              <w:szCs w:val="24"/>
              <w:lang w:eastAsia="ja-JP"/>
            </w:rPr>
          </w:pPr>
          <w:del w:id="190" w:author="Marc Florisson" w:date="2014-04-24T11:09:00Z">
            <w:r w:rsidDel="00EF347F">
              <w:rPr>
                <w:noProof/>
              </w:rPr>
              <w:delText>5.5.1</w:delText>
            </w:r>
            <w:r w:rsidDel="00EF347F">
              <w:rPr>
                <w:rFonts w:asciiTheme="minorHAnsi" w:eastAsiaTheme="minorEastAsia" w:hAnsiTheme="minorHAnsi" w:cstheme="minorBidi"/>
                <w:noProof/>
                <w:sz w:val="24"/>
                <w:szCs w:val="24"/>
                <w:lang w:eastAsia="ja-JP"/>
              </w:rPr>
              <w:tab/>
            </w:r>
            <w:r w:rsidDel="00EF347F">
              <w:rPr>
                <w:noProof/>
              </w:rPr>
              <w:delText>Spécification des principales fonctions</w:delText>
            </w:r>
            <w:r w:rsidDel="00EF347F">
              <w:rPr>
                <w:noProof/>
              </w:rPr>
              <w:tab/>
              <w:delText>32</w:delText>
            </w:r>
          </w:del>
        </w:p>
        <w:p w14:paraId="2FB6E686" w14:textId="77777777" w:rsidR="000C492B" w:rsidDel="00EF347F" w:rsidRDefault="000C492B">
          <w:pPr>
            <w:pStyle w:val="TM3"/>
            <w:tabs>
              <w:tab w:val="left" w:pos="1126"/>
              <w:tab w:val="right" w:leader="dot" w:pos="9062"/>
            </w:tabs>
            <w:rPr>
              <w:del w:id="191" w:author="Marc Florisson" w:date="2014-04-24T11:09:00Z"/>
              <w:rFonts w:asciiTheme="minorHAnsi" w:eastAsiaTheme="minorEastAsia" w:hAnsiTheme="minorHAnsi" w:cstheme="minorBidi"/>
              <w:noProof/>
              <w:sz w:val="24"/>
              <w:szCs w:val="24"/>
              <w:lang w:eastAsia="ja-JP"/>
            </w:rPr>
          </w:pPr>
          <w:del w:id="192" w:author="Marc Florisson" w:date="2014-04-24T11:09:00Z">
            <w:r w:rsidDel="00EF347F">
              <w:rPr>
                <w:noProof/>
              </w:rPr>
              <w:delText>5.5.2</w:delText>
            </w:r>
            <w:r w:rsidDel="00EF347F">
              <w:rPr>
                <w:rFonts w:asciiTheme="minorHAnsi" w:eastAsiaTheme="minorEastAsia" w:hAnsiTheme="minorHAnsi" w:cstheme="minorBidi"/>
                <w:noProof/>
                <w:sz w:val="24"/>
                <w:szCs w:val="24"/>
                <w:lang w:eastAsia="ja-JP"/>
              </w:rPr>
              <w:tab/>
            </w:r>
            <w:r w:rsidDel="00EF347F">
              <w:rPr>
                <w:noProof/>
              </w:rPr>
              <w:delText>Phases de développement à venir</w:delText>
            </w:r>
            <w:r w:rsidDel="00EF347F">
              <w:rPr>
                <w:noProof/>
              </w:rPr>
              <w:tab/>
              <w:delText>33</w:delText>
            </w:r>
          </w:del>
        </w:p>
        <w:p w14:paraId="16B66B37" w14:textId="77777777" w:rsidR="000C492B" w:rsidDel="00EF347F" w:rsidRDefault="000C492B">
          <w:pPr>
            <w:pStyle w:val="TM2"/>
            <w:tabs>
              <w:tab w:val="left" w:pos="739"/>
              <w:tab w:val="right" w:leader="dot" w:pos="9062"/>
            </w:tabs>
            <w:rPr>
              <w:del w:id="193" w:author="Marc Florisson" w:date="2014-04-24T11:09:00Z"/>
              <w:rFonts w:asciiTheme="minorHAnsi" w:eastAsiaTheme="minorEastAsia" w:hAnsiTheme="minorHAnsi" w:cstheme="minorBidi"/>
              <w:noProof/>
              <w:sz w:val="24"/>
              <w:szCs w:val="24"/>
              <w:lang w:eastAsia="ja-JP"/>
            </w:rPr>
          </w:pPr>
          <w:del w:id="194" w:author="Marc Florisson" w:date="2014-04-24T11:09:00Z">
            <w:r w:rsidDel="00EF347F">
              <w:rPr>
                <w:noProof/>
              </w:rPr>
              <w:delText>5.6</w:delText>
            </w:r>
            <w:r w:rsidDel="00EF347F">
              <w:rPr>
                <w:rFonts w:asciiTheme="minorHAnsi" w:eastAsiaTheme="minorEastAsia" w:hAnsiTheme="minorHAnsi" w:cstheme="minorBidi"/>
                <w:noProof/>
                <w:sz w:val="24"/>
                <w:szCs w:val="24"/>
                <w:lang w:eastAsia="ja-JP"/>
              </w:rPr>
              <w:tab/>
            </w:r>
            <w:r w:rsidDel="00EF347F">
              <w:rPr>
                <w:noProof/>
              </w:rPr>
              <w:delText>Architecture du site WEB de démonstration</w:delText>
            </w:r>
            <w:r w:rsidDel="00EF347F">
              <w:rPr>
                <w:noProof/>
              </w:rPr>
              <w:tab/>
              <w:delText>33</w:delText>
            </w:r>
          </w:del>
        </w:p>
        <w:p w14:paraId="6F3BC9DC" w14:textId="77777777" w:rsidR="000C492B" w:rsidDel="00EF347F" w:rsidRDefault="000C492B">
          <w:pPr>
            <w:pStyle w:val="TM3"/>
            <w:tabs>
              <w:tab w:val="left" w:pos="1126"/>
              <w:tab w:val="right" w:leader="dot" w:pos="9062"/>
            </w:tabs>
            <w:rPr>
              <w:del w:id="195" w:author="Marc Florisson" w:date="2014-04-24T11:09:00Z"/>
              <w:rFonts w:asciiTheme="minorHAnsi" w:eastAsiaTheme="minorEastAsia" w:hAnsiTheme="minorHAnsi" w:cstheme="minorBidi"/>
              <w:noProof/>
              <w:sz w:val="24"/>
              <w:szCs w:val="24"/>
              <w:lang w:eastAsia="ja-JP"/>
            </w:rPr>
          </w:pPr>
          <w:del w:id="196" w:author="Marc Florisson" w:date="2014-04-24T11:09:00Z">
            <w:r w:rsidDel="00EF347F">
              <w:rPr>
                <w:noProof/>
              </w:rPr>
              <w:delText>5.6.1</w:delText>
            </w:r>
            <w:r w:rsidDel="00EF347F">
              <w:rPr>
                <w:rFonts w:asciiTheme="minorHAnsi" w:eastAsiaTheme="minorEastAsia" w:hAnsiTheme="minorHAnsi" w:cstheme="minorBidi"/>
                <w:noProof/>
                <w:sz w:val="24"/>
                <w:szCs w:val="24"/>
                <w:lang w:eastAsia="ja-JP"/>
              </w:rPr>
              <w:tab/>
            </w:r>
            <w:r w:rsidDel="00EF347F">
              <w:rPr>
                <w:noProof/>
              </w:rPr>
              <w:delText>Le formulaire de requête</w:delText>
            </w:r>
            <w:r w:rsidDel="00EF347F">
              <w:rPr>
                <w:noProof/>
              </w:rPr>
              <w:tab/>
              <w:delText>33</w:delText>
            </w:r>
          </w:del>
        </w:p>
        <w:p w14:paraId="63BBF58E" w14:textId="77777777" w:rsidR="000C492B" w:rsidDel="00EF347F" w:rsidRDefault="000C492B">
          <w:pPr>
            <w:pStyle w:val="TM3"/>
            <w:tabs>
              <w:tab w:val="left" w:pos="1126"/>
              <w:tab w:val="right" w:leader="dot" w:pos="9062"/>
            </w:tabs>
            <w:rPr>
              <w:del w:id="197" w:author="Marc Florisson" w:date="2014-04-24T11:09:00Z"/>
              <w:rFonts w:asciiTheme="minorHAnsi" w:eastAsiaTheme="minorEastAsia" w:hAnsiTheme="minorHAnsi" w:cstheme="minorBidi"/>
              <w:noProof/>
              <w:sz w:val="24"/>
              <w:szCs w:val="24"/>
              <w:lang w:eastAsia="ja-JP"/>
            </w:rPr>
          </w:pPr>
          <w:del w:id="198" w:author="Marc Florisson" w:date="2014-04-24T11:09:00Z">
            <w:r w:rsidDel="00EF347F">
              <w:rPr>
                <w:noProof/>
              </w:rPr>
              <w:delText>5.6.2</w:delText>
            </w:r>
            <w:r w:rsidDel="00EF347F">
              <w:rPr>
                <w:rFonts w:asciiTheme="minorHAnsi" w:eastAsiaTheme="minorEastAsia" w:hAnsiTheme="minorHAnsi" w:cstheme="minorBidi"/>
                <w:noProof/>
                <w:sz w:val="24"/>
                <w:szCs w:val="24"/>
                <w:lang w:eastAsia="ja-JP"/>
              </w:rPr>
              <w:tab/>
            </w:r>
            <w:r w:rsidDel="00EF347F">
              <w:rPr>
                <w:noProof/>
              </w:rPr>
              <w:delText>L’affichage des résultats de la recherche</w:delText>
            </w:r>
            <w:r w:rsidDel="00EF347F">
              <w:rPr>
                <w:noProof/>
              </w:rPr>
              <w:tab/>
              <w:delText>33</w:delText>
            </w:r>
          </w:del>
        </w:p>
        <w:p w14:paraId="3CC83382" w14:textId="77777777" w:rsidR="000C492B" w:rsidDel="00EF347F" w:rsidRDefault="000C492B">
          <w:pPr>
            <w:pStyle w:val="TM3"/>
            <w:tabs>
              <w:tab w:val="left" w:pos="1126"/>
              <w:tab w:val="right" w:leader="dot" w:pos="9062"/>
            </w:tabs>
            <w:rPr>
              <w:del w:id="199" w:author="Marc Florisson" w:date="2014-04-24T11:09:00Z"/>
              <w:rFonts w:asciiTheme="minorHAnsi" w:eastAsiaTheme="minorEastAsia" w:hAnsiTheme="minorHAnsi" w:cstheme="minorBidi"/>
              <w:noProof/>
              <w:sz w:val="24"/>
              <w:szCs w:val="24"/>
              <w:lang w:eastAsia="ja-JP"/>
            </w:rPr>
          </w:pPr>
          <w:del w:id="200" w:author="Marc Florisson" w:date="2014-04-24T11:09:00Z">
            <w:r w:rsidDel="00EF347F">
              <w:rPr>
                <w:noProof/>
              </w:rPr>
              <w:delText>5.6.3</w:delText>
            </w:r>
            <w:r w:rsidDel="00EF347F">
              <w:rPr>
                <w:rFonts w:asciiTheme="minorHAnsi" w:eastAsiaTheme="minorEastAsia" w:hAnsiTheme="minorHAnsi" w:cstheme="minorBidi"/>
                <w:noProof/>
                <w:sz w:val="24"/>
                <w:szCs w:val="24"/>
                <w:lang w:eastAsia="ja-JP"/>
              </w:rPr>
              <w:tab/>
            </w:r>
            <w:r w:rsidDel="00EF347F">
              <w:rPr>
                <w:noProof/>
              </w:rPr>
              <w:delText>Technologie d’implémentation</w:delText>
            </w:r>
            <w:r w:rsidDel="00EF347F">
              <w:rPr>
                <w:noProof/>
              </w:rPr>
              <w:tab/>
              <w:delText>34</w:delText>
            </w:r>
          </w:del>
        </w:p>
        <w:p w14:paraId="676CE3C8" w14:textId="77777777" w:rsidR="000C492B" w:rsidDel="00EF347F" w:rsidRDefault="000C492B">
          <w:pPr>
            <w:pStyle w:val="TM3"/>
            <w:tabs>
              <w:tab w:val="left" w:pos="1126"/>
              <w:tab w:val="right" w:leader="dot" w:pos="9062"/>
            </w:tabs>
            <w:rPr>
              <w:del w:id="201" w:author="Marc Florisson" w:date="2014-04-24T11:09:00Z"/>
              <w:rFonts w:asciiTheme="minorHAnsi" w:eastAsiaTheme="minorEastAsia" w:hAnsiTheme="minorHAnsi" w:cstheme="minorBidi"/>
              <w:noProof/>
              <w:sz w:val="24"/>
              <w:szCs w:val="24"/>
              <w:lang w:eastAsia="ja-JP"/>
            </w:rPr>
          </w:pPr>
          <w:del w:id="202" w:author="Marc Florisson" w:date="2014-04-24T11:09:00Z">
            <w:r w:rsidDel="00EF347F">
              <w:rPr>
                <w:noProof/>
              </w:rPr>
              <w:delText>5.6.4</w:delText>
            </w:r>
            <w:r w:rsidDel="00EF347F">
              <w:rPr>
                <w:rFonts w:asciiTheme="minorHAnsi" w:eastAsiaTheme="minorEastAsia" w:hAnsiTheme="minorHAnsi" w:cstheme="minorBidi"/>
                <w:noProof/>
                <w:sz w:val="24"/>
                <w:szCs w:val="24"/>
                <w:lang w:eastAsia="ja-JP"/>
              </w:rPr>
              <w:tab/>
            </w:r>
            <w:r w:rsidDel="00EF347F">
              <w:rPr>
                <w:noProof/>
              </w:rPr>
              <w:delText>Phases de développement à venir</w:delText>
            </w:r>
            <w:r w:rsidDel="00EF347F">
              <w:rPr>
                <w:noProof/>
              </w:rPr>
              <w:tab/>
              <w:delText>34</w:delText>
            </w:r>
          </w:del>
        </w:p>
        <w:p w14:paraId="576B5C87" w14:textId="77777777" w:rsidR="000C492B" w:rsidDel="00EF347F" w:rsidRDefault="000C492B">
          <w:pPr>
            <w:pStyle w:val="TM1"/>
            <w:tabs>
              <w:tab w:val="left" w:pos="352"/>
              <w:tab w:val="right" w:leader="dot" w:pos="9062"/>
            </w:tabs>
            <w:rPr>
              <w:del w:id="203" w:author="Marc Florisson" w:date="2014-04-24T11:09:00Z"/>
              <w:rFonts w:asciiTheme="minorHAnsi" w:eastAsiaTheme="minorEastAsia" w:hAnsiTheme="minorHAnsi" w:cstheme="minorBidi"/>
              <w:noProof/>
              <w:sz w:val="24"/>
              <w:szCs w:val="24"/>
              <w:lang w:eastAsia="ja-JP"/>
            </w:rPr>
          </w:pPr>
          <w:del w:id="204" w:author="Marc Florisson" w:date="2014-04-24T11:09:00Z">
            <w:r w:rsidDel="00EF347F">
              <w:rPr>
                <w:noProof/>
              </w:rPr>
              <w:delText>6</w:delText>
            </w:r>
            <w:r w:rsidDel="00EF347F">
              <w:rPr>
                <w:rFonts w:asciiTheme="minorHAnsi" w:eastAsiaTheme="minorEastAsia" w:hAnsiTheme="minorHAnsi" w:cstheme="minorBidi"/>
                <w:noProof/>
                <w:sz w:val="24"/>
                <w:szCs w:val="24"/>
                <w:lang w:eastAsia="ja-JP"/>
              </w:rPr>
              <w:tab/>
            </w:r>
            <w:r w:rsidDel="00EF347F">
              <w:rPr>
                <w:noProof/>
              </w:rPr>
              <w:delText>Conclusion</w:delText>
            </w:r>
            <w:r w:rsidDel="00EF347F">
              <w:rPr>
                <w:noProof/>
              </w:rPr>
              <w:tab/>
              <w:delText>35</w:delText>
            </w:r>
          </w:del>
        </w:p>
        <w:p w14:paraId="6FE26046" w14:textId="77777777" w:rsidR="008C4A82" w:rsidDel="000C492B" w:rsidRDefault="008C4A82">
          <w:pPr>
            <w:pStyle w:val="TM1"/>
            <w:tabs>
              <w:tab w:val="left" w:pos="352"/>
              <w:tab w:val="right" w:leader="dot" w:pos="9062"/>
            </w:tabs>
            <w:rPr>
              <w:del w:id="205" w:author="Marc Florisson" w:date="2014-02-25T16:40:00Z"/>
              <w:rFonts w:asciiTheme="minorHAnsi" w:eastAsiaTheme="minorEastAsia" w:hAnsiTheme="minorHAnsi" w:cstheme="minorBidi"/>
              <w:noProof/>
              <w:sz w:val="24"/>
              <w:szCs w:val="24"/>
              <w:lang w:eastAsia="ja-JP"/>
            </w:rPr>
          </w:pPr>
          <w:del w:id="206" w:author="Marc Florisson" w:date="2014-02-25T16:40:00Z">
            <w:r w:rsidDel="000C492B">
              <w:rPr>
                <w:noProof/>
              </w:rPr>
              <w:delText>1</w:delText>
            </w:r>
            <w:r w:rsidDel="000C492B">
              <w:rPr>
                <w:rFonts w:asciiTheme="minorHAnsi" w:eastAsiaTheme="minorEastAsia" w:hAnsiTheme="minorHAnsi" w:cstheme="minorBidi"/>
                <w:noProof/>
                <w:sz w:val="24"/>
                <w:szCs w:val="24"/>
                <w:lang w:eastAsia="ja-JP"/>
              </w:rPr>
              <w:tab/>
            </w:r>
            <w:r w:rsidDel="000C492B">
              <w:rPr>
                <w:noProof/>
              </w:rPr>
              <w:delText>Historique des modifications</w:delText>
            </w:r>
            <w:r w:rsidDel="000C492B">
              <w:rPr>
                <w:noProof/>
              </w:rPr>
              <w:tab/>
              <w:delText>3</w:delText>
            </w:r>
          </w:del>
        </w:p>
        <w:p w14:paraId="5A944115" w14:textId="77777777" w:rsidR="008C4A82" w:rsidDel="000C492B" w:rsidRDefault="008C4A82">
          <w:pPr>
            <w:pStyle w:val="TM1"/>
            <w:tabs>
              <w:tab w:val="left" w:pos="352"/>
              <w:tab w:val="right" w:leader="dot" w:pos="9062"/>
            </w:tabs>
            <w:rPr>
              <w:del w:id="207" w:author="Marc Florisson" w:date="2014-02-25T16:40:00Z"/>
              <w:rFonts w:asciiTheme="minorHAnsi" w:eastAsiaTheme="minorEastAsia" w:hAnsiTheme="minorHAnsi" w:cstheme="minorBidi"/>
              <w:noProof/>
              <w:sz w:val="24"/>
              <w:szCs w:val="24"/>
              <w:lang w:eastAsia="ja-JP"/>
            </w:rPr>
          </w:pPr>
          <w:del w:id="208" w:author="Marc Florisson" w:date="2014-02-25T16:40:00Z">
            <w:r w:rsidDel="000C492B">
              <w:rPr>
                <w:noProof/>
              </w:rPr>
              <w:delText>2</w:delText>
            </w:r>
            <w:r w:rsidDel="000C492B">
              <w:rPr>
                <w:rFonts w:asciiTheme="minorHAnsi" w:eastAsiaTheme="minorEastAsia" w:hAnsiTheme="minorHAnsi" w:cstheme="minorBidi"/>
                <w:noProof/>
                <w:sz w:val="24"/>
                <w:szCs w:val="24"/>
                <w:lang w:eastAsia="ja-JP"/>
              </w:rPr>
              <w:tab/>
            </w:r>
            <w:r w:rsidDel="000C492B">
              <w:rPr>
                <w:noProof/>
              </w:rPr>
              <w:delText>Documents applicables</w:delText>
            </w:r>
            <w:r w:rsidDel="000C492B">
              <w:rPr>
                <w:noProof/>
              </w:rPr>
              <w:tab/>
              <w:delText>4</w:delText>
            </w:r>
          </w:del>
        </w:p>
        <w:p w14:paraId="0491B2F3" w14:textId="77777777" w:rsidR="008C4A82" w:rsidDel="000C492B" w:rsidRDefault="008C4A82">
          <w:pPr>
            <w:pStyle w:val="TM1"/>
            <w:tabs>
              <w:tab w:val="left" w:pos="352"/>
              <w:tab w:val="right" w:leader="dot" w:pos="9062"/>
            </w:tabs>
            <w:rPr>
              <w:del w:id="209" w:author="Marc Florisson" w:date="2014-02-25T16:40:00Z"/>
              <w:rFonts w:asciiTheme="minorHAnsi" w:eastAsiaTheme="minorEastAsia" w:hAnsiTheme="minorHAnsi" w:cstheme="minorBidi"/>
              <w:noProof/>
              <w:sz w:val="24"/>
              <w:szCs w:val="24"/>
              <w:lang w:eastAsia="ja-JP"/>
            </w:rPr>
          </w:pPr>
          <w:del w:id="210" w:author="Marc Florisson" w:date="2014-02-25T16:40:00Z">
            <w:r w:rsidDel="000C492B">
              <w:rPr>
                <w:noProof/>
              </w:rPr>
              <w:delText>3</w:delText>
            </w:r>
            <w:r w:rsidDel="000C492B">
              <w:rPr>
                <w:rFonts w:asciiTheme="minorHAnsi" w:eastAsiaTheme="minorEastAsia" w:hAnsiTheme="minorHAnsi" w:cstheme="minorBidi"/>
                <w:noProof/>
                <w:sz w:val="24"/>
                <w:szCs w:val="24"/>
                <w:lang w:eastAsia="ja-JP"/>
              </w:rPr>
              <w:tab/>
            </w:r>
            <w:r w:rsidDel="000C492B">
              <w:rPr>
                <w:noProof/>
              </w:rPr>
              <w:delText>Introduction</w:delText>
            </w:r>
            <w:r w:rsidDel="000C492B">
              <w:rPr>
                <w:noProof/>
              </w:rPr>
              <w:tab/>
              <w:delText>5</w:delText>
            </w:r>
          </w:del>
        </w:p>
        <w:p w14:paraId="648AD277" w14:textId="77777777" w:rsidR="008C4A82" w:rsidDel="000C492B" w:rsidRDefault="008C4A82">
          <w:pPr>
            <w:pStyle w:val="TM1"/>
            <w:tabs>
              <w:tab w:val="left" w:pos="352"/>
              <w:tab w:val="right" w:leader="dot" w:pos="9062"/>
            </w:tabs>
            <w:rPr>
              <w:del w:id="211" w:author="Marc Florisson" w:date="2014-02-25T16:40:00Z"/>
              <w:rFonts w:asciiTheme="minorHAnsi" w:eastAsiaTheme="minorEastAsia" w:hAnsiTheme="minorHAnsi" w:cstheme="minorBidi"/>
              <w:noProof/>
              <w:sz w:val="24"/>
              <w:szCs w:val="24"/>
              <w:lang w:eastAsia="ja-JP"/>
            </w:rPr>
          </w:pPr>
          <w:del w:id="212" w:author="Marc Florisson" w:date="2014-02-25T16:40:00Z">
            <w:r w:rsidDel="000C492B">
              <w:rPr>
                <w:noProof/>
              </w:rPr>
              <w:delText>4</w:delText>
            </w:r>
            <w:r w:rsidDel="000C492B">
              <w:rPr>
                <w:rFonts w:asciiTheme="minorHAnsi" w:eastAsiaTheme="minorEastAsia" w:hAnsiTheme="minorHAnsi" w:cstheme="minorBidi"/>
                <w:noProof/>
                <w:sz w:val="24"/>
                <w:szCs w:val="24"/>
                <w:lang w:eastAsia="ja-JP"/>
              </w:rPr>
              <w:tab/>
            </w:r>
            <w:r w:rsidDel="000C492B">
              <w:rPr>
                <w:noProof/>
              </w:rPr>
              <w:delText>Les interfaces du système</w:delText>
            </w:r>
            <w:r w:rsidDel="000C492B">
              <w:rPr>
                <w:noProof/>
              </w:rPr>
              <w:tab/>
              <w:delText>6</w:delText>
            </w:r>
          </w:del>
        </w:p>
        <w:p w14:paraId="3CB9164B" w14:textId="77777777" w:rsidR="008C4A82" w:rsidDel="000C492B" w:rsidRDefault="008C4A82">
          <w:pPr>
            <w:pStyle w:val="TM2"/>
            <w:tabs>
              <w:tab w:val="left" w:pos="739"/>
              <w:tab w:val="right" w:leader="dot" w:pos="9062"/>
            </w:tabs>
            <w:rPr>
              <w:del w:id="213" w:author="Marc Florisson" w:date="2014-02-25T16:40:00Z"/>
              <w:rFonts w:asciiTheme="minorHAnsi" w:eastAsiaTheme="minorEastAsia" w:hAnsiTheme="minorHAnsi" w:cstheme="minorBidi"/>
              <w:noProof/>
              <w:sz w:val="24"/>
              <w:szCs w:val="24"/>
              <w:lang w:eastAsia="ja-JP"/>
            </w:rPr>
          </w:pPr>
          <w:del w:id="214" w:author="Marc Florisson" w:date="2014-02-25T16:40:00Z">
            <w:r w:rsidDel="000C492B">
              <w:rPr>
                <w:noProof/>
              </w:rPr>
              <w:delText>4.1</w:delText>
            </w:r>
            <w:r w:rsidDel="000C492B">
              <w:rPr>
                <w:rFonts w:asciiTheme="minorHAnsi" w:eastAsiaTheme="minorEastAsia" w:hAnsiTheme="minorHAnsi" w:cstheme="minorBidi"/>
                <w:noProof/>
                <w:sz w:val="24"/>
                <w:szCs w:val="24"/>
                <w:lang w:eastAsia="ja-JP"/>
              </w:rPr>
              <w:tab/>
            </w:r>
            <w:r w:rsidDel="000C492B">
              <w:rPr>
                <w:noProof/>
              </w:rPr>
              <w:delText>Les interfaces de recherche d’itinéraire et de localités</w:delText>
            </w:r>
            <w:r w:rsidDel="000C492B">
              <w:rPr>
                <w:noProof/>
              </w:rPr>
              <w:tab/>
              <w:delText>6</w:delText>
            </w:r>
          </w:del>
        </w:p>
        <w:p w14:paraId="239906C7" w14:textId="77777777" w:rsidR="008C4A82" w:rsidDel="000C492B" w:rsidRDefault="008C4A82">
          <w:pPr>
            <w:pStyle w:val="TM3"/>
            <w:tabs>
              <w:tab w:val="left" w:pos="1126"/>
              <w:tab w:val="right" w:leader="dot" w:pos="9062"/>
            </w:tabs>
            <w:rPr>
              <w:del w:id="215" w:author="Marc Florisson" w:date="2014-02-25T16:40:00Z"/>
              <w:rFonts w:asciiTheme="minorHAnsi" w:eastAsiaTheme="minorEastAsia" w:hAnsiTheme="minorHAnsi" w:cstheme="minorBidi"/>
              <w:noProof/>
              <w:sz w:val="24"/>
              <w:szCs w:val="24"/>
              <w:lang w:eastAsia="ja-JP"/>
            </w:rPr>
          </w:pPr>
          <w:del w:id="216" w:author="Marc Florisson" w:date="2014-02-25T16:40:00Z">
            <w:r w:rsidDel="000C492B">
              <w:rPr>
                <w:noProof/>
              </w:rPr>
              <w:delText>4.1.1</w:delText>
            </w:r>
            <w:r w:rsidDel="000C492B">
              <w:rPr>
                <w:rFonts w:asciiTheme="minorHAnsi" w:eastAsiaTheme="minorEastAsia" w:hAnsiTheme="minorHAnsi" w:cstheme="minorBidi"/>
                <w:noProof/>
                <w:sz w:val="24"/>
                <w:szCs w:val="24"/>
                <w:lang w:eastAsia="ja-JP"/>
              </w:rPr>
              <w:tab/>
            </w:r>
            <w:r w:rsidDel="000C492B">
              <w:rPr>
                <w:noProof/>
              </w:rPr>
              <w:delText>Protocole</w:delText>
            </w:r>
            <w:r w:rsidDel="000C492B">
              <w:rPr>
                <w:noProof/>
              </w:rPr>
              <w:tab/>
              <w:delText>6</w:delText>
            </w:r>
          </w:del>
        </w:p>
        <w:p w14:paraId="40A5B75E" w14:textId="77777777" w:rsidR="008C4A82" w:rsidDel="000C492B" w:rsidRDefault="008C4A82">
          <w:pPr>
            <w:pStyle w:val="TM3"/>
            <w:tabs>
              <w:tab w:val="left" w:pos="1126"/>
              <w:tab w:val="right" w:leader="dot" w:pos="9062"/>
            </w:tabs>
            <w:rPr>
              <w:del w:id="217" w:author="Marc Florisson" w:date="2014-02-25T16:40:00Z"/>
              <w:rFonts w:asciiTheme="minorHAnsi" w:eastAsiaTheme="minorEastAsia" w:hAnsiTheme="minorHAnsi" w:cstheme="minorBidi"/>
              <w:noProof/>
              <w:sz w:val="24"/>
              <w:szCs w:val="24"/>
              <w:lang w:eastAsia="ja-JP"/>
            </w:rPr>
          </w:pPr>
          <w:del w:id="218" w:author="Marc Florisson" w:date="2014-02-25T16:40:00Z">
            <w:r w:rsidDel="000C492B">
              <w:rPr>
                <w:noProof/>
              </w:rPr>
              <w:delText>4.1.2</w:delText>
            </w:r>
            <w:r w:rsidDel="000C492B">
              <w:rPr>
                <w:rFonts w:asciiTheme="minorHAnsi" w:eastAsiaTheme="minorEastAsia" w:hAnsiTheme="minorHAnsi" w:cstheme="minorBidi"/>
                <w:noProof/>
                <w:sz w:val="24"/>
                <w:szCs w:val="24"/>
                <w:lang w:eastAsia="ja-JP"/>
              </w:rPr>
              <w:tab/>
            </w:r>
            <w:r w:rsidDel="000C492B">
              <w:rPr>
                <w:noProof/>
              </w:rPr>
              <w:delText>Les services de l’interface du méta-système</w:delText>
            </w:r>
            <w:r w:rsidDel="000C492B">
              <w:rPr>
                <w:noProof/>
              </w:rPr>
              <w:tab/>
              <w:delText>7</w:delText>
            </w:r>
          </w:del>
        </w:p>
        <w:p w14:paraId="30785808" w14:textId="77777777" w:rsidR="008C4A82" w:rsidDel="000C492B" w:rsidRDefault="008C4A82">
          <w:pPr>
            <w:pStyle w:val="TM3"/>
            <w:tabs>
              <w:tab w:val="left" w:pos="1126"/>
              <w:tab w:val="right" w:leader="dot" w:pos="9062"/>
            </w:tabs>
            <w:rPr>
              <w:del w:id="219" w:author="Marc Florisson" w:date="2014-02-25T16:40:00Z"/>
              <w:rFonts w:asciiTheme="minorHAnsi" w:eastAsiaTheme="minorEastAsia" w:hAnsiTheme="minorHAnsi" w:cstheme="minorBidi"/>
              <w:noProof/>
              <w:sz w:val="24"/>
              <w:szCs w:val="24"/>
              <w:lang w:eastAsia="ja-JP"/>
            </w:rPr>
          </w:pPr>
          <w:del w:id="220" w:author="Marc Florisson" w:date="2014-02-25T16:40:00Z">
            <w:r w:rsidDel="000C492B">
              <w:rPr>
                <w:noProof/>
              </w:rPr>
              <w:delText>4.1.3</w:delText>
            </w:r>
            <w:r w:rsidDel="000C492B">
              <w:rPr>
                <w:rFonts w:asciiTheme="minorHAnsi" w:eastAsiaTheme="minorEastAsia" w:hAnsiTheme="minorHAnsi" w:cstheme="minorBidi"/>
                <w:noProof/>
                <w:sz w:val="24"/>
                <w:szCs w:val="24"/>
                <w:lang w:eastAsia="ja-JP"/>
              </w:rPr>
              <w:tab/>
            </w:r>
            <w:r w:rsidDel="000C492B">
              <w:rPr>
                <w:noProof/>
              </w:rPr>
              <w:delText>La définition des structures échangées par les services</w:delText>
            </w:r>
            <w:r w:rsidDel="000C492B">
              <w:rPr>
                <w:noProof/>
              </w:rPr>
              <w:tab/>
              <w:delText>8</w:delText>
            </w:r>
          </w:del>
        </w:p>
        <w:p w14:paraId="13D5FE4E" w14:textId="77777777" w:rsidR="008C4A82" w:rsidDel="000C492B" w:rsidRDefault="008C4A82">
          <w:pPr>
            <w:pStyle w:val="TM2"/>
            <w:tabs>
              <w:tab w:val="left" w:pos="739"/>
              <w:tab w:val="right" w:leader="dot" w:pos="9062"/>
            </w:tabs>
            <w:rPr>
              <w:del w:id="221" w:author="Marc Florisson" w:date="2014-02-25T16:40:00Z"/>
              <w:rFonts w:asciiTheme="minorHAnsi" w:eastAsiaTheme="minorEastAsia" w:hAnsiTheme="minorHAnsi" w:cstheme="minorBidi"/>
              <w:noProof/>
              <w:sz w:val="24"/>
              <w:szCs w:val="24"/>
              <w:lang w:eastAsia="ja-JP"/>
            </w:rPr>
          </w:pPr>
          <w:del w:id="222" w:author="Marc Florisson" w:date="2014-02-25T16:40:00Z">
            <w:r w:rsidDel="000C492B">
              <w:rPr>
                <w:noProof/>
              </w:rPr>
              <w:delText>4.2</w:delText>
            </w:r>
            <w:r w:rsidDel="000C492B">
              <w:rPr>
                <w:rFonts w:asciiTheme="minorHAnsi" w:eastAsiaTheme="minorEastAsia" w:hAnsiTheme="minorHAnsi" w:cstheme="minorBidi"/>
                <w:noProof/>
                <w:sz w:val="24"/>
                <w:szCs w:val="24"/>
                <w:lang w:eastAsia="ja-JP"/>
              </w:rPr>
              <w:tab/>
            </w:r>
            <w:r w:rsidDel="000C492B">
              <w:rPr>
                <w:noProof/>
              </w:rPr>
              <w:delText>Le modèle des méta-données</w:delText>
            </w:r>
            <w:r w:rsidDel="000C492B">
              <w:rPr>
                <w:noProof/>
              </w:rPr>
              <w:tab/>
              <w:delText>11</w:delText>
            </w:r>
          </w:del>
        </w:p>
        <w:p w14:paraId="1389B02F" w14:textId="77777777" w:rsidR="008C4A82" w:rsidDel="000C492B" w:rsidRDefault="008C4A82">
          <w:pPr>
            <w:pStyle w:val="TM2"/>
            <w:tabs>
              <w:tab w:val="left" w:pos="739"/>
              <w:tab w:val="right" w:leader="dot" w:pos="9062"/>
            </w:tabs>
            <w:rPr>
              <w:del w:id="223" w:author="Marc Florisson" w:date="2014-02-25T16:40:00Z"/>
              <w:rFonts w:asciiTheme="minorHAnsi" w:eastAsiaTheme="minorEastAsia" w:hAnsiTheme="minorHAnsi" w:cstheme="minorBidi"/>
              <w:noProof/>
              <w:sz w:val="24"/>
              <w:szCs w:val="24"/>
              <w:lang w:eastAsia="ja-JP"/>
            </w:rPr>
          </w:pPr>
          <w:del w:id="224" w:author="Marc Florisson" w:date="2014-02-25T16:40:00Z">
            <w:r w:rsidDel="000C492B">
              <w:rPr>
                <w:noProof/>
              </w:rPr>
              <w:delText>4.3</w:delText>
            </w:r>
            <w:r w:rsidDel="000C492B">
              <w:rPr>
                <w:rFonts w:asciiTheme="minorHAnsi" w:eastAsiaTheme="minorEastAsia" w:hAnsiTheme="minorHAnsi" w:cstheme="minorBidi"/>
                <w:noProof/>
                <w:sz w:val="24"/>
                <w:szCs w:val="24"/>
                <w:lang w:eastAsia="ja-JP"/>
              </w:rPr>
              <w:tab/>
            </w:r>
            <w:r w:rsidDel="000C492B">
              <w:rPr>
                <w:noProof/>
              </w:rPr>
              <w:delText>Les interfaces génériques requises sur les SIM</w:delText>
            </w:r>
            <w:r w:rsidDel="000C492B">
              <w:rPr>
                <w:noProof/>
              </w:rPr>
              <w:tab/>
              <w:delText>14</w:delText>
            </w:r>
          </w:del>
        </w:p>
        <w:p w14:paraId="2438B73E" w14:textId="77777777" w:rsidR="008C4A82" w:rsidDel="000C492B" w:rsidRDefault="008C4A82">
          <w:pPr>
            <w:pStyle w:val="TM2"/>
            <w:tabs>
              <w:tab w:val="left" w:pos="739"/>
              <w:tab w:val="right" w:leader="dot" w:pos="9062"/>
            </w:tabs>
            <w:rPr>
              <w:del w:id="225" w:author="Marc Florisson" w:date="2014-02-25T16:40:00Z"/>
              <w:rFonts w:asciiTheme="minorHAnsi" w:eastAsiaTheme="minorEastAsia" w:hAnsiTheme="minorHAnsi" w:cstheme="minorBidi"/>
              <w:noProof/>
              <w:sz w:val="24"/>
              <w:szCs w:val="24"/>
              <w:lang w:eastAsia="ja-JP"/>
            </w:rPr>
          </w:pPr>
          <w:del w:id="226" w:author="Marc Florisson" w:date="2014-02-25T16:40:00Z">
            <w:r w:rsidDel="000C492B">
              <w:rPr>
                <w:noProof/>
              </w:rPr>
              <w:delText>4.4</w:delText>
            </w:r>
            <w:r w:rsidDel="000C492B">
              <w:rPr>
                <w:rFonts w:asciiTheme="minorHAnsi" w:eastAsiaTheme="minorEastAsia" w:hAnsiTheme="minorHAnsi" w:cstheme="minorBidi"/>
                <w:noProof/>
                <w:sz w:val="24"/>
                <w:szCs w:val="24"/>
                <w:lang w:eastAsia="ja-JP"/>
              </w:rPr>
              <w:tab/>
            </w:r>
            <w:r w:rsidDel="000C492B">
              <w:rPr>
                <w:noProof/>
              </w:rPr>
              <w:delText>Les interfaces dans l’architecture de déploiement</w:delText>
            </w:r>
            <w:r w:rsidDel="000C492B">
              <w:rPr>
                <w:noProof/>
              </w:rPr>
              <w:tab/>
              <w:delText>18</w:delText>
            </w:r>
          </w:del>
        </w:p>
        <w:p w14:paraId="2EDA99E5" w14:textId="77777777" w:rsidR="008C4A82" w:rsidDel="000C492B" w:rsidRDefault="008C4A82">
          <w:pPr>
            <w:pStyle w:val="TM1"/>
            <w:tabs>
              <w:tab w:val="left" w:pos="352"/>
              <w:tab w:val="right" w:leader="dot" w:pos="9062"/>
            </w:tabs>
            <w:rPr>
              <w:del w:id="227" w:author="Marc Florisson" w:date="2014-02-25T16:40:00Z"/>
              <w:rFonts w:asciiTheme="minorHAnsi" w:eastAsiaTheme="minorEastAsia" w:hAnsiTheme="minorHAnsi" w:cstheme="minorBidi"/>
              <w:noProof/>
              <w:sz w:val="24"/>
              <w:szCs w:val="24"/>
              <w:lang w:eastAsia="ja-JP"/>
            </w:rPr>
          </w:pPr>
          <w:del w:id="228" w:author="Marc Florisson" w:date="2014-02-25T16:40:00Z">
            <w:r w:rsidDel="000C492B">
              <w:rPr>
                <w:noProof/>
                <w:lang w:eastAsia="fr-FR"/>
              </w:rPr>
              <w:delText>5</w:delText>
            </w:r>
            <w:r w:rsidDel="000C492B">
              <w:rPr>
                <w:rFonts w:asciiTheme="minorHAnsi" w:eastAsiaTheme="minorEastAsia" w:hAnsiTheme="minorHAnsi" w:cstheme="minorBidi"/>
                <w:noProof/>
                <w:sz w:val="24"/>
                <w:szCs w:val="24"/>
                <w:lang w:eastAsia="ja-JP"/>
              </w:rPr>
              <w:tab/>
            </w:r>
            <w:r w:rsidDel="000C492B">
              <w:rPr>
                <w:noProof/>
                <w:lang w:eastAsia="fr-FR"/>
              </w:rPr>
              <w:delText>Les spécifications techniques générales des systèmes de la solution</w:delText>
            </w:r>
            <w:r w:rsidDel="000C492B">
              <w:rPr>
                <w:noProof/>
              </w:rPr>
              <w:tab/>
              <w:delText>19</w:delText>
            </w:r>
          </w:del>
        </w:p>
        <w:p w14:paraId="134EADE7" w14:textId="77777777" w:rsidR="008C4A82" w:rsidDel="000C492B" w:rsidRDefault="008C4A82">
          <w:pPr>
            <w:pStyle w:val="TM2"/>
            <w:tabs>
              <w:tab w:val="left" w:pos="739"/>
              <w:tab w:val="right" w:leader="dot" w:pos="9062"/>
            </w:tabs>
            <w:rPr>
              <w:del w:id="229" w:author="Marc Florisson" w:date="2014-02-25T16:40:00Z"/>
              <w:rFonts w:asciiTheme="minorHAnsi" w:eastAsiaTheme="minorEastAsia" w:hAnsiTheme="minorHAnsi" w:cstheme="minorBidi"/>
              <w:noProof/>
              <w:sz w:val="24"/>
              <w:szCs w:val="24"/>
              <w:lang w:eastAsia="ja-JP"/>
            </w:rPr>
          </w:pPr>
          <w:del w:id="230" w:author="Marc Florisson" w:date="2014-02-25T16:40:00Z">
            <w:r w:rsidDel="000C492B">
              <w:rPr>
                <w:noProof/>
              </w:rPr>
              <w:delText>5.1</w:delText>
            </w:r>
            <w:r w:rsidDel="000C492B">
              <w:rPr>
                <w:rFonts w:asciiTheme="minorHAnsi" w:eastAsiaTheme="minorEastAsia" w:hAnsiTheme="minorHAnsi" w:cstheme="minorBidi"/>
                <w:noProof/>
                <w:sz w:val="24"/>
                <w:szCs w:val="24"/>
                <w:lang w:eastAsia="ja-JP"/>
              </w:rPr>
              <w:tab/>
            </w:r>
            <w:r w:rsidDel="000C492B">
              <w:rPr>
                <w:noProof/>
              </w:rPr>
              <w:delText>Définition du graphe de SIM</w:delText>
            </w:r>
            <w:r w:rsidDel="000C492B">
              <w:rPr>
                <w:noProof/>
              </w:rPr>
              <w:tab/>
              <w:delText>19</w:delText>
            </w:r>
          </w:del>
        </w:p>
        <w:p w14:paraId="4C7223E0" w14:textId="77777777" w:rsidR="008C4A82" w:rsidDel="000C492B" w:rsidRDefault="008C4A82">
          <w:pPr>
            <w:pStyle w:val="TM2"/>
            <w:tabs>
              <w:tab w:val="left" w:pos="739"/>
              <w:tab w:val="right" w:leader="dot" w:pos="9062"/>
            </w:tabs>
            <w:rPr>
              <w:del w:id="231" w:author="Marc Florisson" w:date="2014-02-25T16:40:00Z"/>
              <w:rFonts w:asciiTheme="minorHAnsi" w:eastAsiaTheme="minorEastAsia" w:hAnsiTheme="minorHAnsi" w:cstheme="minorBidi"/>
              <w:noProof/>
              <w:sz w:val="24"/>
              <w:szCs w:val="24"/>
              <w:lang w:eastAsia="ja-JP"/>
            </w:rPr>
          </w:pPr>
          <w:del w:id="232" w:author="Marc Florisson" w:date="2014-02-25T16:40:00Z">
            <w:r w:rsidDel="000C492B">
              <w:rPr>
                <w:noProof/>
              </w:rPr>
              <w:delText>5.2</w:delText>
            </w:r>
            <w:r w:rsidDel="000C492B">
              <w:rPr>
                <w:rFonts w:asciiTheme="minorHAnsi" w:eastAsiaTheme="minorEastAsia" w:hAnsiTheme="minorHAnsi" w:cstheme="minorBidi"/>
                <w:noProof/>
                <w:sz w:val="24"/>
                <w:szCs w:val="24"/>
                <w:lang w:eastAsia="ja-JP"/>
              </w:rPr>
              <w:tab/>
            </w:r>
            <w:r w:rsidDel="000C492B">
              <w:rPr>
                <w:noProof/>
              </w:rPr>
              <w:delText>Définition de l’itinéraire partiel</w:delText>
            </w:r>
            <w:r w:rsidDel="000C492B">
              <w:rPr>
                <w:noProof/>
              </w:rPr>
              <w:tab/>
              <w:delText>20</w:delText>
            </w:r>
          </w:del>
        </w:p>
        <w:p w14:paraId="51D7219D" w14:textId="77777777" w:rsidR="008C4A82" w:rsidDel="000C492B" w:rsidRDefault="008C4A82">
          <w:pPr>
            <w:pStyle w:val="TM2"/>
            <w:tabs>
              <w:tab w:val="left" w:pos="739"/>
              <w:tab w:val="right" w:leader="dot" w:pos="9062"/>
            </w:tabs>
            <w:rPr>
              <w:del w:id="233" w:author="Marc Florisson" w:date="2014-02-25T16:40:00Z"/>
              <w:rFonts w:asciiTheme="minorHAnsi" w:eastAsiaTheme="minorEastAsia" w:hAnsiTheme="minorHAnsi" w:cstheme="minorBidi"/>
              <w:noProof/>
              <w:sz w:val="24"/>
              <w:szCs w:val="24"/>
              <w:lang w:eastAsia="ja-JP"/>
            </w:rPr>
          </w:pPr>
          <w:del w:id="234" w:author="Marc Florisson" w:date="2014-02-25T16:40:00Z">
            <w:r w:rsidDel="000C492B">
              <w:rPr>
                <w:noProof/>
              </w:rPr>
              <w:delText>5.3</w:delText>
            </w:r>
            <w:r w:rsidDel="000C492B">
              <w:rPr>
                <w:rFonts w:asciiTheme="minorHAnsi" w:eastAsiaTheme="minorEastAsia" w:hAnsiTheme="minorHAnsi" w:cstheme="minorBidi"/>
                <w:noProof/>
                <w:sz w:val="24"/>
                <w:szCs w:val="24"/>
                <w:lang w:eastAsia="ja-JP"/>
              </w:rPr>
              <w:tab/>
            </w:r>
            <w:r w:rsidDel="000C492B">
              <w:rPr>
                <w:noProof/>
              </w:rPr>
              <w:delText>Notations</w:delText>
            </w:r>
            <w:r w:rsidDel="000C492B">
              <w:rPr>
                <w:noProof/>
              </w:rPr>
              <w:tab/>
              <w:delText>20</w:delText>
            </w:r>
          </w:del>
        </w:p>
        <w:p w14:paraId="45316AB0" w14:textId="77777777" w:rsidR="008C4A82" w:rsidDel="000C492B" w:rsidRDefault="008C4A82">
          <w:pPr>
            <w:pStyle w:val="TM2"/>
            <w:tabs>
              <w:tab w:val="left" w:pos="739"/>
              <w:tab w:val="right" w:leader="dot" w:pos="9062"/>
            </w:tabs>
            <w:rPr>
              <w:del w:id="235" w:author="Marc Florisson" w:date="2014-02-25T16:40:00Z"/>
              <w:rFonts w:asciiTheme="minorHAnsi" w:eastAsiaTheme="minorEastAsia" w:hAnsiTheme="minorHAnsi" w:cstheme="minorBidi"/>
              <w:noProof/>
              <w:sz w:val="24"/>
              <w:szCs w:val="24"/>
              <w:lang w:eastAsia="ja-JP"/>
            </w:rPr>
          </w:pPr>
          <w:del w:id="236" w:author="Marc Florisson" w:date="2014-02-25T16:40:00Z">
            <w:r w:rsidDel="000C492B">
              <w:rPr>
                <w:noProof/>
              </w:rPr>
              <w:delText>5.4</w:delText>
            </w:r>
            <w:r w:rsidDel="000C492B">
              <w:rPr>
                <w:rFonts w:asciiTheme="minorHAnsi" w:eastAsiaTheme="minorEastAsia" w:hAnsiTheme="minorHAnsi" w:cstheme="minorBidi"/>
                <w:noProof/>
                <w:sz w:val="24"/>
                <w:szCs w:val="24"/>
                <w:lang w:eastAsia="ja-JP"/>
              </w:rPr>
              <w:tab/>
            </w:r>
            <w:r w:rsidDel="000C492B">
              <w:rPr>
                <w:noProof/>
              </w:rPr>
              <w:delText>Le système Aiguilleur</w:delText>
            </w:r>
            <w:r w:rsidDel="000C492B">
              <w:rPr>
                <w:noProof/>
              </w:rPr>
              <w:tab/>
              <w:delText>21</w:delText>
            </w:r>
          </w:del>
        </w:p>
        <w:p w14:paraId="13D6B5EF" w14:textId="77777777" w:rsidR="008C4A82" w:rsidDel="000C492B" w:rsidRDefault="008C4A82">
          <w:pPr>
            <w:pStyle w:val="TM3"/>
            <w:tabs>
              <w:tab w:val="left" w:pos="1126"/>
              <w:tab w:val="right" w:leader="dot" w:pos="9062"/>
            </w:tabs>
            <w:rPr>
              <w:del w:id="237" w:author="Marc Florisson" w:date="2014-02-25T16:40:00Z"/>
              <w:rFonts w:asciiTheme="minorHAnsi" w:eastAsiaTheme="minorEastAsia" w:hAnsiTheme="minorHAnsi" w:cstheme="minorBidi"/>
              <w:noProof/>
              <w:sz w:val="24"/>
              <w:szCs w:val="24"/>
              <w:lang w:eastAsia="ja-JP"/>
            </w:rPr>
          </w:pPr>
          <w:del w:id="238" w:author="Marc Florisson" w:date="2014-02-25T16:40:00Z">
            <w:r w:rsidDel="000C492B">
              <w:rPr>
                <w:noProof/>
              </w:rPr>
              <w:delText>5.4.1</w:delText>
            </w:r>
            <w:r w:rsidDel="000C492B">
              <w:rPr>
                <w:rFonts w:asciiTheme="minorHAnsi" w:eastAsiaTheme="minorEastAsia" w:hAnsiTheme="minorHAnsi" w:cstheme="minorBidi"/>
                <w:noProof/>
                <w:sz w:val="24"/>
                <w:szCs w:val="24"/>
                <w:lang w:eastAsia="ja-JP"/>
              </w:rPr>
              <w:tab/>
            </w:r>
            <w:r w:rsidDel="000C492B">
              <w:rPr>
                <w:noProof/>
              </w:rPr>
              <w:delText>Introduction</w:delText>
            </w:r>
            <w:r w:rsidDel="000C492B">
              <w:rPr>
                <w:noProof/>
              </w:rPr>
              <w:tab/>
              <w:delText>21</w:delText>
            </w:r>
          </w:del>
        </w:p>
        <w:p w14:paraId="2F0E5D0E" w14:textId="77777777" w:rsidR="008C4A82" w:rsidDel="000C492B" w:rsidRDefault="008C4A82">
          <w:pPr>
            <w:pStyle w:val="TM3"/>
            <w:tabs>
              <w:tab w:val="left" w:pos="1126"/>
              <w:tab w:val="right" w:leader="dot" w:pos="9062"/>
            </w:tabs>
            <w:rPr>
              <w:del w:id="239" w:author="Marc Florisson" w:date="2014-02-25T16:40:00Z"/>
              <w:rFonts w:asciiTheme="minorHAnsi" w:eastAsiaTheme="minorEastAsia" w:hAnsiTheme="minorHAnsi" w:cstheme="minorBidi"/>
              <w:noProof/>
              <w:sz w:val="24"/>
              <w:szCs w:val="24"/>
              <w:lang w:eastAsia="ja-JP"/>
            </w:rPr>
          </w:pPr>
          <w:del w:id="240" w:author="Marc Florisson" w:date="2014-02-25T16:40:00Z">
            <w:r w:rsidDel="000C492B">
              <w:rPr>
                <w:noProof/>
              </w:rPr>
              <w:delText>5.4.2</w:delText>
            </w:r>
            <w:r w:rsidDel="000C492B">
              <w:rPr>
                <w:rFonts w:asciiTheme="minorHAnsi" w:eastAsiaTheme="minorEastAsia" w:hAnsiTheme="minorHAnsi" w:cstheme="minorBidi"/>
                <w:noProof/>
                <w:sz w:val="24"/>
                <w:szCs w:val="24"/>
                <w:lang w:eastAsia="ja-JP"/>
              </w:rPr>
              <w:tab/>
            </w:r>
            <w:r w:rsidDel="000C492B">
              <w:rPr>
                <w:noProof/>
              </w:rPr>
              <w:delText>Spécification des principales fonctions</w:delText>
            </w:r>
            <w:r w:rsidDel="000C492B">
              <w:rPr>
                <w:noProof/>
              </w:rPr>
              <w:tab/>
              <w:delText>21</w:delText>
            </w:r>
          </w:del>
        </w:p>
        <w:p w14:paraId="5514A3A6" w14:textId="77777777" w:rsidR="008C4A82" w:rsidDel="000C492B" w:rsidRDefault="008C4A82">
          <w:pPr>
            <w:pStyle w:val="TM3"/>
            <w:tabs>
              <w:tab w:val="left" w:pos="1126"/>
              <w:tab w:val="right" w:leader="dot" w:pos="9062"/>
            </w:tabs>
            <w:rPr>
              <w:del w:id="241" w:author="Marc Florisson" w:date="2014-02-25T16:40:00Z"/>
              <w:rFonts w:asciiTheme="minorHAnsi" w:eastAsiaTheme="minorEastAsia" w:hAnsiTheme="minorHAnsi" w:cstheme="minorBidi"/>
              <w:noProof/>
              <w:sz w:val="24"/>
              <w:szCs w:val="24"/>
              <w:lang w:eastAsia="ja-JP"/>
            </w:rPr>
          </w:pPr>
          <w:del w:id="242" w:author="Marc Florisson" w:date="2014-02-25T16:40:00Z">
            <w:r w:rsidDel="000C492B">
              <w:rPr>
                <w:noProof/>
              </w:rPr>
              <w:delText>5.4.3</w:delText>
            </w:r>
            <w:r w:rsidDel="000C492B">
              <w:rPr>
                <w:rFonts w:asciiTheme="minorHAnsi" w:eastAsiaTheme="minorEastAsia" w:hAnsiTheme="minorHAnsi" w:cstheme="minorBidi"/>
                <w:noProof/>
                <w:sz w:val="24"/>
                <w:szCs w:val="24"/>
                <w:lang w:eastAsia="ja-JP"/>
              </w:rPr>
              <w:tab/>
            </w:r>
            <w:r w:rsidDel="000C492B">
              <w:rPr>
                <w:noProof/>
              </w:rPr>
              <w:delText>Phases de développement à venir</w:delText>
            </w:r>
            <w:r w:rsidDel="000C492B">
              <w:rPr>
                <w:noProof/>
              </w:rPr>
              <w:tab/>
              <w:delText>31</w:delText>
            </w:r>
          </w:del>
        </w:p>
        <w:p w14:paraId="13D6EEAD" w14:textId="77777777" w:rsidR="008C4A82" w:rsidDel="000C492B" w:rsidRDefault="008C4A82">
          <w:pPr>
            <w:pStyle w:val="TM2"/>
            <w:tabs>
              <w:tab w:val="left" w:pos="739"/>
              <w:tab w:val="right" w:leader="dot" w:pos="9062"/>
            </w:tabs>
            <w:rPr>
              <w:del w:id="243" w:author="Marc Florisson" w:date="2014-02-25T16:40:00Z"/>
              <w:rFonts w:asciiTheme="minorHAnsi" w:eastAsiaTheme="minorEastAsia" w:hAnsiTheme="minorHAnsi" w:cstheme="minorBidi"/>
              <w:noProof/>
              <w:sz w:val="24"/>
              <w:szCs w:val="24"/>
              <w:lang w:eastAsia="ja-JP"/>
            </w:rPr>
          </w:pPr>
          <w:del w:id="244" w:author="Marc Florisson" w:date="2014-02-25T16:40:00Z">
            <w:r w:rsidDel="000C492B">
              <w:rPr>
                <w:noProof/>
              </w:rPr>
              <w:delText>5.5</w:delText>
            </w:r>
            <w:r w:rsidDel="000C492B">
              <w:rPr>
                <w:rFonts w:asciiTheme="minorHAnsi" w:eastAsiaTheme="minorEastAsia" w:hAnsiTheme="minorHAnsi" w:cstheme="minorBidi"/>
                <w:noProof/>
                <w:sz w:val="24"/>
                <w:szCs w:val="24"/>
                <w:lang w:eastAsia="ja-JP"/>
              </w:rPr>
              <w:tab/>
            </w:r>
            <w:r w:rsidDel="000C492B">
              <w:rPr>
                <w:noProof/>
              </w:rPr>
              <w:delText>Architecture du système d’administration</w:delText>
            </w:r>
            <w:r w:rsidDel="000C492B">
              <w:rPr>
                <w:noProof/>
              </w:rPr>
              <w:tab/>
              <w:delText>31</w:delText>
            </w:r>
          </w:del>
        </w:p>
        <w:p w14:paraId="378F0E62" w14:textId="77777777" w:rsidR="008C4A82" w:rsidDel="000C492B" w:rsidRDefault="008C4A82">
          <w:pPr>
            <w:pStyle w:val="TM3"/>
            <w:tabs>
              <w:tab w:val="left" w:pos="1126"/>
              <w:tab w:val="right" w:leader="dot" w:pos="9062"/>
            </w:tabs>
            <w:rPr>
              <w:del w:id="245" w:author="Marc Florisson" w:date="2014-02-25T16:40:00Z"/>
              <w:rFonts w:asciiTheme="minorHAnsi" w:eastAsiaTheme="minorEastAsia" w:hAnsiTheme="minorHAnsi" w:cstheme="minorBidi"/>
              <w:noProof/>
              <w:sz w:val="24"/>
              <w:szCs w:val="24"/>
              <w:lang w:eastAsia="ja-JP"/>
            </w:rPr>
          </w:pPr>
          <w:del w:id="246" w:author="Marc Florisson" w:date="2014-02-25T16:40:00Z">
            <w:r w:rsidDel="000C492B">
              <w:rPr>
                <w:noProof/>
              </w:rPr>
              <w:delText>5.5.1</w:delText>
            </w:r>
            <w:r w:rsidDel="000C492B">
              <w:rPr>
                <w:rFonts w:asciiTheme="minorHAnsi" w:eastAsiaTheme="minorEastAsia" w:hAnsiTheme="minorHAnsi" w:cstheme="minorBidi"/>
                <w:noProof/>
                <w:sz w:val="24"/>
                <w:szCs w:val="24"/>
                <w:lang w:eastAsia="ja-JP"/>
              </w:rPr>
              <w:tab/>
            </w:r>
            <w:r w:rsidDel="000C492B">
              <w:rPr>
                <w:noProof/>
              </w:rPr>
              <w:delText>Spécification des principales fonctions</w:delText>
            </w:r>
            <w:r w:rsidDel="000C492B">
              <w:rPr>
                <w:noProof/>
              </w:rPr>
              <w:tab/>
              <w:delText>32</w:delText>
            </w:r>
          </w:del>
        </w:p>
        <w:p w14:paraId="06278D89" w14:textId="77777777" w:rsidR="008C4A82" w:rsidDel="000C492B" w:rsidRDefault="008C4A82">
          <w:pPr>
            <w:pStyle w:val="TM3"/>
            <w:tabs>
              <w:tab w:val="left" w:pos="1126"/>
              <w:tab w:val="right" w:leader="dot" w:pos="9062"/>
            </w:tabs>
            <w:rPr>
              <w:del w:id="247" w:author="Marc Florisson" w:date="2014-02-25T16:40:00Z"/>
              <w:rFonts w:asciiTheme="minorHAnsi" w:eastAsiaTheme="minorEastAsia" w:hAnsiTheme="minorHAnsi" w:cstheme="minorBidi"/>
              <w:noProof/>
              <w:sz w:val="24"/>
              <w:szCs w:val="24"/>
              <w:lang w:eastAsia="ja-JP"/>
            </w:rPr>
          </w:pPr>
          <w:del w:id="248" w:author="Marc Florisson" w:date="2014-02-25T16:40:00Z">
            <w:r w:rsidDel="000C492B">
              <w:rPr>
                <w:noProof/>
              </w:rPr>
              <w:delText>5.5.2</w:delText>
            </w:r>
            <w:r w:rsidDel="000C492B">
              <w:rPr>
                <w:rFonts w:asciiTheme="minorHAnsi" w:eastAsiaTheme="minorEastAsia" w:hAnsiTheme="minorHAnsi" w:cstheme="minorBidi"/>
                <w:noProof/>
                <w:sz w:val="24"/>
                <w:szCs w:val="24"/>
                <w:lang w:eastAsia="ja-JP"/>
              </w:rPr>
              <w:tab/>
            </w:r>
            <w:r w:rsidDel="000C492B">
              <w:rPr>
                <w:noProof/>
              </w:rPr>
              <w:delText>Phases de développement à venir</w:delText>
            </w:r>
            <w:r w:rsidDel="000C492B">
              <w:rPr>
                <w:noProof/>
              </w:rPr>
              <w:tab/>
              <w:delText>33</w:delText>
            </w:r>
          </w:del>
        </w:p>
        <w:p w14:paraId="366D82A2" w14:textId="77777777" w:rsidR="008C4A82" w:rsidDel="000C492B" w:rsidRDefault="008C4A82">
          <w:pPr>
            <w:pStyle w:val="TM2"/>
            <w:tabs>
              <w:tab w:val="left" w:pos="739"/>
              <w:tab w:val="right" w:leader="dot" w:pos="9062"/>
            </w:tabs>
            <w:rPr>
              <w:del w:id="249" w:author="Marc Florisson" w:date="2014-02-25T16:40:00Z"/>
              <w:rFonts w:asciiTheme="minorHAnsi" w:eastAsiaTheme="minorEastAsia" w:hAnsiTheme="minorHAnsi" w:cstheme="minorBidi"/>
              <w:noProof/>
              <w:sz w:val="24"/>
              <w:szCs w:val="24"/>
              <w:lang w:eastAsia="ja-JP"/>
            </w:rPr>
          </w:pPr>
          <w:del w:id="250" w:author="Marc Florisson" w:date="2014-02-25T16:40:00Z">
            <w:r w:rsidDel="000C492B">
              <w:rPr>
                <w:noProof/>
              </w:rPr>
              <w:delText>5.6</w:delText>
            </w:r>
            <w:r w:rsidDel="000C492B">
              <w:rPr>
                <w:rFonts w:asciiTheme="minorHAnsi" w:eastAsiaTheme="minorEastAsia" w:hAnsiTheme="minorHAnsi" w:cstheme="minorBidi"/>
                <w:noProof/>
                <w:sz w:val="24"/>
                <w:szCs w:val="24"/>
                <w:lang w:eastAsia="ja-JP"/>
              </w:rPr>
              <w:tab/>
            </w:r>
            <w:r w:rsidDel="000C492B">
              <w:rPr>
                <w:noProof/>
              </w:rPr>
              <w:delText>Architecture du site WEB de démonstration</w:delText>
            </w:r>
            <w:r w:rsidDel="000C492B">
              <w:rPr>
                <w:noProof/>
              </w:rPr>
              <w:tab/>
              <w:delText>33</w:delText>
            </w:r>
          </w:del>
        </w:p>
        <w:p w14:paraId="22394DBB" w14:textId="77777777" w:rsidR="008C4A82" w:rsidDel="000C492B" w:rsidRDefault="008C4A82">
          <w:pPr>
            <w:pStyle w:val="TM3"/>
            <w:tabs>
              <w:tab w:val="left" w:pos="1126"/>
              <w:tab w:val="right" w:leader="dot" w:pos="9062"/>
            </w:tabs>
            <w:rPr>
              <w:del w:id="251" w:author="Marc Florisson" w:date="2014-02-25T16:40:00Z"/>
              <w:rFonts w:asciiTheme="minorHAnsi" w:eastAsiaTheme="minorEastAsia" w:hAnsiTheme="minorHAnsi" w:cstheme="minorBidi"/>
              <w:noProof/>
              <w:sz w:val="24"/>
              <w:szCs w:val="24"/>
              <w:lang w:eastAsia="ja-JP"/>
            </w:rPr>
          </w:pPr>
          <w:del w:id="252" w:author="Marc Florisson" w:date="2014-02-25T16:40:00Z">
            <w:r w:rsidDel="000C492B">
              <w:rPr>
                <w:noProof/>
              </w:rPr>
              <w:delText>5.6.1</w:delText>
            </w:r>
            <w:r w:rsidDel="000C492B">
              <w:rPr>
                <w:rFonts w:asciiTheme="minorHAnsi" w:eastAsiaTheme="minorEastAsia" w:hAnsiTheme="minorHAnsi" w:cstheme="minorBidi"/>
                <w:noProof/>
                <w:sz w:val="24"/>
                <w:szCs w:val="24"/>
                <w:lang w:eastAsia="ja-JP"/>
              </w:rPr>
              <w:tab/>
            </w:r>
            <w:r w:rsidDel="000C492B">
              <w:rPr>
                <w:noProof/>
              </w:rPr>
              <w:delText>Le formulaire de requête</w:delText>
            </w:r>
            <w:r w:rsidDel="000C492B">
              <w:rPr>
                <w:noProof/>
              </w:rPr>
              <w:tab/>
              <w:delText>33</w:delText>
            </w:r>
          </w:del>
        </w:p>
        <w:p w14:paraId="0B67C059" w14:textId="77777777" w:rsidR="008C4A82" w:rsidDel="000C492B" w:rsidRDefault="008C4A82">
          <w:pPr>
            <w:pStyle w:val="TM3"/>
            <w:tabs>
              <w:tab w:val="left" w:pos="1126"/>
              <w:tab w:val="right" w:leader="dot" w:pos="9062"/>
            </w:tabs>
            <w:rPr>
              <w:del w:id="253" w:author="Marc Florisson" w:date="2014-02-25T16:40:00Z"/>
              <w:rFonts w:asciiTheme="minorHAnsi" w:eastAsiaTheme="minorEastAsia" w:hAnsiTheme="minorHAnsi" w:cstheme="minorBidi"/>
              <w:noProof/>
              <w:sz w:val="24"/>
              <w:szCs w:val="24"/>
              <w:lang w:eastAsia="ja-JP"/>
            </w:rPr>
          </w:pPr>
          <w:del w:id="254" w:author="Marc Florisson" w:date="2014-02-25T16:40:00Z">
            <w:r w:rsidDel="000C492B">
              <w:rPr>
                <w:noProof/>
              </w:rPr>
              <w:delText>5.6.2</w:delText>
            </w:r>
            <w:r w:rsidDel="000C492B">
              <w:rPr>
                <w:rFonts w:asciiTheme="minorHAnsi" w:eastAsiaTheme="minorEastAsia" w:hAnsiTheme="minorHAnsi" w:cstheme="minorBidi"/>
                <w:noProof/>
                <w:sz w:val="24"/>
                <w:szCs w:val="24"/>
                <w:lang w:eastAsia="ja-JP"/>
              </w:rPr>
              <w:tab/>
            </w:r>
            <w:r w:rsidDel="000C492B">
              <w:rPr>
                <w:noProof/>
              </w:rPr>
              <w:delText>L’affichage des résultats de la recherche</w:delText>
            </w:r>
            <w:r w:rsidDel="000C492B">
              <w:rPr>
                <w:noProof/>
              </w:rPr>
              <w:tab/>
              <w:delText>33</w:delText>
            </w:r>
          </w:del>
        </w:p>
        <w:p w14:paraId="264ADFC3" w14:textId="77777777" w:rsidR="008C4A82" w:rsidDel="000C492B" w:rsidRDefault="008C4A82">
          <w:pPr>
            <w:pStyle w:val="TM3"/>
            <w:tabs>
              <w:tab w:val="left" w:pos="1126"/>
              <w:tab w:val="right" w:leader="dot" w:pos="9062"/>
            </w:tabs>
            <w:rPr>
              <w:del w:id="255" w:author="Marc Florisson" w:date="2014-02-25T16:40:00Z"/>
              <w:rFonts w:asciiTheme="minorHAnsi" w:eastAsiaTheme="minorEastAsia" w:hAnsiTheme="minorHAnsi" w:cstheme="minorBidi"/>
              <w:noProof/>
              <w:sz w:val="24"/>
              <w:szCs w:val="24"/>
              <w:lang w:eastAsia="ja-JP"/>
            </w:rPr>
          </w:pPr>
          <w:del w:id="256" w:author="Marc Florisson" w:date="2014-02-25T16:40:00Z">
            <w:r w:rsidDel="000C492B">
              <w:rPr>
                <w:noProof/>
              </w:rPr>
              <w:delText>5.6.3</w:delText>
            </w:r>
            <w:r w:rsidDel="000C492B">
              <w:rPr>
                <w:rFonts w:asciiTheme="minorHAnsi" w:eastAsiaTheme="minorEastAsia" w:hAnsiTheme="minorHAnsi" w:cstheme="minorBidi"/>
                <w:noProof/>
                <w:sz w:val="24"/>
                <w:szCs w:val="24"/>
                <w:lang w:eastAsia="ja-JP"/>
              </w:rPr>
              <w:tab/>
            </w:r>
            <w:r w:rsidDel="000C492B">
              <w:rPr>
                <w:noProof/>
              </w:rPr>
              <w:delText>Technologie d’implémentation</w:delText>
            </w:r>
            <w:r w:rsidDel="000C492B">
              <w:rPr>
                <w:noProof/>
              </w:rPr>
              <w:tab/>
              <w:delText>34</w:delText>
            </w:r>
          </w:del>
        </w:p>
        <w:p w14:paraId="217715FB" w14:textId="77777777" w:rsidR="008C4A82" w:rsidDel="000C492B" w:rsidRDefault="008C4A82">
          <w:pPr>
            <w:pStyle w:val="TM3"/>
            <w:tabs>
              <w:tab w:val="left" w:pos="1126"/>
              <w:tab w:val="right" w:leader="dot" w:pos="9062"/>
            </w:tabs>
            <w:rPr>
              <w:del w:id="257" w:author="Marc Florisson" w:date="2014-02-25T16:40:00Z"/>
              <w:rFonts w:asciiTheme="minorHAnsi" w:eastAsiaTheme="minorEastAsia" w:hAnsiTheme="minorHAnsi" w:cstheme="minorBidi"/>
              <w:noProof/>
              <w:sz w:val="24"/>
              <w:szCs w:val="24"/>
              <w:lang w:eastAsia="ja-JP"/>
            </w:rPr>
          </w:pPr>
          <w:del w:id="258" w:author="Marc Florisson" w:date="2014-02-25T16:40:00Z">
            <w:r w:rsidDel="000C492B">
              <w:rPr>
                <w:noProof/>
              </w:rPr>
              <w:delText>5.6.4</w:delText>
            </w:r>
            <w:r w:rsidDel="000C492B">
              <w:rPr>
                <w:rFonts w:asciiTheme="minorHAnsi" w:eastAsiaTheme="minorEastAsia" w:hAnsiTheme="minorHAnsi" w:cstheme="minorBidi"/>
                <w:noProof/>
                <w:sz w:val="24"/>
                <w:szCs w:val="24"/>
                <w:lang w:eastAsia="ja-JP"/>
              </w:rPr>
              <w:tab/>
            </w:r>
            <w:r w:rsidDel="000C492B">
              <w:rPr>
                <w:noProof/>
              </w:rPr>
              <w:delText>Phases de développement à venir</w:delText>
            </w:r>
            <w:r w:rsidDel="000C492B">
              <w:rPr>
                <w:noProof/>
              </w:rPr>
              <w:tab/>
              <w:delText>34</w:delText>
            </w:r>
          </w:del>
        </w:p>
        <w:p w14:paraId="7093055D" w14:textId="77777777" w:rsidR="008C4A82" w:rsidDel="000C492B" w:rsidRDefault="008C4A82">
          <w:pPr>
            <w:pStyle w:val="TM1"/>
            <w:tabs>
              <w:tab w:val="left" w:pos="352"/>
              <w:tab w:val="right" w:leader="dot" w:pos="9062"/>
            </w:tabs>
            <w:rPr>
              <w:del w:id="259" w:author="Marc Florisson" w:date="2014-02-25T16:40:00Z"/>
              <w:rFonts w:asciiTheme="minorHAnsi" w:eastAsiaTheme="minorEastAsia" w:hAnsiTheme="minorHAnsi" w:cstheme="minorBidi"/>
              <w:noProof/>
              <w:sz w:val="24"/>
              <w:szCs w:val="24"/>
              <w:lang w:eastAsia="ja-JP"/>
            </w:rPr>
          </w:pPr>
          <w:del w:id="260" w:author="Marc Florisson" w:date="2014-02-25T16:40:00Z">
            <w:r w:rsidDel="000C492B">
              <w:rPr>
                <w:noProof/>
              </w:rPr>
              <w:delText>6</w:delText>
            </w:r>
            <w:r w:rsidDel="000C492B">
              <w:rPr>
                <w:rFonts w:asciiTheme="minorHAnsi" w:eastAsiaTheme="minorEastAsia" w:hAnsiTheme="minorHAnsi" w:cstheme="minorBidi"/>
                <w:noProof/>
                <w:sz w:val="24"/>
                <w:szCs w:val="24"/>
                <w:lang w:eastAsia="ja-JP"/>
              </w:rPr>
              <w:tab/>
            </w:r>
            <w:r w:rsidDel="000C492B">
              <w:rPr>
                <w:noProof/>
              </w:rPr>
              <w:delText>Conclusion</w:delText>
            </w:r>
            <w:r w:rsidDel="000C492B">
              <w:rPr>
                <w:noProof/>
              </w:rPr>
              <w:tab/>
              <w:delText>35</w:delText>
            </w:r>
          </w:del>
        </w:p>
        <w:p w14:paraId="192A7EF5" w14:textId="77777777" w:rsidR="00424394" w:rsidDel="00424394" w:rsidRDefault="00424394">
          <w:pPr>
            <w:pStyle w:val="TM1"/>
            <w:tabs>
              <w:tab w:val="left" w:pos="352"/>
              <w:tab w:val="right" w:leader="dot" w:pos="9062"/>
            </w:tabs>
            <w:rPr>
              <w:del w:id="261" w:author="Marc Florisson" w:date="2013-12-03T20:14:00Z"/>
              <w:rFonts w:asciiTheme="minorHAnsi" w:eastAsiaTheme="minorEastAsia" w:hAnsiTheme="minorHAnsi" w:cstheme="minorBidi"/>
              <w:noProof/>
              <w:sz w:val="24"/>
              <w:szCs w:val="24"/>
              <w:lang w:eastAsia="ja-JP"/>
            </w:rPr>
          </w:pPr>
          <w:del w:id="262" w:author="Marc Florisson" w:date="2014-02-21T17:53:00Z">
            <w:r w:rsidDel="008C4A82">
              <w:rPr>
                <w:noProof/>
              </w:rPr>
              <w:delText xml:space="preserve">interfaces </w:delText>
            </w:r>
          </w:del>
          <w:del w:id="263" w:author="Marc Florisson" w:date="2013-12-03T20:14:00Z">
            <w:r w:rsidDel="00424394">
              <w:rPr>
                <w:noProof/>
              </w:rPr>
              <w:delText>1</w:delText>
            </w:r>
            <w:r w:rsidDel="00424394">
              <w:rPr>
                <w:rFonts w:asciiTheme="minorHAnsi" w:eastAsiaTheme="minorEastAsia" w:hAnsiTheme="minorHAnsi" w:cstheme="minorBidi"/>
                <w:noProof/>
                <w:sz w:val="24"/>
                <w:szCs w:val="24"/>
                <w:lang w:eastAsia="ja-JP"/>
              </w:rPr>
              <w:tab/>
            </w:r>
            <w:r w:rsidDel="00424394">
              <w:rPr>
                <w:noProof/>
              </w:rPr>
              <w:delText>Historique des modifications</w:delText>
            </w:r>
            <w:r w:rsidDel="00424394">
              <w:rPr>
                <w:noProof/>
              </w:rPr>
              <w:tab/>
              <w:delText>3</w:delText>
            </w:r>
          </w:del>
        </w:p>
        <w:p w14:paraId="0E553E58" w14:textId="77777777" w:rsidR="00424394" w:rsidDel="00424394" w:rsidRDefault="00424394">
          <w:pPr>
            <w:pStyle w:val="TM1"/>
            <w:tabs>
              <w:tab w:val="left" w:pos="352"/>
              <w:tab w:val="right" w:leader="dot" w:pos="9062"/>
            </w:tabs>
            <w:rPr>
              <w:del w:id="264" w:author="Marc Florisson" w:date="2013-12-03T20:14:00Z"/>
              <w:rFonts w:asciiTheme="minorHAnsi" w:eastAsiaTheme="minorEastAsia" w:hAnsiTheme="minorHAnsi" w:cstheme="minorBidi"/>
              <w:noProof/>
              <w:sz w:val="24"/>
              <w:szCs w:val="24"/>
              <w:lang w:eastAsia="ja-JP"/>
            </w:rPr>
          </w:pPr>
          <w:del w:id="265" w:author="Marc Florisson" w:date="2013-12-03T20:14:00Z">
            <w:r w:rsidDel="00424394">
              <w:rPr>
                <w:noProof/>
              </w:rPr>
              <w:delText>2</w:delText>
            </w:r>
            <w:r w:rsidDel="00424394">
              <w:rPr>
                <w:rFonts w:asciiTheme="minorHAnsi" w:eastAsiaTheme="minorEastAsia" w:hAnsiTheme="minorHAnsi" w:cstheme="minorBidi"/>
                <w:noProof/>
                <w:sz w:val="24"/>
                <w:szCs w:val="24"/>
                <w:lang w:eastAsia="ja-JP"/>
              </w:rPr>
              <w:tab/>
            </w:r>
            <w:r w:rsidDel="00424394">
              <w:rPr>
                <w:noProof/>
              </w:rPr>
              <w:delText>Introduction</w:delText>
            </w:r>
            <w:r w:rsidDel="00424394">
              <w:rPr>
                <w:noProof/>
              </w:rPr>
              <w:tab/>
              <w:delText>4</w:delText>
            </w:r>
          </w:del>
        </w:p>
        <w:p w14:paraId="7745786D" w14:textId="77777777" w:rsidR="00424394" w:rsidDel="00424394" w:rsidRDefault="00424394">
          <w:pPr>
            <w:pStyle w:val="TM1"/>
            <w:tabs>
              <w:tab w:val="left" w:pos="352"/>
              <w:tab w:val="right" w:leader="dot" w:pos="9062"/>
            </w:tabs>
            <w:rPr>
              <w:del w:id="266" w:author="Marc Florisson" w:date="2013-12-03T20:14:00Z"/>
              <w:rFonts w:asciiTheme="minorHAnsi" w:eastAsiaTheme="minorEastAsia" w:hAnsiTheme="minorHAnsi" w:cstheme="minorBidi"/>
              <w:noProof/>
              <w:sz w:val="24"/>
              <w:szCs w:val="24"/>
              <w:lang w:eastAsia="ja-JP"/>
            </w:rPr>
          </w:pPr>
          <w:del w:id="267" w:author="Marc Florisson" w:date="2013-12-03T20:14:00Z">
            <w:r w:rsidDel="00424394">
              <w:rPr>
                <w:noProof/>
              </w:rPr>
              <w:delText>3</w:delText>
            </w:r>
            <w:r w:rsidDel="00424394">
              <w:rPr>
                <w:rFonts w:asciiTheme="minorHAnsi" w:eastAsiaTheme="minorEastAsia" w:hAnsiTheme="minorHAnsi" w:cstheme="minorBidi"/>
                <w:noProof/>
                <w:sz w:val="24"/>
                <w:szCs w:val="24"/>
                <w:lang w:eastAsia="ja-JP"/>
              </w:rPr>
              <w:tab/>
            </w:r>
            <w:r w:rsidDel="00424394">
              <w:rPr>
                <w:noProof/>
              </w:rPr>
              <w:delText>Les interfaces du système</w:delText>
            </w:r>
            <w:r w:rsidDel="00424394">
              <w:rPr>
                <w:noProof/>
              </w:rPr>
              <w:tab/>
              <w:delText>5</w:delText>
            </w:r>
          </w:del>
        </w:p>
        <w:p w14:paraId="3F29F239" w14:textId="77777777" w:rsidR="00424394" w:rsidDel="00424394" w:rsidRDefault="00424394">
          <w:pPr>
            <w:pStyle w:val="TM2"/>
            <w:tabs>
              <w:tab w:val="left" w:pos="739"/>
              <w:tab w:val="right" w:leader="dot" w:pos="9062"/>
            </w:tabs>
            <w:rPr>
              <w:del w:id="268" w:author="Marc Florisson" w:date="2013-12-03T20:14:00Z"/>
              <w:rFonts w:asciiTheme="minorHAnsi" w:eastAsiaTheme="minorEastAsia" w:hAnsiTheme="minorHAnsi" w:cstheme="minorBidi"/>
              <w:noProof/>
              <w:sz w:val="24"/>
              <w:szCs w:val="24"/>
              <w:lang w:eastAsia="ja-JP"/>
            </w:rPr>
          </w:pPr>
          <w:del w:id="269" w:author="Marc Florisson" w:date="2013-12-03T20:14:00Z">
            <w:r w:rsidDel="00424394">
              <w:rPr>
                <w:noProof/>
              </w:rPr>
              <w:delText>3.1</w:delText>
            </w:r>
            <w:r w:rsidDel="00424394">
              <w:rPr>
                <w:rFonts w:asciiTheme="minorHAnsi" w:eastAsiaTheme="minorEastAsia" w:hAnsiTheme="minorHAnsi" w:cstheme="minorBidi"/>
                <w:noProof/>
                <w:sz w:val="24"/>
                <w:szCs w:val="24"/>
                <w:lang w:eastAsia="ja-JP"/>
              </w:rPr>
              <w:tab/>
            </w:r>
            <w:r w:rsidDel="00424394">
              <w:rPr>
                <w:noProof/>
              </w:rPr>
              <w:delText>Les interfaces de recherche d’itinéraire et de localités</w:delText>
            </w:r>
            <w:r w:rsidDel="00424394">
              <w:rPr>
                <w:noProof/>
              </w:rPr>
              <w:tab/>
              <w:delText>5</w:delText>
            </w:r>
          </w:del>
        </w:p>
        <w:p w14:paraId="473E3BAA" w14:textId="77777777" w:rsidR="00424394" w:rsidDel="00424394" w:rsidRDefault="00424394">
          <w:pPr>
            <w:pStyle w:val="TM3"/>
            <w:tabs>
              <w:tab w:val="left" w:pos="1126"/>
              <w:tab w:val="right" w:leader="dot" w:pos="9062"/>
            </w:tabs>
            <w:rPr>
              <w:del w:id="270" w:author="Marc Florisson" w:date="2013-12-03T20:14:00Z"/>
              <w:rFonts w:asciiTheme="minorHAnsi" w:eastAsiaTheme="minorEastAsia" w:hAnsiTheme="minorHAnsi" w:cstheme="minorBidi"/>
              <w:noProof/>
              <w:sz w:val="24"/>
              <w:szCs w:val="24"/>
              <w:lang w:eastAsia="ja-JP"/>
            </w:rPr>
          </w:pPr>
          <w:del w:id="271" w:author="Marc Florisson" w:date="2013-12-03T20:14:00Z">
            <w:r w:rsidDel="00424394">
              <w:rPr>
                <w:noProof/>
              </w:rPr>
              <w:delText>3.1.1</w:delText>
            </w:r>
            <w:r w:rsidDel="00424394">
              <w:rPr>
                <w:rFonts w:asciiTheme="minorHAnsi" w:eastAsiaTheme="minorEastAsia" w:hAnsiTheme="minorHAnsi" w:cstheme="minorBidi"/>
                <w:noProof/>
                <w:sz w:val="24"/>
                <w:szCs w:val="24"/>
                <w:lang w:eastAsia="ja-JP"/>
              </w:rPr>
              <w:tab/>
            </w:r>
            <w:r w:rsidDel="00424394">
              <w:rPr>
                <w:noProof/>
              </w:rPr>
              <w:delText>Protocole</w:delText>
            </w:r>
            <w:r w:rsidDel="00424394">
              <w:rPr>
                <w:noProof/>
              </w:rPr>
              <w:tab/>
              <w:delText>5</w:delText>
            </w:r>
          </w:del>
        </w:p>
        <w:p w14:paraId="3983C31F" w14:textId="77777777" w:rsidR="00424394" w:rsidDel="00424394" w:rsidRDefault="00424394">
          <w:pPr>
            <w:pStyle w:val="TM3"/>
            <w:tabs>
              <w:tab w:val="left" w:pos="680"/>
              <w:tab w:val="right" w:leader="dot" w:pos="9062"/>
            </w:tabs>
            <w:rPr>
              <w:del w:id="272" w:author="Marc Florisson" w:date="2013-12-03T20:14:00Z"/>
              <w:rFonts w:asciiTheme="minorHAnsi" w:eastAsiaTheme="minorEastAsia" w:hAnsiTheme="minorHAnsi" w:cstheme="minorBidi"/>
              <w:noProof/>
              <w:sz w:val="24"/>
              <w:szCs w:val="24"/>
              <w:lang w:eastAsia="ja-JP"/>
            </w:rPr>
          </w:pPr>
          <w:del w:id="273" w:author="Marc Florisson" w:date="2013-12-03T20:14:00Z">
            <w:r w:rsidDel="00424394">
              <w:rPr>
                <w:rFonts w:asciiTheme="minorHAnsi" w:eastAsiaTheme="minorEastAsia" w:hAnsiTheme="minorHAnsi" w:cstheme="minorBidi"/>
                <w:noProof/>
                <w:sz w:val="24"/>
                <w:szCs w:val="24"/>
                <w:lang w:eastAsia="ja-JP"/>
              </w:rPr>
              <w:tab/>
            </w:r>
            <w:r w:rsidDel="00424394">
              <w:rPr>
                <w:noProof/>
              </w:rPr>
              <w:delText>L</w:delText>
            </w:r>
            <w:r w:rsidDel="00424394">
              <w:rPr>
                <w:noProof/>
              </w:rPr>
              <w:tab/>
              <w:delText>6</w:delText>
            </w:r>
          </w:del>
        </w:p>
        <w:p w14:paraId="0EE1585A" w14:textId="77777777" w:rsidR="00424394" w:rsidDel="00424394" w:rsidRDefault="00424394">
          <w:pPr>
            <w:pStyle w:val="TM3"/>
            <w:tabs>
              <w:tab w:val="left" w:pos="1126"/>
              <w:tab w:val="right" w:leader="dot" w:pos="9062"/>
            </w:tabs>
            <w:rPr>
              <w:del w:id="274" w:author="Marc Florisson" w:date="2013-12-03T20:14:00Z"/>
              <w:rFonts w:asciiTheme="minorHAnsi" w:eastAsiaTheme="minorEastAsia" w:hAnsiTheme="minorHAnsi" w:cstheme="minorBidi"/>
              <w:noProof/>
              <w:sz w:val="24"/>
              <w:szCs w:val="24"/>
              <w:lang w:eastAsia="ja-JP"/>
            </w:rPr>
          </w:pPr>
          <w:del w:id="275" w:author="Marc Florisson" w:date="2013-12-03T20:14:00Z">
            <w:r w:rsidDel="00424394">
              <w:rPr>
                <w:noProof/>
              </w:rPr>
              <w:delText>3.1.2</w:delText>
            </w:r>
            <w:r w:rsidDel="00424394">
              <w:rPr>
                <w:rFonts w:asciiTheme="minorHAnsi" w:eastAsiaTheme="minorEastAsia" w:hAnsiTheme="minorHAnsi" w:cstheme="minorBidi"/>
                <w:noProof/>
                <w:sz w:val="24"/>
                <w:szCs w:val="24"/>
                <w:lang w:eastAsia="ja-JP"/>
              </w:rPr>
              <w:tab/>
            </w:r>
            <w:r w:rsidDel="00424394">
              <w:rPr>
                <w:noProof/>
              </w:rPr>
              <w:delText>a définition au format XSD</w:delText>
            </w:r>
            <w:r w:rsidDel="00424394">
              <w:rPr>
                <w:noProof/>
              </w:rPr>
              <w:tab/>
              <w:delText>6</w:delText>
            </w:r>
          </w:del>
        </w:p>
        <w:p w14:paraId="7607313C" w14:textId="77777777" w:rsidR="00424394" w:rsidDel="00424394" w:rsidRDefault="00424394">
          <w:pPr>
            <w:pStyle w:val="TM2"/>
            <w:tabs>
              <w:tab w:val="left" w:pos="739"/>
              <w:tab w:val="right" w:leader="dot" w:pos="9062"/>
            </w:tabs>
            <w:rPr>
              <w:del w:id="276" w:author="Marc Florisson" w:date="2013-12-03T20:14:00Z"/>
              <w:rFonts w:asciiTheme="minorHAnsi" w:eastAsiaTheme="minorEastAsia" w:hAnsiTheme="minorHAnsi" w:cstheme="minorBidi"/>
              <w:noProof/>
              <w:sz w:val="24"/>
              <w:szCs w:val="24"/>
              <w:lang w:eastAsia="ja-JP"/>
            </w:rPr>
          </w:pPr>
          <w:del w:id="277" w:author="Marc Florisson" w:date="2013-12-03T20:14:00Z">
            <w:r w:rsidDel="00424394">
              <w:rPr>
                <w:noProof/>
              </w:rPr>
              <w:delText>3.2</w:delText>
            </w:r>
            <w:r w:rsidDel="00424394">
              <w:rPr>
                <w:rFonts w:asciiTheme="minorHAnsi" w:eastAsiaTheme="minorEastAsia" w:hAnsiTheme="minorHAnsi" w:cstheme="minorBidi"/>
                <w:noProof/>
                <w:sz w:val="24"/>
                <w:szCs w:val="24"/>
                <w:lang w:eastAsia="ja-JP"/>
              </w:rPr>
              <w:tab/>
            </w:r>
            <w:r w:rsidDel="00424394">
              <w:rPr>
                <w:noProof/>
              </w:rPr>
              <w:delText>Le modèle des méta-données</w:delText>
            </w:r>
            <w:r w:rsidDel="00424394">
              <w:rPr>
                <w:noProof/>
              </w:rPr>
              <w:tab/>
              <w:delText>9</w:delText>
            </w:r>
          </w:del>
        </w:p>
        <w:p w14:paraId="0CF8C203" w14:textId="77777777" w:rsidR="00424394" w:rsidDel="00424394" w:rsidRDefault="00424394">
          <w:pPr>
            <w:pStyle w:val="TM2"/>
            <w:tabs>
              <w:tab w:val="left" w:pos="739"/>
              <w:tab w:val="right" w:leader="dot" w:pos="9062"/>
            </w:tabs>
            <w:rPr>
              <w:del w:id="278" w:author="Marc Florisson" w:date="2013-12-03T20:14:00Z"/>
              <w:rFonts w:asciiTheme="minorHAnsi" w:eastAsiaTheme="minorEastAsia" w:hAnsiTheme="minorHAnsi" w:cstheme="minorBidi"/>
              <w:noProof/>
              <w:sz w:val="24"/>
              <w:szCs w:val="24"/>
              <w:lang w:eastAsia="ja-JP"/>
            </w:rPr>
          </w:pPr>
          <w:del w:id="279" w:author="Marc Florisson" w:date="2013-12-03T20:14:00Z">
            <w:r w:rsidDel="00424394">
              <w:rPr>
                <w:noProof/>
              </w:rPr>
              <w:delText>3.3</w:delText>
            </w:r>
            <w:r w:rsidDel="00424394">
              <w:rPr>
                <w:rFonts w:asciiTheme="minorHAnsi" w:eastAsiaTheme="minorEastAsia" w:hAnsiTheme="minorHAnsi" w:cstheme="minorBidi"/>
                <w:noProof/>
                <w:sz w:val="24"/>
                <w:szCs w:val="24"/>
                <w:lang w:eastAsia="ja-JP"/>
              </w:rPr>
              <w:tab/>
            </w:r>
            <w:r w:rsidDel="00424394">
              <w:rPr>
                <w:noProof/>
              </w:rPr>
              <w:delText>Les interfaces génériques requises sur les SIM</w:delText>
            </w:r>
            <w:r w:rsidDel="00424394">
              <w:rPr>
                <w:noProof/>
              </w:rPr>
              <w:tab/>
              <w:delText>12</w:delText>
            </w:r>
          </w:del>
        </w:p>
        <w:p w14:paraId="3E37A044" w14:textId="77777777" w:rsidR="00424394" w:rsidDel="00424394" w:rsidRDefault="00424394">
          <w:pPr>
            <w:pStyle w:val="TM2"/>
            <w:tabs>
              <w:tab w:val="left" w:pos="739"/>
              <w:tab w:val="right" w:leader="dot" w:pos="9062"/>
            </w:tabs>
            <w:rPr>
              <w:del w:id="280" w:author="Marc Florisson" w:date="2013-12-03T20:14:00Z"/>
              <w:rFonts w:asciiTheme="minorHAnsi" w:eastAsiaTheme="minorEastAsia" w:hAnsiTheme="minorHAnsi" w:cstheme="minorBidi"/>
              <w:noProof/>
              <w:sz w:val="24"/>
              <w:szCs w:val="24"/>
              <w:lang w:eastAsia="ja-JP"/>
            </w:rPr>
          </w:pPr>
          <w:del w:id="281" w:author="Marc Florisson" w:date="2013-12-03T20:14:00Z">
            <w:r w:rsidDel="00424394">
              <w:rPr>
                <w:noProof/>
              </w:rPr>
              <w:delText>3.4</w:delText>
            </w:r>
            <w:r w:rsidDel="00424394">
              <w:rPr>
                <w:rFonts w:asciiTheme="minorHAnsi" w:eastAsiaTheme="minorEastAsia" w:hAnsiTheme="minorHAnsi" w:cstheme="minorBidi"/>
                <w:noProof/>
                <w:sz w:val="24"/>
                <w:szCs w:val="24"/>
                <w:lang w:eastAsia="ja-JP"/>
              </w:rPr>
              <w:tab/>
            </w:r>
            <w:r w:rsidDel="00424394">
              <w:rPr>
                <w:noProof/>
              </w:rPr>
              <w:delText>Les interfaces dans l’architecture de déploiement</w:delText>
            </w:r>
            <w:r w:rsidDel="00424394">
              <w:rPr>
                <w:noProof/>
              </w:rPr>
              <w:tab/>
              <w:delText>16</w:delText>
            </w:r>
          </w:del>
        </w:p>
        <w:p w14:paraId="770C2CDD" w14:textId="77777777" w:rsidR="00424394" w:rsidDel="00424394" w:rsidRDefault="00424394">
          <w:pPr>
            <w:pStyle w:val="TM1"/>
            <w:tabs>
              <w:tab w:val="left" w:pos="352"/>
              <w:tab w:val="right" w:leader="dot" w:pos="9062"/>
            </w:tabs>
            <w:rPr>
              <w:del w:id="282" w:author="Marc Florisson" w:date="2013-12-03T20:14:00Z"/>
              <w:rFonts w:asciiTheme="minorHAnsi" w:eastAsiaTheme="minorEastAsia" w:hAnsiTheme="minorHAnsi" w:cstheme="minorBidi"/>
              <w:noProof/>
              <w:sz w:val="24"/>
              <w:szCs w:val="24"/>
              <w:lang w:eastAsia="ja-JP"/>
            </w:rPr>
          </w:pPr>
          <w:del w:id="283" w:author="Marc Florisson" w:date="2013-12-03T20:14:00Z">
            <w:r w:rsidDel="00424394">
              <w:rPr>
                <w:noProof/>
                <w:lang w:eastAsia="fr-FR"/>
              </w:rPr>
              <w:delText>4</w:delText>
            </w:r>
            <w:r w:rsidDel="00424394">
              <w:rPr>
                <w:rFonts w:asciiTheme="minorHAnsi" w:eastAsiaTheme="minorEastAsia" w:hAnsiTheme="minorHAnsi" w:cstheme="minorBidi"/>
                <w:noProof/>
                <w:sz w:val="24"/>
                <w:szCs w:val="24"/>
                <w:lang w:eastAsia="ja-JP"/>
              </w:rPr>
              <w:tab/>
            </w:r>
            <w:r w:rsidDel="00424394">
              <w:rPr>
                <w:noProof/>
                <w:lang w:eastAsia="fr-FR"/>
              </w:rPr>
              <w:delText>Les spécifications techniques générales des systèmes de la solution</w:delText>
            </w:r>
            <w:r w:rsidDel="00424394">
              <w:rPr>
                <w:noProof/>
              </w:rPr>
              <w:tab/>
              <w:delText>17</w:delText>
            </w:r>
          </w:del>
        </w:p>
        <w:p w14:paraId="29220429" w14:textId="77777777" w:rsidR="00424394" w:rsidDel="00424394" w:rsidRDefault="00424394">
          <w:pPr>
            <w:pStyle w:val="TM2"/>
            <w:tabs>
              <w:tab w:val="left" w:pos="739"/>
              <w:tab w:val="right" w:leader="dot" w:pos="9062"/>
            </w:tabs>
            <w:rPr>
              <w:del w:id="284" w:author="Marc Florisson" w:date="2013-12-03T20:14:00Z"/>
              <w:rFonts w:asciiTheme="minorHAnsi" w:eastAsiaTheme="minorEastAsia" w:hAnsiTheme="minorHAnsi" w:cstheme="minorBidi"/>
              <w:noProof/>
              <w:sz w:val="24"/>
              <w:szCs w:val="24"/>
              <w:lang w:eastAsia="ja-JP"/>
            </w:rPr>
          </w:pPr>
          <w:del w:id="285" w:author="Marc Florisson" w:date="2013-12-03T20:14:00Z">
            <w:r w:rsidDel="00424394">
              <w:rPr>
                <w:noProof/>
              </w:rPr>
              <w:delText>4.1</w:delText>
            </w:r>
            <w:r w:rsidDel="00424394">
              <w:rPr>
                <w:rFonts w:asciiTheme="minorHAnsi" w:eastAsiaTheme="minorEastAsia" w:hAnsiTheme="minorHAnsi" w:cstheme="minorBidi"/>
                <w:noProof/>
                <w:sz w:val="24"/>
                <w:szCs w:val="24"/>
                <w:lang w:eastAsia="ja-JP"/>
              </w:rPr>
              <w:tab/>
            </w:r>
            <w:r w:rsidDel="00424394">
              <w:rPr>
                <w:noProof/>
              </w:rPr>
              <w:delText>Définition du graphe de SIM</w:delText>
            </w:r>
            <w:r w:rsidDel="00424394">
              <w:rPr>
                <w:noProof/>
              </w:rPr>
              <w:tab/>
              <w:delText>17</w:delText>
            </w:r>
          </w:del>
        </w:p>
        <w:p w14:paraId="190665B3" w14:textId="77777777" w:rsidR="00424394" w:rsidDel="00424394" w:rsidRDefault="00424394">
          <w:pPr>
            <w:pStyle w:val="TM2"/>
            <w:tabs>
              <w:tab w:val="left" w:pos="739"/>
              <w:tab w:val="right" w:leader="dot" w:pos="9062"/>
            </w:tabs>
            <w:rPr>
              <w:del w:id="286" w:author="Marc Florisson" w:date="2013-12-03T20:14:00Z"/>
              <w:rFonts w:asciiTheme="minorHAnsi" w:eastAsiaTheme="minorEastAsia" w:hAnsiTheme="minorHAnsi" w:cstheme="minorBidi"/>
              <w:noProof/>
              <w:sz w:val="24"/>
              <w:szCs w:val="24"/>
              <w:lang w:eastAsia="ja-JP"/>
            </w:rPr>
          </w:pPr>
          <w:del w:id="287" w:author="Marc Florisson" w:date="2013-12-03T20:14:00Z">
            <w:r w:rsidDel="00424394">
              <w:rPr>
                <w:noProof/>
              </w:rPr>
              <w:delText>4.2</w:delText>
            </w:r>
            <w:r w:rsidDel="00424394">
              <w:rPr>
                <w:rFonts w:asciiTheme="minorHAnsi" w:eastAsiaTheme="minorEastAsia" w:hAnsiTheme="minorHAnsi" w:cstheme="minorBidi"/>
                <w:noProof/>
                <w:sz w:val="24"/>
                <w:szCs w:val="24"/>
                <w:lang w:eastAsia="ja-JP"/>
              </w:rPr>
              <w:tab/>
            </w:r>
            <w:r w:rsidDel="00424394">
              <w:rPr>
                <w:noProof/>
              </w:rPr>
              <w:delText>Définition de l’itinéraire partiel</w:delText>
            </w:r>
            <w:r w:rsidDel="00424394">
              <w:rPr>
                <w:noProof/>
              </w:rPr>
              <w:tab/>
              <w:delText>18</w:delText>
            </w:r>
          </w:del>
        </w:p>
        <w:p w14:paraId="25783E79" w14:textId="77777777" w:rsidR="00424394" w:rsidDel="00424394" w:rsidRDefault="00424394">
          <w:pPr>
            <w:pStyle w:val="TM2"/>
            <w:tabs>
              <w:tab w:val="left" w:pos="739"/>
              <w:tab w:val="right" w:leader="dot" w:pos="9062"/>
            </w:tabs>
            <w:rPr>
              <w:del w:id="288" w:author="Marc Florisson" w:date="2013-12-03T20:14:00Z"/>
              <w:rFonts w:asciiTheme="minorHAnsi" w:eastAsiaTheme="minorEastAsia" w:hAnsiTheme="minorHAnsi" w:cstheme="minorBidi"/>
              <w:noProof/>
              <w:sz w:val="24"/>
              <w:szCs w:val="24"/>
              <w:lang w:eastAsia="ja-JP"/>
            </w:rPr>
          </w:pPr>
          <w:del w:id="289" w:author="Marc Florisson" w:date="2013-12-03T20:14:00Z">
            <w:r w:rsidDel="00424394">
              <w:rPr>
                <w:noProof/>
              </w:rPr>
              <w:delText>4.3</w:delText>
            </w:r>
            <w:r w:rsidDel="00424394">
              <w:rPr>
                <w:rFonts w:asciiTheme="minorHAnsi" w:eastAsiaTheme="minorEastAsia" w:hAnsiTheme="minorHAnsi" w:cstheme="minorBidi"/>
                <w:noProof/>
                <w:sz w:val="24"/>
                <w:szCs w:val="24"/>
                <w:lang w:eastAsia="ja-JP"/>
              </w:rPr>
              <w:tab/>
            </w:r>
            <w:r w:rsidDel="00424394">
              <w:rPr>
                <w:noProof/>
              </w:rPr>
              <w:delText>Notations</w:delText>
            </w:r>
            <w:r w:rsidDel="00424394">
              <w:rPr>
                <w:noProof/>
              </w:rPr>
              <w:tab/>
              <w:delText>18</w:delText>
            </w:r>
          </w:del>
        </w:p>
        <w:p w14:paraId="11017583" w14:textId="77777777" w:rsidR="00424394" w:rsidDel="00424394" w:rsidRDefault="00424394">
          <w:pPr>
            <w:pStyle w:val="TM2"/>
            <w:tabs>
              <w:tab w:val="left" w:pos="739"/>
              <w:tab w:val="right" w:leader="dot" w:pos="9062"/>
            </w:tabs>
            <w:rPr>
              <w:del w:id="290" w:author="Marc Florisson" w:date="2013-12-03T20:14:00Z"/>
              <w:rFonts w:asciiTheme="minorHAnsi" w:eastAsiaTheme="minorEastAsia" w:hAnsiTheme="minorHAnsi" w:cstheme="minorBidi"/>
              <w:noProof/>
              <w:sz w:val="24"/>
              <w:szCs w:val="24"/>
              <w:lang w:eastAsia="ja-JP"/>
            </w:rPr>
          </w:pPr>
          <w:del w:id="291" w:author="Marc Florisson" w:date="2013-12-03T20:14:00Z">
            <w:r w:rsidDel="00424394">
              <w:rPr>
                <w:noProof/>
              </w:rPr>
              <w:delText>4.4</w:delText>
            </w:r>
            <w:r w:rsidDel="00424394">
              <w:rPr>
                <w:rFonts w:asciiTheme="minorHAnsi" w:eastAsiaTheme="minorEastAsia" w:hAnsiTheme="minorHAnsi" w:cstheme="minorBidi"/>
                <w:noProof/>
                <w:sz w:val="24"/>
                <w:szCs w:val="24"/>
                <w:lang w:eastAsia="ja-JP"/>
              </w:rPr>
              <w:tab/>
            </w:r>
            <w:r w:rsidDel="00424394">
              <w:rPr>
                <w:noProof/>
              </w:rPr>
              <w:delText>Le système Aiguilleur</w:delText>
            </w:r>
            <w:r w:rsidDel="00424394">
              <w:rPr>
                <w:noProof/>
              </w:rPr>
              <w:tab/>
              <w:delText>19</w:delText>
            </w:r>
          </w:del>
        </w:p>
        <w:p w14:paraId="0005D5FF" w14:textId="77777777" w:rsidR="00424394" w:rsidDel="00424394" w:rsidRDefault="00424394">
          <w:pPr>
            <w:pStyle w:val="TM3"/>
            <w:tabs>
              <w:tab w:val="left" w:pos="1126"/>
              <w:tab w:val="right" w:leader="dot" w:pos="9062"/>
            </w:tabs>
            <w:rPr>
              <w:del w:id="292" w:author="Marc Florisson" w:date="2013-12-03T20:14:00Z"/>
              <w:rFonts w:asciiTheme="minorHAnsi" w:eastAsiaTheme="minorEastAsia" w:hAnsiTheme="minorHAnsi" w:cstheme="minorBidi"/>
              <w:noProof/>
              <w:sz w:val="24"/>
              <w:szCs w:val="24"/>
              <w:lang w:eastAsia="ja-JP"/>
            </w:rPr>
          </w:pPr>
          <w:del w:id="293" w:author="Marc Florisson" w:date="2013-12-03T20:14:00Z">
            <w:r w:rsidDel="00424394">
              <w:rPr>
                <w:noProof/>
              </w:rPr>
              <w:delText>4.4.1</w:delText>
            </w:r>
            <w:r w:rsidDel="00424394">
              <w:rPr>
                <w:rFonts w:asciiTheme="minorHAnsi" w:eastAsiaTheme="minorEastAsia" w:hAnsiTheme="minorHAnsi" w:cstheme="minorBidi"/>
                <w:noProof/>
                <w:sz w:val="24"/>
                <w:szCs w:val="24"/>
                <w:lang w:eastAsia="ja-JP"/>
              </w:rPr>
              <w:tab/>
            </w:r>
            <w:r w:rsidDel="00424394">
              <w:rPr>
                <w:noProof/>
              </w:rPr>
              <w:delText>Introduction</w:delText>
            </w:r>
            <w:r w:rsidDel="00424394">
              <w:rPr>
                <w:noProof/>
              </w:rPr>
              <w:tab/>
              <w:delText>19</w:delText>
            </w:r>
          </w:del>
        </w:p>
        <w:p w14:paraId="7AEF3BF9" w14:textId="77777777" w:rsidR="00424394" w:rsidDel="00424394" w:rsidRDefault="00424394">
          <w:pPr>
            <w:pStyle w:val="TM3"/>
            <w:tabs>
              <w:tab w:val="left" w:pos="1126"/>
              <w:tab w:val="right" w:leader="dot" w:pos="9062"/>
            </w:tabs>
            <w:rPr>
              <w:del w:id="294" w:author="Marc Florisson" w:date="2013-12-03T20:14:00Z"/>
              <w:rFonts w:asciiTheme="minorHAnsi" w:eastAsiaTheme="minorEastAsia" w:hAnsiTheme="minorHAnsi" w:cstheme="minorBidi"/>
              <w:noProof/>
              <w:sz w:val="24"/>
              <w:szCs w:val="24"/>
              <w:lang w:eastAsia="ja-JP"/>
            </w:rPr>
          </w:pPr>
          <w:del w:id="295" w:author="Marc Florisson" w:date="2013-12-03T20:14:00Z">
            <w:r w:rsidDel="00424394">
              <w:rPr>
                <w:noProof/>
              </w:rPr>
              <w:delText>4.4.2</w:delText>
            </w:r>
            <w:r w:rsidDel="00424394">
              <w:rPr>
                <w:rFonts w:asciiTheme="minorHAnsi" w:eastAsiaTheme="minorEastAsia" w:hAnsiTheme="minorHAnsi" w:cstheme="minorBidi"/>
                <w:noProof/>
                <w:sz w:val="24"/>
                <w:szCs w:val="24"/>
                <w:lang w:eastAsia="ja-JP"/>
              </w:rPr>
              <w:tab/>
            </w:r>
            <w:r w:rsidDel="00424394">
              <w:rPr>
                <w:noProof/>
              </w:rPr>
              <w:delText>Spécification des principales fonctions</w:delText>
            </w:r>
            <w:r w:rsidDel="00424394">
              <w:rPr>
                <w:noProof/>
              </w:rPr>
              <w:tab/>
              <w:delText>19</w:delText>
            </w:r>
          </w:del>
        </w:p>
        <w:p w14:paraId="46DCC355" w14:textId="77777777" w:rsidR="00424394" w:rsidDel="00424394" w:rsidRDefault="00424394">
          <w:pPr>
            <w:pStyle w:val="TM3"/>
            <w:tabs>
              <w:tab w:val="left" w:pos="1126"/>
              <w:tab w:val="right" w:leader="dot" w:pos="9062"/>
            </w:tabs>
            <w:rPr>
              <w:del w:id="296" w:author="Marc Florisson" w:date="2013-12-03T20:14:00Z"/>
              <w:rFonts w:asciiTheme="minorHAnsi" w:eastAsiaTheme="minorEastAsia" w:hAnsiTheme="minorHAnsi" w:cstheme="minorBidi"/>
              <w:noProof/>
              <w:sz w:val="24"/>
              <w:szCs w:val="24"/>
              <w:lang w:eastAsia="ja-JP"/>
            </w:rPr>
          </w:pPr>
          <w:del w:id="297" w:author="Marc Florisson" w:date="2013-12-03T20:14:00Z">
            <w:r w:rsidDel="00424394">
              <w:rPr>
                <w:noProof/>
              </w:rPr>
              <w:delText>4.4.3</w:delText>
            </w:r>
            <w:r w:rsidDel="00424394">
              <w:rPr>
                <w:rFonts w:asciiTheme="minorHAnsi" w:eastAsiaTheme="minorEastAsia" w:hAnsiTheme="minorHAnsi" w:cstheme="minorBidi"/>
                <w:noProof/>
                <w:sz w:val="24"/>
                <w:szCs w:val="24"/>
                <w:lang w:eastAsia="ja-JP"/>
              </w:rPr>
              <w:tab/>
            </w:r>
            <w:r w:rsidDel="00424394">
              <w:rPr>
                <w:noProof/>
              </w:rPr>
              <w:delText>Phases de développement à venir</w:delText>
            </w:r>
            <w:r w:rsidDel="00424394">
              <w:rPr>
                <w:noProof/>
              </w:rPr>
              <w:tab/>
              <w:delText>29</w:delText>
            </w:r>
          </w:del>
        </w:p>
        <w:p w14:paraId="1E3E6FAB" w14:textId="77777777" w:rsidR="00424394" w:rsidDel="00424394" w:rsidRDefault="00424394">
          <w:pPr>
            <w:pStyle w:val="TM2"/>
            <w:tabs>
              <w:tab w:val="left" w:pos="739"/>
              <w:tab w:val="right" w:leader="dot" w:pos="9062"/>
            </w:tabs>
            <w:rPr>
              <w:del w:id="298" w:author="Marc Florisson" w:date="2013-12-03T20:14:00Z"/>
              <w:rFonts w:asciiTheme="minorHAnsi" w:eastAsiaTheme="minorEastAsia" w:hAnsiTheme="minorHAnsi" w:cstheme="minorBidi"/>
              <w:noProof/>
              <w:sz w:val="24"/>
              <w:szCs w:val="24"/>
              <w:lang w:eastAsia="ja-JP"/>
            </w:rPr>
          </w:pPr>
          <w:del w:id="299" w:author="Marc Florisson" w:date="2013-12-03T20:14:00Z">
            <w:r w:rsidDel="00424394">
              <w:rPr>
                <w:noProof/>
              </w:rPr>
              <w:delText>4.5</w:delText>
            </w:r>
            <w:r w:rsidDel="00424394">
              <w:rPr>
                <w:rFonts w:asciiTheme="minorHAnsi" w:eastAsiaTheme="minorEastAsia" w:hAnsiTheme="minorHAnsi" w:cstheme="minorBidi"/>
                <w:noProof/>
                <w:sz w:val="24"/>
                <w:szCs w:val="24"/>
                <w:lang w:eastAsia="ja-JP"/>
              </w:rPr>
              <w:tab/>
            </w:r>
            <w:r w:rsidDel="00424394">
              <w:rPr>
                <w:noProof/>
              </w:rPr>
              <w:delText>Architecture du système d’administration</w:delText>
            </w:r>
            <w:r w:rsidDel="00424394">
              <w:rPr>
                <w:noProof/>
              </w:rPr>
              <w:tab/>
              <w:delText>29</w:delText>
            </w:r>
          </w:del>
        </w:p>
        <w:p w14:paraId="5C4EBA27" w14:textId="77777777" w:rsidR="00424394" w:rsidDel="00424394" w:rsidRDefault="00424394">
          <w:pPr>
            <w:pStyle w:val="TM3"/>
            <w:tabs>
              <w:tab w:val="left" w:pos="1126"/>
              <w:tab w:val="right" w:leader="dot" w:pos="9062"/>
            </w:tabs>
            <w:rPr>
              <w:del w:id="300" w:author="Marc Florisson" w:date="2013-12-03T20:14:00Z"/>
              <w:rFonts w:asciiTheme="minorHAnsi" w:eastAsiaTheme="minorEastAsia" w:hAnsiTheme="minorHAnsi" w:cstheme="minorBidi"/>
              <w:noProof/>
              <w:sz w:val="24"/>
              <w:szCs w:val="24"/>
              <w:lang w:eastAsia="ja-JP"/>
            </w:rPr>
          </w:pPr>
          <w:del w:id="301" w:author="Marc Florisson" w:date="2013-12-03T20:14:00Z">
            <w:r w:rsidDel="00424394">
              <w:rPr>
                <w:noProof/>
              </w:rPr>
              <w:delText>4.5.1</w:delText>
            </w:r>
            <w:r w:rsidDel="00424394">
              <w:rPr>
                <w:rFonts w:asciiTheme="minorHAnsi" w:eastAsiaTheme="minorEastAsia" w:hAnsiTheme="minorHAnsi" w:cstheme="minorBidi"/>
                <w:noProof/>
                <w:sz w:val="24"/>
                <w:szCs w:val="24"/>
                <w:lang w:eastAsia="ja-JP"/>
              </w:rPr>
              <w:tab/>
            </w:r>
            <w:r w:rsidDel="00424394">
              <w:rPr>
                <w:noProof/>
              </w:rPr>
              <w:delText>Spécification des principales fonctions</w:delText>
            </w:r>
            <w:r w:rsidDel="00424394">
              <w:rPr>
                <w:noProof/>
              </w:rPr>
              <w:tab/>
              <w:delText>29</w:delText>
            </w:r>
          </w:del>
        </w:p>
        <w:p w14:paraId="53484B80" w14:textId="77777777" w:rsidR="00424394" w:rsidDel="00424394" w:rsidRDefault="00424394">
          <w:pPr>
            <w:pStyle w:val="TM3"/>
            <w:tabs>
              <w:tab w:val="left" w:pos="1126"/>
              <w:tab w:val="right" w:leader="dot" w:pos="9062"/>
            </w:tabs>
            <w:rPr>
              <w:del w:id="302" w:author="Marc Florisson" w:date="2013-12-03T20:14:00Z"/>
              <w:rFonts w:asciiTheme="minorHAnsi" w:eastAsiaTheme="minorEastAsia" w:hAnsiTheme="minorHAnsi" w:cstheme="minorBidi"/>
              <w:noProof/>
              <w:sz w:val="24"/>
              <w:szCs w:val="24"/>
              <w:lang w:eastAsia="ja-JP"/>
            </w:rPr>
          </w:pPr>
          <w:del w:id="303" w:author="Marc Florisson" w:date="2013-12-03T20:14:00Z">
            <w:r w:rsidDel="00424394">
              <w:rPr>
                <w:noProof/>
              </w:rPr>
              <w:delText>4.5.2</w:delText>
            </w:r>
            <w:r w:rsidDel="00424394">
              <w:rPr>
                <w:rFonts w:asciiTheme="minorHAnsi" w:eastAsiaTheme="minorEastAsia" w:hAnsiTheme="minorHAnsi" w:cstheme="minorBidi"/>
                <w:noProof/>
                <w:sz w:val="24"/>
                <w:szCs w:val="24"/>
                <w:lang w:eastAsia="ja-JP"/>
              </w:rPr>
              <w:tab/>
            </w:r>
            <w:r w:rsidDel="00424394">
              <w:rPr>
                <w:noProof/>
              </w:rPr>
              <w:delText>Phases de développement à venir</w:delText>
            </w:r>
            <w:r w:rsidDel="00424394">
              <w:rPr>
                <w:noProof/>
              </w:rPr>
              <w:tab/>
              <w:delText>30</w:delText>
            </w:r>
          </w:del>
        </w:p>
        <w:p w14:paraId="17854578" w14:textId="77777777" w:rsidR="00424394" w:rsidDel="00424394" w:rsidRDefault="00424394">
          <w:pPr>
            <w:pStyle w:val="TM2"/>
            <w:tabs>
              <w:tab w:val="left" w:pos="739"/>
              <w:tab w:val="right" w:leader="dot" w:pos="9062"/>
            </w:tabs>
            <w:rPr>
              <w:del w:id="304" w:author="Marc Florisson" w:date="2013-12-03T20:14:00Z"/>
              <w:rFonts w:asciiTheme="minorHAnsi" w:eastAsiaTheme="minorEastAsia" w:hAnsiTheme="minorHAnsi" w:cstheme="minorBidi"/>
              <w:noProof/>
              <w:sz w:val="24"/>
              <w:szCs w:val="24"/>
              <w:lang w:eastAsia="ja-JP"/>
            </w:rPr>
          </w:pPr>
          <w:del w:id="305" w:author="Marc Florisson" w:date="2013-12-03T20:14:00Z">
            <w:r w:rsidDel="00424394">
              <w:rPr>
                <w:noProof/>
              </w:rPr>
              <w:delText>4.6</w:delText>
            </w:r>
            <w:r w:rsidDel="00424394">
              <w:rPr>
                <w:rFonts w:asciiTheme="minorHAnsi" w:eastAsiaTheme="minorEastAsia" w:hAnsiTheme="minorHAnsi" w:cstheme="minorBidi"/>
                <w:noProof/>
                <w:sz w:val="24"/>
                <w:szCs w:val="24"/>
                <w:lang w:eastAsia="ja-JP"/>
              </w:rPr>
              <w:tab/>
            </w:r>
            <w:r w:rsidDel="00424394">
              <w:rPr>
                <w:noProof/>
              </w:rPr>
              <w:delText>Architecture du site WEB de démonstration</w:delText>
            </w:r>
            <w:r w:rsidDel="00424394">
              <w:rPr>
                <w:noProof/>
              </w:rPr>
              <w:tab/>
              <w:delText>31</w:delText>
            </w:r>
          </w:del>
        </w:p>
        <w:p w14:paraId="6EC6C982" w14:textId="77777777" w:rsidR="00424394" w:rsidDel="00424394" w:rsidRDefault="00424394">
          <w:pPr>
            <w:pStyle w:val="TM3"/>
            <w:tabs>
              <w:tab w:val="left" w:pos="1126"/>
              <w:tab w:val="right" w:leader="dot" w:pos="9062"/>
            </w:tabs>
            <w:rPr>
              <w:del w:id="306" w:author="Marc Florisson" w:date="2013-12-03T20:14:00Z"/>
              <w:rFonts w:asciiTheme="minorHAnsi" w:eastAsiaTheme="minorEastAsia" w:hAnsiTheme="minorHAnsi" w:cstheme="minorBidi"/>
              <w:noProof/>
              <w:sz w:val="24"/>
              <w:szCs w:val="24"/>
              <w:lang w:eastAsia="ja-JP"/>
            </w:rPr>
          </w:pPr>
          <w:del w:id="307" w:author="Marc Florisson" w:date="2013-12-03T20:14:00Z">
            <w:r w:rsidDel="00424394">
              <w:rPr>
                <w:noProof/>
              </w:rPr>
              <w:delText>4.6.1</w:delText>
            </w:r>
            <w:r w:rsidDel="00424394">
              <w:rPr>
                <w:rFonts w:asciiTheme="minorHAnsi" w:eastAsiaTheme="minorEastAsia" w:hAnsiTheme="minorHAnsi" w:cstheme="minorBidi"/>
                <w:noProof/>
                <w:sz w:val="24"/>
                <w:szCs w:val="24"/>
                <w:lang w:eastAsia="ja-JP"/>
              </w:rPr>
              <w:tab/>
            </w:r>
            <w:r w:rsidDel="00424394">
              <w:rPr>
                <w:noProof/>
              </w:rPr>
              <w:delText>Le formulaire de requête</w:delText>
            </w:r>
            <w:r w:rsidDel="00424394">
              <w:rPr>
                <w:noProof/>
              </w:rPr>
              <w:tab/>
              <w:delText>31</w:delText>
            </w:r>
          </w:del>
        </w:p>
        <w:p w14:paraId="5B2D73EA" w14:textId="77777777" w:rsidR="00424394" w:rsidDel="00424394" w:rsidRDefault="00424394">
          <w:pPr>
            <w:pStyle w:val="TM3"/>
            <w:tabs>
              <w:tab w:val="left" w:pos="1126"/>
              <w:tab w:val="right" w:leader="dot" w:pos="9062"/>
            </w:tabs>
            <w:rPr>
              <w:del w:id="308" w:author="Marc Florisson" w:date="2013-12-03T20:14:00Z"/>
              <w:rFonts w:asciiTheme="minorHAnsi" w:eastAsiaTheme="minorEastAsia" w:hAnsiTheme="minorHAnsi" w:cstheme="minorBidi"/>
              <w:noProof/>
              <w:sz w:val="24"/>
              <w:szCs w:val="24"/>
              <w:lang w:eastAsia="ja-JP"/>
            </w:rPr>
          </w:pPr>
          <w:del w:id="309" w:author="Marc Florisson" w:date="2013-12-03T20:14:00Z">
            <w:r w:rsidDel="00424394">
              <w:rPr>
                <w:noProof/>
              </w:rPr>
              <w:delText>4.6.2</w:delText>
            </w:r>
            <w:r w:rsidDel="00424394">
              <w:rPr>
                <w:rFonts w:asciiTheme="minorHAnsi" w:eastAsiaTheme="minorEastAsia" w:hAnsiTheme="minorHAnsi" w:cstheme="minorBidi"/>
                <w:noProof/>
                <w:sz w:val="24"/>
                <w:szCs w:val="24"/>
                <w:lang w:eastAsia="ja-JP"/>
              </w:rPr>
              <w:tab/>
            </w:r>
            <w:r w:rsidDel="00424394">
              <w:rPr>
                <w:noProof/>
              </w:rPr>
              <w:delText>L’affichage des résultats de la recherche</w:delText>
            </w:r>
            <w:r w:rsidDel="00424394">
              <w:rPr>
                <w:noProof/>
              </w:rPr>
              <w:tab/>
              <w:delText>31</w:delText>
            </w:r>
          </w:del>
        </w:p>
        <w:p w14:paraId="79C4C33A" w14:textId="77777777" w:rsidR="00424394" w:rsidDel="00424394" w:rsidRDefault="00424394">
          <w:pPr>
            <w:pStyle w:val="TM3"/>
            <w:tabs>
              <w:tab w:val="left" w:pos="1126"/>
              <w:tab w:val="right" w:leader="dot" w:pos="9062"/>
            </w:tabs>
            <w:rPr>
              <w:del w:id="310" w:author="Marc Florisson" w:date="2013-12-03T20:14:00Z"/>
              <w:rFonts w:asciiTheme="minorHAnsi" w:eastAsiaTheme="minorEastAsia" w:hAnsiTheme="minorHAnsi" w:cstheme="minorBidi"/>
              <w:noProof/>
              <w:sz w:val="24"/>
              <w:szCs w:val="24"/>
              <w:lang w:eastAsia="ja-JP"/>
            </w:rPr>
          </w:pPr>
          <w:del w:id="311" w:author="Marc Florisson" w:date="2013-12-03T20:14:00Z">
            <w:r w:rsidDel="00424394">
              <w:rPr>
                <w:noProof/>
              </w:rPr>
              <w:delText>4.6.3</w:delText>
            </w:r>
            <w:r w:rsidDel="00424394">
              <w:rPr>
                <w:rFonts w:asciiTheme="minorHAnsi" w:eastAsiaTheme="minorEastAsia" w:hAnsiTheme="minorHAnsi" w:cstheme="minorBidi"/>
                <w:noProof/>
                <w:sz w:val="24"/>
                <w:szCs w:val="24"/>
                <w:lang w:eastAsia="ja-JP"/>
              </w:rPr>
              <w:tab/>
            </w:r>
            <w:r w:rsidDel="00424394">
              <w:rPr>
                <w:noProof/>
              </w:rPr>
              <w:delText>Technologie d’implémentation</w:delText>
            </w:r>
            <w:r w:rsidDel="00424394">
              <w:rPr>
                <w:noProof/>
              </w:rPr>
              <w:tab/>
              <w:delText>32</w:delText>
            </w:r>
          </w:del>
        </w:p>
        <w:p w14:paraId="0C828581" w14:textId="77777777" w:rsidR="00424394" w:rsidDel="00424394" w:rsidRDefault="00424394">
          <w:pPr>
            <w:pStyle w:val="TM3"/>
            <w:tabs>
              <w:tab w:val="left" w:pos="1126"/>
              <w:tab w:val="right" w:leader="dot" w:pos="9062"/>
            </w:tabs>
            <w:rPr>
              <w:del w:id="312" w:author="Marc Florisson" w:date="2013-12-03T20:14:00Z"/>
              <w:rFonts w:asciiTheme="minorHAnsi" w:eastAsiaTheme="minorEastAsia" w:hAnsiTheme="minorHAnsi" w:cstheme="minorBidi"/>
              <w:noProof/>
              <w:sz w:val="24"/>
              <w:szCs w:val="24"/>
              <w:lang w:eastAsia="ja-JP"/>
            </w:rPr>
          </w:pPr>
          <w:del w:id="313" w:author="Marc Florisson" w:date="2013-12-03T20:14:00Z">
            <w:r w:rsidDel="00424394">
              <w:rPr>
                <w:noProof/>
              </w:rPr>
              <w:delText>4.6.4</w:delText>
            </w:r>
            <w:r w:rsidDel="00424394">
              <w:rPr>
                <w:rFonts w:asciiTheme="minorHAnsi" w:eastAsiaTheme="minorEastAsia" w:hAnsiTheme="minorHAnsi" w:cstheme="minorBidi"/>
                <w:noProof/>
                <w:sz w:val="24"/>
                <w:szCs w:val="24"/>
                <w:lang w:eastAsia="ja-JP"/>
              </w:rPr>
              <w:tab/>
            </w:r>
            <w:r w:rsidDel="00424394">
              <w:rPr>
                <w:noProof/>
              </w:rPr>
              <w:delText>Phases de développement à venir</w:delText>
            </w:r>
            <w:r w:rsidDel="00424394">
              <w:rPr>
                <w:noProof/>
              </w:rPr>
              <w:tab/>
              <w:delText>32</w:delText>
            </w:r>
          </w:del>
        </w:p>
        <w:p w14:paraId="06485C0A" w14:textId="77777777" w:rsidR="00424394" w:rsidDel="00424394" w:rsidRDefault="00424394">
          <w:pPr>
            <w:pStyle w:val="TM1"/>
            <w:tabs>
              <w:tab w:val="left" w:pos="352"/>
              <w:tab w:val="right" w:leader="dot" w:pos="9062"/>
            </w:tabs>
            <w:rPr>
              <w:del w:id="314" w:author="Marc Florisson" w:date="2013-12-03T20:14:00Z"/>
              <w:rFonts w:asciiTheme="minorHAnsi" w:eastAsiaTheme="minorEastAsia" w:hAnsiTheme="minorHAnsi" w:cstheme="minorBidi"/>
              <w:noProof/>
              <w:sz w:val="24"/>
              <w:szCs w:val="24"/>
              <w:lang w:eastAsia="ja-JP"/>
            </w:rPr>
          </w:pPr>
          <w:del w:id="315" w:author="Marc Florisson" w:date="2013-12-03T20:14:00Z">
            <w:r w:rsidDel="00424394">
              <w:rPr>
                <w:noProof/>
              </w:rPr>
              <w:delText>5</w:delText>
            </w:r>
            <w:r w:rsidDel="00424394">
              <w:rPr>
                <w:rFonts w:asciiTheme="minorHAnsi" w:eastAsiaTheme="minorEastAsia" w:hAnsiTheme="minorHAnsi" w:cstheme="minorBidi"/>
                <w:noProof/>
                <w:sz w:val="24"/>
                <w:szCs w:val="24"/>
                <w:lang w:eastAsia="ja-JP"/>
              </w:rPr>
              <w:tab/>
            </w:r>
            <w:r w:rsidDel="00424394">
              <w:rPr>
                <w:noProof/>
              </w:rPr>
              <w:delText>Conclusion</w:delText>
            </w:r>
            <w:r w:rsidDel="00424394">
              <w:rPr>
                <w:noProof/>
              </w:rPr>
              <w:tab/>
              <w:delText>33</w:delText>
            </w:r>
          </w:del>
        </w:p>
        <w:p w14:paraId="1AE1CFE6" w14:textId="77777777" w:rsidR="00AB79BA" w:rsidDel="00424394" w:rsidRDefault="00AB79BA">
          <w:pPr>
            <w:pStyle w:val="TM1"/>
            <w:tabs>
              <w:tab w:val="left" w:pos="352"/>
              <w:tab w:val="right" w:leader="dot" w:pos="9062"/>
            </w:tabs>
            <w:rPr>
              <w:del w:id="316" w:author="Marc Florisson" w:date="2013-12-03T20:13:00Z"/>
              <w:rFonts w:asciiTheme="minorHAnsi" w:eastAsiaTheme="minorEastAsia" w:hAnsiTheme="minorHAnsi" w:cstheme="minorBidi"/>
              <w:noProof/>
              <w:sz w:val="24"/>
              <w:szCs w:val="24"/>
              <w:lang w:eastAsia="ja-JP"/>
            </w:rPr>
          </w:pPr>
          <w:del w:id="317" w:author="Marc Florisson" w:date="2013-12-03T20:13:00Z">
            <w:r w:rsidDel="00424394">
              <w:rPr>
                <w:noProof/>
              </w:rPr>
              <w:delText>1</w:delText>
            </w:r>
            <w:r w:rsidDel="00424394">
              <w:rPr>
                <w:rFonts w:asciiTheme="minorHAnsi" w:eastAsiaTheme="minorEastAsia" w:hAnsiTheme="minorHAnsi" w:cstheme="minorBidi"/>
                <w:noProof/>
                <w:sz w:val="24"/>
                <w:szCs w:val="24"/>
                <w:lang w:eastAsia="ja-JP"/>
              </w:rPr>
              <w:tab/>
            </w:r>
            <w:r w:rsidDel="00424394">
              <w:rPr>
                <w:noProof/>
              </w:rPr>
              <w:delText>Historique des modifications</w:delText>
            </w:r>
            <w:r w:rsidDel="00424394">
              <w:rPr>
                <w:noProof/>
              </w:rPr>
              <w:tab/>
              <w:delText>3</w:delText>
            </w:r>
          </w:del>
        </w:p>
        <w:p w14:paraId="63F1684B" w14:textId="77777777" w:rsidR="00AB79BA" w:rsidDel="00424394" w:rsidRDefault="00AB79BA">
          <w:pPr>
            <w:pStyle w:val="TM1"/>
            <w:tabs>
              <w:tab w:val="left" w:pos="352"/>
              <w:tab w:val="right" w:leader="dot" w:pos="9062"/>
            </w:tabs>
            <w:rPr>
              <w:del w:id="318" w:author="Marc Florisson" w:date="2013-12-03T20:13:00Z"/>
              <w:rFonts w:asciiTheme="minorHAnsi" w:eastAsiaTheme="minorEastAsia" w:hAnsiTheme="minorHAnsi" w:cstheme="minorBidi"/>
              <w:noProof/>
              <w:sz w:val="24"/>
              <w:szCs w:val="24"/>
              <w:lang w:eastAsia="ja-JP"/>
            </w:rPr>
          </w:pPr>
          <w:del w:id="319" w:author="Marc Florisson" w:date="2013-12-03T20:13:00Z">
            <w:r w:rsidDel="00424394">
              <w:rPr>
                <w:noProof/>
              </w:rPr>
              <w:delText>2</w:delText>
            </w:r>
            <w:r w:rsidDel="00424394">
              <w:rPr>
                <w:rFonts w:asciiTheme="minorHAnsi" w:eastAsiaTheme="minorEastAsia" w:hAnsiTheme="minorHAnsi" w:cstheme="minorBidi"/>
                <w:noProof/>
                <w:sz w:val="24"/>
                <w:szCs w:val="24"/>
                <w:lang w:eastAsia="ja-JP"/>
              </w:rPr>
              <w:tab/>
            </w:r>
            <w:r w:rsidDel="00424394">
              <w:rPr>
                <w:noProof/>
              </w:rPr>
              <w:delText>Introduction</w:delText>
            </w:r>
            <w:r w:rsidDel="00424394">
              <w:rPr>
                <w:noProof/>
              </w:rPr>
              <w:tab/>
              <w:delText>4</w:delText>
            </w:r>
          </w:del>
        </w:p>
        <w:p w14:paraId="3F3AF8DC" w14:textId="77777777" w:rsidR="00AB79BA" w:rsidDel="00424394" w:rsidRDefault="00AB79BA">
          <w:pPr>
            <w:pStyle w:val="TM1"/>
            <w:tabs>
              <w:tab w:val="left" w:pos="352"/>
              <w:tab w:val="right" w:leader="dot" w:pos="9062"/>
            </w:tabs>
            <w:rPr>
              <w:del w:id="320" w:author="Marc Florisson" w:date="2013-12-03T20:13:00Z"/>
              <w:rFonts w:asciiTheme="minorHAnsi" w:eastAsiaTheme="minorEastAsia" w:hAnsiTheme="minorHAnsi" w:cstheme="minorBidi"/>
              <w:noProof/>
              <w:sz w:val="24"/>
              <w:szCs w:val="24"/>
              <w:lang w:eastAsia="ja-JP"/>
            </w:rPr>
          </w:pPr>
          <w:del w:id="321" w:author="Marc Florisson" w:date="2013-12-03T20:13:00Z">
            <w:r w:rsidDel="00424394">
              <w:rPr>
                <w:noProof/>
              </w:rPr>
              <w:delText>3</w:delText>
            </w:r>
            <w:r w:rsidDel="00424394">
              <w:rPr>
                <w:rFonts w:asciiTheme="minorHAnsi" w:eastAsiaTheme="minorEastAsia" w:hAnsiTheme="minorHAnsi" w:cstheme="minorBidi"/>
                <w:noProof/>
                <w:sz w:val="24"/>
                <w:szCs w:val="24"/>
                <w:lang w:eastAsia="ja-JP"/>
              </w:rPr>
              <w:tab/>
            </w:r>
            <w:r w:rsidDel="00424394">
              <w:rPr>
                <w:noProof/>
              </w:rPr>
              <w:delText>Les interfaces du système</w:delText>
            </w:r>
            <w:r w:rsidDel="00424394">
              <w:rPr>
                <w:noProof/>
              </w:rPr>
              <w:tab/>
              <w:delText>5</w:delText>
            </w:r>
          </w:del>
        </w:p>
        <w:p w14:paraId="5469F42D" w14:textId="77777777" w:rsidR="00AB79BA" w:rsidDel="00424394" w:rsidRDefault="00AB79BA">
          <w:pPr>
            <w:pStyle w:val="TM2"/>
            <w:tabs>
              <w:tab w:val="left" w:pos="739"/>
              <w:tab w:val="right" w:leader="dot" w:pos="9062"/>
            </w:tabs>
            <w:rPr>
              <w:del w:id="322" w:author="Marc Florisson" w:date="2013-12-03T20:13:00Z"/>
              <w:rFonts w:asciiTheme="minorHAnsi" w:eastAsiaTheme="minorEastAsia" w:hAnsiTheme="minorHAnsi" w:cstheme="minorBidi"/>
              <w:noProof/>
              <w:sz w:val="24"/>
              <w:szCs w:val="24"/>
              <w:lang w:eastAsia="ja-JP"/>
            </w:rPr>
          </w:pPr>
          <w:del w:id="323" w:author="Marc Florisson" w:date="2013-12-03T20:13:00Z">
            <w:r w:rsidDel="00424394">
              <w:rPr>
                <w:noProof/>
              </w:rPr>
              <w:delText>3.1</w:delText>
            </w:r>
            <w:r w:rsidDel="00424394">
              <w:rPr>
                <w:rFonts w:asciiTheme="minorHAnsi" w:eastAsiaTheme="minorEastAsia" w:hAnsiTheme="minorHAnsi" w:cstheme="minorBidi"/>
                <w:noProof/>
                <w:sz w:val="24"/>
                <w:szCs w:val="24"/>
                <w:lang w:eastAsia="ja-JP"/>
              </w:rPr>
              <w:tab/>
            </w:r>
            <w:r w:rsidDel="00424394">
              <w:rPr>
                <w:noProof/>
              </w:rPr>
              <w:delText>Les interfaces de recherche d’itinéraire et de localités</w:delText>
            </w:r>
            <w:r w:rsidDel="00424394">
              <w:rPr>
                <w:noProof/>
              </w:rPr>
              <w:tab/>
              <w:delText>5</w:delText>
            </w:r>
          </w:del>
        </w:p>
        <w:p w14:paraId="7FC93D88" w14:textId="77777777" w:rsidR="00AB79BA" w:rsidDel="00424394" w:rsidRDefault="00AB79BA">
          <w:pPr>
            <w:pStyle w:val="TM3"/>
            <w:tabs>
              <w:tab w:val="left" w:pos="1126"/>
              <w:tab w:val="right" w:leader="dot" w:pos="9062"/>
            </w:tabs>
            <w:rPr>
              <w:del w:id="324" w:author="Marc Florisson" w:date="2013-12-03T20:13:00Z"/>
              <w:rFonts w:asciiTheme="minorHAnsi" w:eastAsiaTheme="minorEastAsia" w:hAnsiTheme="minorHAnsi" w:cstheme="minorBidi"/>
              <w:noProof/>
              <w:sz w:val="24"/>
              <w:szCs w:val="24"/>
              <w:lang w:eastAsia="ja-JP"/>
            </w:rPr>
          </w:pPr>
          <w:del w:id="325" w:author="Marc Florisson" w:date="2013-12-03T20:13:00Z">
            <w:r w:rsidDel="00424394">
              <w:rPr>
                <w:noProof/>
              </w:rPr>
              <w:delText>3.1.1</w:delText>
            </w:r>
            <w:r w:rsidDel="00424394">
              <w:rPr>
                <w:rFonts w:asciiTheme="minorHAnsi" w:eastAsiaTheme="minorEastAsia" w:hAnsiTheme="minorHAnsi" w:cstheme="minorBidi"/>
                <w:noProof/>
                <w:sz w:val="24"/>
                <w:szCs w:val="24"/>
                <w:lang w:eastAsia="ja-JP"/>
              </w:rPr>
              <w:tab/>
            </w:r>
            <w:r w:rsidDel="00424394">
              <w:rPr>
                <w:noProof/>
              </w:rPr>
              <w:delText>Protocole</w:delText>
            </w:r>
            <w:r w:rsidDel="00424394">
              <w:rPr>
                <w:noProof/>
              </w:rPr>
              <w:tab/>
              <w:delText>5</w:delText>
            </w:r>
          </w:del>
        </w:p>
        <w:p w14:paraId="664A8CC8" w14:textId="77777777" w:rsidR="00AB79BA" w:rsidDel="00424394" w:rsidRDefault="00AB79BA">
          <w:pPr>
            <w:pStyle w:val="TM3"/>
            <w:tabs>
              <w:tab w:val="left" w:pos="680"/>
              <w:tab w:val="right" w:leader="dot" w:pos="9062"/>
            </w:tabs>
            <w:rPr>
              <w:del w:id="326" w:author="Marc Florisson" w:date="2013-12-03T20:13:00Z"/>
              <w:rFonts w:asciiTheme="minorHAnsi" w:eastAsiaTheme="minorEastAsia" w:hAnsiTheme="minorHAnsi" w:cstheme="minorBidi"/>
              <w:noProof/>
              <w:sz w:val="24"/>
              <w:szCs w:val="24"/>
              <w:lang w:eastAsia="ja-JP"/>
            </w:rPr>
          </w:pPr>
          <w:del w:id="327" w:author="Marc Florisson" w:date="2013-12-03T20:13:00Z">
            <w:r w:rsidDel="00424394">
              <w:rPr>
                <w:rFonts w:asciiTheme="minorHAnsi" w:eastAsiaTheme="minorEastAsia" w:hAnsiTheme="minorHAnsi" w:cstheme="minorBidi"/>
                <w:noProof/>
                <w:sz w:val="24"/>
                <w:szCs w:val="24"/>
                <w:lang w:eastAsia="ja-JP"/>
              </w:rPr>
              <w:tab/>
            </w:r>
            <w:r w:rsidDel="00424394">
              <w:rPr>
                <w:noProof/>
              </w:rPr>
              <w:delText>L</w:delText>
            </w:r>
            <w:r w:rsidDel="00424394">
              <w:rPr>
                <w:noProof/>
              </w:rPr>
              <w:tab/>
              <w:delText>6</w:delText>
            </w:r>
          </w:del>
        </w:p>
        <w:p w14:paraId="5507B098" w14:textId="77777777" w:rsidR="00AB79BA" w:rsidDel="00424394" w:rsidRDefault="00AB79BA">
          <w:pPr>
            <w:pStyle w:val="TM3"/>
            <w:tabs>
              <w:tab w:val="left" w:pos="1126"/>
              <w:tab w:val="right" w:leader="dot" w:pos="9062"/>
            </w:tabs>
            <w:rPr>
              <w:del w:id="328" w:author="Marc Florisson" w:date="2013-12-03T20:13:00Z"/>
              <w:rFonts w:asciiTheme="minorHAnsi" w:eastAsiaTheme="minorEastAsia" w:hAnsiTheme="minorHAnsi" w:cstheme="minorBidi"/>
              <w:noProof/>
              <w:sz w:val="24"/>
              <w:szCs w:val="24"/>
              <w:lang w:eastAsia="ja-JP"/>
            </w:rPr>
          </w:pPr>
          <w:del w:id="329" w:author="Marc Florisson" w:date="2013-12-03T20:13:00Z">
            <w:r w:rsidDel="00424394">
              <w:rPr>
                <w:noProof/>
              </w:rPr>
              <w:delText>3.1.2</w:delText>
            </w:r>
            <w:r w:rsidDel="00424394">
              <w:rPr>
                <w:rFonts w:asciiTheme="minorHAnsi" w:eastAsiaTheme="minorEastAsia" w:hAnsiTheme="minorHAnsi" w:cstheme="minorBidi"/>
                <w:noProof/>
                <w:sz w:val="24"/>
                <w:szCs w:val="24"/>
                <w:lang w:eastAsia="ja-JP"/>
              </w:rPr>
              <w:tab/>
            </w:r>
            <w:r w:rsidDel="00424394">
              <w:rPr>
                <w:noProof/>
              </w:rPr>
              <w:delText>a définition au format XSD</w:delText>
            </w:r>
            <w:r w:rsidDel="00424394">
              <w:rPr>
                <w:noProof/>
              </w:rPr>
              <w:tab/>
              <w:delText>6</w:delText>
            </w:r>
          </w:del>
        </w:p>
        <w:p w14:paraId="230E8C31" w14:textId="77777777" w:rsidR="00AB79BA" w:rsidDel="00424394" w:rsidRDefault="00AB79BA">
          <w:pPr>
            <w:pStyle w:val="TM2"/>
            <w:tabs>
              <w:tab w:val="left" w:pos="739"/>
              <w:tab w:val="right" w:leader="dot" w:pos="9062"/>
            </w:tabs>
            <w:rPr>
              <w:del w:id="330" w:author="Marc Florisson" w:date="2013-12-03T20:13:00Z"/>
              <w:rFonts w:asciiTheme="minorHAnsi" w:eastAsiaTheme="minorEastAsia" w:hAnsiTheme="minorHAnsi" w:cstheme="minorBidi"/>
              <w:noProof/>
              <w:sz w:val="24"/>
              <w:szCs w:val="24"/>
              <w:lang w:eastAsia="ja-JP"/>
            </w:rPr>
          </w:pPr>
          <w:del w:id="331" w:author="Marc Florisson" w:date="2013-12-03T20:13:00Z">
            <w:r w:rsidDel="00424394">
              <w:rPr>
                <w:noProof/>
              </w:rPr>
              <w:delText>3.2</w:delText>
            </w:r>
            <w:r w:rsidDel="00424394">
              <w:rPr>
                <w:rFonts w:asciiTheme="minorHAnsi" w:eastAsiaTheme="minorEastAsia" w:hAnsiTheme="minorHAnsi" w:cstheme="minorBidi"/>
                <w:noProof/>
                <w:sz w:val="24"/>
                <w:szCs w:val="24"/>
                <w:lang w:eastAsia="ja-JP"/>
              </w:rPr>
              <w:tab/>
            </w:r>
            <w:r w:rsidDel="00424394">
              <w:rPr>
                <w:noProof/>
              </w:rPr>
              <w:delText>Le modèle des méta-données</w:delText>
            </w:r>
            <w:r w:rsidDel="00424394">
              <w:rPr>
                <w:noProof/>
              </w:rPr>
              <w:tab/>
              <w:delText>9</w:delText>
            </w:r>
          </w:del>
        </w:p>
        <w:p w14:paraId="0024E688" w14:textId="77777777" w:rsidR="00AB79BA" w:rsidDel="00424394" w:rsidRDefault="00AB79BA">
          <w:pPr>
            <w:pStyle w:val="TM2"/>
            <w:tabs>
              <w:tab w:val="left" w:pos="739"/>
              <w:tab w:val="right" w:leader="dot" w:pos="9062"/>
            </w:tabs>
            <w:rPr>
              <w:del w:id="332" w:author="Marc Florisson" w:date="2013-12-03T20:13:00Z"/>
              <w:rFonts w:asciiTheme="minorHAnsi" w:eastAsiaTheme="minorEastAsia" w:hAnsiTheme="minorHAnsi" w:cstheme="minorBidi"/>
              <w:noProof/>
              <w:sz w:val="24"/>
              <w:szCs w:val="24"/>
              <w:lang w:eastAsia="ja-JP"/>
            </w:rPr>
          </w:pPr>
          <w:del w:id="333" w:author="Marc Florisson" w:date="2013-12-03T20:13:00Z">
            <w:r w:rsidDel="00424394">
              <w:rPr>
                <w:noProof/>
              </w:rPr>
              <w:delText>3.3</w:delText>
            </w:r>
            <w:r w:rsidDel="00424394">
              <w:rPr>
                <w:rFonts w:asciiTheme="minorHAnsi" w:eastAsiaTheme="minorEastAsia" w:hAnsiTheme="minorHAnsi" w:cstheme="minorBidi"/>
                <w:noProof/>
                <w:sz w:val="24"/>
                <w:szCs w:val="24"/>
                <w:lang w:eastAsia="ja-JP"/>
              </w:rPr>
              <w:tab/>
            </w:r>
            <w:r w:rsidDel="00424394">
              <w:rPr>
                <w:noProof/>
              </w:rPr>
              <w:delText>Les interfaces génériques requises sur les SIM</w:delText>
            </w:r>
            <w:r w:rsidDel="00424394">
              <w:rPr>
                <w:noProof/>
              </w:rPr>
              <w:tab/>
              <w:delText>12</w:delText>
            </w:r>
          </w:del>
        </w:p>
        <w:p w14:paraId="22ACA1C3" w14:textId="77777777" w:rsidR="00AB79BA" w:rsidDel="00424394" w:rsidRDefault="00AB79BA">
          <w:pPr>
            <w:pStyle w:val="TM2"/>
            <w:tabs>
              <w:tab w:val="left" w:pos="739"/>
              <w:tab w:val="right" w:leader="dot" w:pos="9062"/>
            </w:tabs>
            <w:rPr>
              <w:del w:id="334" w:author="Marc Florisson" w:date="2013-12-03T20:13:00Z"/>
              <w:rFonts w:asciiTheme="minorHAnsi" w:eastAsiaTheme="minorEastAsia" w:hAnsiTheme="minorHAnsi" w:cstheme="minorBidi"/>
              <w:noProof/>
              <w:sz w:val="24"/>
              <w:szCs w:val="24"/>
              <w:lang w:eastAsia="ja-JP"/>
            </w:rPr>
          </w:pPr>
          <w:del w:id="335" w:author="Marc Florisson" w:date="2013-12-03T20:13:00Z">
            <w:r w:rsidDel="00424394">
              <w:rPr>
                <w:noProof/>
              </w:rPr>
              <w:delText>3.4</w:delText>
            </w:r>
            <w:r w:rsidDel="00424394">
              <w:rPr>
                <w:rFonts w:asciiTheme="minorHAnsi" w:eastAsiaTheme="minorEastAsia" w:hAnsiTheme="minorHAnsi" w:cstheme="minorBidi"/>
                <w:noProof/>
                <w:sz w:val="24"/>
                <w:szCs w:val="24"/>
                <w:lang w:eastAsia="ja-JP"/>
              </w:rPr>
              <w:tab/>
            </w:r>
            <w:r w:rsidDel="00424394">
              <w:rPr>
                <w:noProof/>
              </w:rPr>
              <w:delText>Les interfaces dans l’architecture de déploiement</w:delText>
            </w:r>
            <w:r w:rsidDel="00424394">
              <w:rPr>
                <w:noProof/>
              </w:rPr>
              <w:tab/>
              <w:delText>16</w:delText>
            </w:r>
          </w:del>
        </w:p>
        <w:p w14:paraId="53C66BB7" w14:textId="77777777" w:rsidR="00AB79BA" w:rsidDel="00424394" w:rsidRDefault="00AB79BA">
          <w:pPr>
            <w:pStyle w:val="TM1"/>
            <w:tabs>
              <w:tab w:val="left" w:pos="352"/>
              <w:tab w:val="right" w:leader="dot" w:pos="9062"/>
            </w:tabs>
            <w:rPr>
              <w:del w:id="336" w:author="Marc Florisson" w:date="2013-12-03T20:13:00Z"/>
              <w:rFonts w:asciiTheme="minorHAnsi" w:eastAsiaTheme="minorEastAsia" w:hAnsiTheme="minorHAnsi" w:cstheme="minorBidi"/>
              <w:noProof/>
              <w:sz w:val="24"/>
              <w:szCs w:val="24"/>
              <w:lang w:eastAsia="ja-JP"/>
            </w:rPr>
          </w:pPr>
          <w:del w:id="337" w:author="Marc Florisson" w:date="2013-12-03T20:13:00Z">
            <w:r w:rsidDel="00424394">
              <w:rPr>
                <w:noProof/>
                <w:lang w:eastAsia="fr-FR"/>
              </w:rPr>
              <w:delText>4</w:delText>
            </w:r>
            <w:r w:rsidDel="00424394">
              <w:rPr>
                <w:rFonts w:asciiTheme="minorHAnsi" w:eastAsiaTheme="minorEastAsia" w:hAnsiTheme="minorHAnsi" w:cstheme="minorBidi"/>
                <w:noProof/>
                <w:sz w:val="24"/>
                <w:szCs w:val="24"/>
                <w:lang w:eastAsia="ja-JP"/>
              </w:rPr>
              <w:tab/>
            </w:r>
            <w:r w:rsidDel="00424394">
              <w:rPr>
                <w:noProof/>
                <w:lang w:eastAsia="fr-FR"/>
              </w:rPr>
              <w:delText>Les spécifications techniques générales des systèmes de la solution</w:delText>
            </w:r>
            <w:r w:rsidDel="00424394">
              <w:rPr>
                <w:noProof/>
              </w:rPr>
              <w:tab/>
              <w:delText>17</w:delText>
            </w:r>
          </w:del>
        </w:p>
        <w:p w14:paraId="7E1F2458" w14:textId="77777777" w:rsidR="00AB79BA" w:rsidDel="00424394" w:rsidRDefault="00AB79BA">
          <w:pPr>
            <w:pStyle w:val="TM2"/>
            <w:tabs>
              <w:tab w:val="left" w:pos="739"/>
              <w:tab w:val="right" w:leader="dot" w:pos="9062"/>
            </w:tabs>
            <w:rPr>
              <w:del w:id="338" w:author="Marc Florisson" w:date="2013-12-03T20:13:00Z"/>
              <w:rFonts w:asciiTheme="minorHAnsi" w:eastAsiaTheme="minorEastAsia" w:hAnsiTheme="minorHAnsi" w:cstheme="minorBidi"/>
              <w:noProof/>
              <w:sz w:val="24"/>
              <w:szCs w:val="24"/>
              <w:lang w:eastAsia="ja-JP"/>
            </w:rPr>
          </w:pPr>
          <w:del w:id="339" w:author="Marc Florisson" w:date="2013-12-03T20:13:00Z">
            <w:r w:rsidDel="00424394">
              <w:rPr>
                <w:noProof/>
              </w:rPr>
              <w:delText>4.1</w:delText>
            </w:r>
            <w:r w:rsidDel="00424394">
              <w:rPr>
                <w:rFonts w:asciiTheme="minorHAnsi" w:eastAsiaTheme="minorEastAsia" w:hAnsiTheme="minorHAnsi" w:cstheme="minorBidi"/>
                <w:noProof/>
                <w:sz w:val="24"/>
                <w:szCs w:val="24"/>
                <w:lang w:eastAsia="ja-JP"/>
              </w:rPr>
              <w:tab/>
            </w:r>
            <w:r w:rsidDel="00424394">
              <w:rPr>
                <w:noProof/>
              </w:rPr>
              <w:delText>Définition du graphe de SIM</w:delText>
            </w:r>
            <w:r w:rsidDel="00424394">
              <w:rPr>
                <w:noProof/>
              </w:rPr>
              <w:tab/>
              <w:delText>17</w:delText>
            </w:r>
          </w:del>
        </w:p>
        <w:p w14:paraId="0BC22E25" w14:textId="77777777" w:rsidR="00AB79BA" w:rsidDel="00424394" w:rsidRDefault="00AB79BA">
          <w:pPr>
            <w:pStyle w:val="TM2"/>
            <w:tabs>
              <w:tab w:val="left" w:pos="739"/>
              <w:tab w:val="right" w:leader="dot" w:pos="9062"/>
            </w:tabs>
            <w:rPr>
              <w:del w:id="340" w:author="Marc Florisson" w:date="2013-12-03T20:13:00Z"/>
              <w:rFonts w:asciiTheme="minorHAnsi" w:eastAsiaTheme="minorEastAsia" w:hAnsiTheme="minorHAnsi" w:cstheme="minorBidi"/>
              <w:noProof/>
              <w:sz w:val="24"/>
              <w:szCs w:val="24"/>
              <w:lang w:eastAsia="ja-JP"/>
            </w:rPr>
          </w:pPr>
          <w:del w:id="341" w:author="Marc Florisson" w:date="2013-12-03T20:13:00Z">
            <w:r w:rsidDel="00424394">
              <w:rPr>
                <w:noProof/>
              </w:rPr>
              <w:delText>4.2</w:delText>
            </w:r>
            <w:r w:rsidDel="00424394">
              <w:rPr>
                <w:rFonts w:asciiTheme="minorHAnsi" w:eastAsiaTheme="minorEastAsia" w:hAnsiTheme="minorHAnsi" w:cstheme="minorBidi"/>
                <w:noProof/>
                <w:sz w:val="24"/>
                <w:szCs w:val="24"/>
                <w:lang w:eastAsia="ja-JP"/>
              </w:rPr>
              <w:tab/>
            </w:r>
            <w:r w:rsidDel="00424394">
              <w:rPr>
                <w:noProof/>
              </w:rPr>
              <w:delText>Définition de l’itinéraire partiel</w:delText>
            </w:r>
            <w:r w:rsidDel="00424394">
              <w:rPr>
                <w:noProof/>
              </w:rPr>
              <w:tab/>
              <w:delText>18</w:delText>
            </w:r>
          </w:del>
        </w:p>
        <w:p w14:paraId="337103C1" w14:textId="77777777" w:rsidR="00AB79BA" w:rsidDel="00424394" w:rsidRDefault="00AB79BA">
          <w:pPr>
            <w:pStyle w:val="TM2"/>
            <w:tabs>
              <w:tab w:val="left" w:pos="739"/>
              <w:tab w:val="right" w:leader="dot" w:pos="9062"/>
            </w:tabs>
            <w:rPr>
              <w:del w:id="342" w:author="Marc Florisson" w:date="2013-12-03T20:13:00Z"/>
              <w:rFonts w:asciiTheme="minorHAnsi" w:eastAsiaTheme="minorEastAsia" w:hAnsiTheme="minorHAnsi" w:cstheme="minorBidi"/>
              <w:noProof/>
              <w:sz w:val="24"/>
              <w:szCs w:val="24"/>
              <w:lang w:eastAsia="ja-JP"/>
            </w:rPr>
          </w:pPr>
          <w:del w:id="343" w:author="Marc Florisson" w:date="2013-12-03T20:13:00Z">
            <w:r w:rsidDel="00424394">
              <w:rPr>
                <w:noProof/>
              </w:rPr>
              <w:delText>4.3</w:delText>
            </w:r>
            <w:r w:rsidDel="00424394">
              <w:rPr>
                <w:rFonts w:asciiTheme="minorHAnsi" w:eastAsiaTheme="minorEastAsia" w:hAnsiTheme="minorHAnsi" w:cstheme="minorBidi"/>
                <w:noProof/>
                <w:sz w:val="24"/>
                <w:szCs w:val="24"/>
                <w:lang w:eastAsia="ja-JP"/>
              </w:rPr>
              <w:tab/>
            </w:r>
            <w:r w:rsidDel="00424394">
              <w:rPr>
                <w:noProof/>
              </w:rPr>
              <w:delText>Notations</w:delText>
            </w:r>
            <w:r w:rsidDel="00424394">
              <w:rPr>
                <w:noProof/>
              </w:rPr>
              <w:tab/>
              <w:delText>18</w:delText>
            </w:r>
          </w:del>
        </w:p>
        <w:p w14:paraId="11A9D371" w14:textId="77777777" w:rsidR="00AB79BA" w:rsidDel="00424394" w:rsidRDefault="00AB79BA">
          <w:pPr>
            <w:pStyle w:val="TM2"/>
            <w:tabs>
              <w:tab w:val="left" w:pos="739"/>
              <w:tab w:val="right" w:leader="dot" w:pos="9062"/>
            </w:tabs>
            <w:rPr>
              <w:del w:id="344" w:author="Marc Florisson" w:date="2013-12-03T20:13:00Z"/>
              <w:rFonts w:asciiTheme="minorHAnsi" w:eastAsiaTheme="minorEastAsia" w:hAnsiTheme="minorHAnsi" w:cstheme="minorBidi"/>
              <w:noProof/>
              <w:sz w:val="24"/>
              <w:szCs w:val="24"/>
              <w:lang w:eastAsia="ja-JP"/>
            </w:rPr>
          </w:pPr>
          <w:del w:id="345" w:author="Marc Florisson" w:date="2013-12-03T20:13:00Z">
            <w:r w:rsidDel="00424394">
              <w:rPr>
                <w:noProof/>
              </w:rPr>
              <w:delText>4.4</w:delText>
            </w:r>
            <w:r w:rsidDel="00424394">
              <w:rPr>
                <w:rFonts w:asciiTheme="minorHAnsi" w:eastAsiaTheme="minorEastAsia" w:hAnsiTheme="minorHAnsi" w:cstheme="minorBidi"/>
                <w:noProof/>
                <w:sz w:val="24"/>
                <w:szCs w:val="24"/>
                <w:lang w:eastAsia="ja-JP"/>
              </w:rPr>
              <w:tab/>
            </w:r>
            <w:r w:rsidDel="00424394">
              <w:rPr>
                <w:noProof/>
              </w:rPr>
              <w:delText>Le système Aiguilleur</w:delText>
            </w:r>
            <w:r w:rsidDel="00424394">
              <w:rPr>
                <w:noProof/>
              </w:rPr>
              <w:tab/>
              <w:delText>19</w:delText>
            </w:r>
          </w:del>
        </w:p>
        <w:p w14:paraId="3B213EBD" w14:textId="77777777" w:rsidR="00AB79BA" w:rsidDel="00424394" w:rsidRDefault="00AB79BA">
          <w:pPr>
            <w:pStyle w:val="TM3"/>
            <w:tabs>
              <w:tab w:val="left" w:pos="1126"/>
              <w:tab w:val="right" w:leader="dot" w:pos="9062"/>
            </w:tabs>
            <w:rPr>
              <w:del w:id="346" w:author="Marc Florisson" w:date="2013-12-03T20:13:00Z"/>
              <w:rFonts w:asciiTheme="minorHAnsi" w:eastAsiaTheme="minorEastAsia" w:hAnsiTheme="minorHAnsi" w:cstheme="minorBidi"/>
              <w:noProof/>
              <w:sz w:val="24"/>
              <w:szCs w:val="24"/>
              <w:lang w:eastAsia="ja-JP"/>
            </w:rPr>
          </w:pPr>
          <w:del w:id="347" w:author="Marc Florisson" w:date="2013-12-03T20:13:00Z">
            <w:r w:rsidDel="00424394">
              <w:rPr>
                <w:noProof/>
              </w:rPr>
              <w:delText>4.4.1</w:delText>
            </w:r>
            <w:r w:rsidDel="00424394">
              <w:rPr>
                <w:rFonts w:asciiTheme="minorHAnsi" w:eastAsiaTheme="minorEastAsia" w:hAnsiTheme="minorHAnsi" w:cstheme="minorBidi"/>
                <w:noProof/>
                <w:sz w:val="24"/>
                <w:szCs w:val="24"/>
                <w:lang w:eastAsia="ja-JP"/>
              </w:rPr>
              <w:tab/>
            </w:r>
            <w:r w:rsidDel="00424394">
              <w:rPr>
                <w:noProof/>
              </w:rPr>
              <w:delText>Introduction</w:delText>
            </w:r>
            <w:r w:rsidDel="00424394">
              <w:rPr>
                <w:noProof/>
              </w:rPr>
              <w:tab/>
              <w:delText>19</w:delText>
            </w:r>
          </w:del>
        </w:p>
        <w:p w14:paraId="0570A457" w14:textId="77777777" w:rsidR="00AB79BA" w:rsidDel="00424394" w:rsidRDefault="00AB79BA">
          <w:pPr>
            <w:pStyle w:val="TM3"/>
            <w:tabs>
              <w:tab w:val="left" w:pos="1126"/>
              <w:tab w:val="right" w:leader="dot" w:pos="9062"/>
            </w:tabs>
            <w:rPr>
              <w:del w:id="348" w:author="Marc Florisson" w:date="2013-12-03T20:13:00Z"/>
              <w:rFonts w:asciiTheme="minorHAnsi" w:eastAsiaTheme="minorEastAsia" w:hAnsiTheme="minorHAnsi" w:cstheme="minorBidi"/>
              <w:noProof/>
              <w:sz w:val="24"/>
              <w:szCs w:val="24"/>
              <w:lang w:eastAsia="ja-JP"/>
            </w:rPr>
          </w:pPr>
          <w:del w:id="349" w:author="Marc Florisson" w:date="2013-12-03T20:13:00Z">
            <w:r w:rsidDel="00424394">
              <w:rPr>
                <w:noProof/>
              </w:rPr>
              <w:delText>4.4.2</w:delText>
            </w:r>
            <w:r w:rsidDel="00424394">
              <w:rPr>
                <w:rFonts w:asciiTheme="minorHAnsi" w:eastAsiaTheme="minorEastAsia" w:hAnsiTheme="minorHAnsi" w:cstheme="minorBidi"/>
                <w:noProof/>
                <w:sz w:val="24"/>
                <w:szCs w:val="24"/>
                <w:lang w:eastAsia="ja-JP"/>
              </w:rPr>
              <w:tab/>
            </w:r>
            <w:r w:rsidDel="00424394">
              <w:rPr>
                <w:noProof/>
              </w:rPr>
              <w:delText>Spécification des principales fonctions</w:delText>
            </w:r>
            <w:r w:rsidDel="00424394">
              <w:rPr>
                <w:noProof/>
              </w:rPr>
              <w:tab/>
              <w:delText>19</w:delText>
            </w:r>
          </w:del>
        </w:p>
        <w:p w14:paraId="4D5D629D" w14:textId="77777777" w:rsidR="00AB79BA" w:rsidDel="00424394" w:rsidRDefault="00AB79BA">
          <w:pPr>
            <w:pStyle w:val="TM3"/>
            <w:tabs>
              <w:tab w:val="left" w:pos="1126"/>
              <w:tab w:val="right" w:leader="dot" w:pos="9062"/>
            </w:tabs>
            <w:rPr>
              <w:del w:id="350" w:author="Marc Florisson" w:date="2013-12-03T20:13:00Z"/>
              <w:rFonts w:asciiTheme="minorHAnsi" w:eastAsiaTheme="minorEastAsia" w:hAnsiTheme="minorHAnsi" w:cstheme="minorBidi"/>
              <w:noProof/>
              <w:sz w:val="24"/>
              <w:szCs w:val="24"/>
              <w:lang w:eastAsia="ja-JP"/>
            </w:rPr>
          </w:pPr>
          <w:del w:id="351" w:author="Marc Florisson" w:date="2013-12-03T20:13:00Z">
            <w:r w:rsidDel="00424394">
              <w:rPr>
                <w:noProof/>
              </w:rPr>
              <w:delText>4.4.3</w:delText>
            </w:r>
            <w:r w:rsidDel="00424394">
              <w:rPr>
                <w:rFonts w:asciiTheme="minorHAnsi" w:eastAsiaTheme="minorEastAsia" w:hAnsiTheme="minorHAnsi" w:cstheme="minorBidi"/>
                <w:noProof/>
                <w:sz w:val="24"/>
                <w:szCs w:val="24"/>
                <w:lang w:eastAsia="ja-JP"/>
              </w:rPr>
              <w:tab/>
            </w:r>
            <w:r w:rsidDel="00424394">
              <w:rPr>
                <w:noProof/>
              </w:rPr>
              <w:delText>Phases de développement à venir</w:delText>
            </w:r>
            <w:r w:rsidDel="00424394">
              <w:rPr>
                <w:noProof/>
              </w:rPr>
              <w:tab/>
              <w:delText>29</w:delText>
            </w:r>
          </w:del>
        </w:p>
        <w:p w14:paraId="129D060B" w14:textId="77777777" w:rsidR="00AB79BA" w:rsidDel="00424394" w:rsidRDefault="00AB79BA">
          <w:pPr>
            <w:pStyle w:val="TM2"/>
            <w:tabs>
              <w:tab w:val="left" w:pos="739"/>
              <w:tab w:val="right" w:leader="dot" w:pos="9062"/>
            </w:tabs>
            <w:rPr>
              <w:del w:id="352" w:author="Marc Florisson" w:date="2013-12-03T20:13:00Z"/>
              <w:rFonts w:asciiTheme="minorHAnsi" w:eastAsiaTheme="minorEastAsia" w:hAnsiTheme="minorHAnsi" w:cstheme="minorBidi"/>
              <w:noProof/>
              <w:sz w:val="24"/>
              <w:szCs w:val="24"/>
              <w:lang w:eastAsia="ja-JP"/>
            </w:rPr>
          </w:pPr>
          <w:del w:id="353" w:author="Marc Florisson" w:date="2013-12-03T20:13:00Z">
            <w:r w:rsidDel="00424394">
              <w:rPr>
                <w:noProof/>
              </w:rPr>
              <w:delText>4.5</w:delText>
            </w:r>
            <w:r w:rsidDel="00424394">
              <w:rPr>
                <w:rFonts w:asciiTheme="minorHAnsi" w:eastAsiaTheme="minorEastAsia" w:hAnsiTheme="minorHAnsi" w:cstheme="minorBidi"/>
                <w:noProof/>
                <w:sz w:val="24"/>
                <w:szCs w:val="24"/>
                <w:lang w:eastAsia="ja-JP"/>
              </w:rPr>
              <w:tab/>
            </w:r>
            <w:r w:rsidDel="00424394">
              <w:rPr>
                <w:noProof/>
              </w:rPr>
              <w:delText>Architecture du système d’administration</w:delText>
            </w:r>
            <w:r w:rsidDel="00424394">
              <w:rPr>
                <w:noProof/>
              </w:rPr>
              <w:tab/>
              <w:delText>29</w:delText>
            </w:r>
          </w:del>
        </w:p>
        <w:p w14:paraId="2CFD81C7" w14:textId="77777777" w:rsidR="00AB79BA" w:rsidDel="00424394" w:rsidRDefault="00AB79BA">
          <w:pPr>
            <w:pStyle w:val="TM3"/>
            <w:tabs>
              <w:tab w:val="left" w:pos="1126"/>
              <w:tab w:val="right" w:leader="dot" w:pos="9062"/>
            </w:tabs>
            <w:rPr>
              <w:del w:id="354" w:author="Marc Florisson" w:date="2013-12-03T20:13:00Z"/>
              <w:rFonts w:asciiTheme="minorHAnsi" w:eastAsiaTheme="minorEastAsia" w:hAnsiTheme="minorHAnsi" w:cstheme="minorBidi"/>
              <w:noProof/>
              <w:sz w:val="24"/>
              <w:szCs w:val="24"/>
              <w:lang w:eastAsia="ja-JP"/>
            </w:rPr>
          </w:pPr>
          <w:del w:id="355" w:author="Marc Florisson" w:date="2013-12-03T20:13:00Z">
            <w:r w:rsidDel="00424394">
              <w:rPr>
                <w:noProof/>
              </w:rPr>
              <w:delText>4.5.1</w:delText>
            </w:r>
            <w:r w:rsidDel="00424394">
              <w:rPr>
                <w:rFonts w:asciiTheme="minorHAnsi" w:eastAsiaTheme="minorEastAsia" w:hAnsiTheme="minorHAnsi" w:cstheme="minorBidi"/>
                <w:noProof/>
                <w:sz w:val="24"/>
                <w:szCs w:val="24"/>
                <w:lang w:eastAsia="ja-JP"/>
              </w:rPr>
              <w:tab/>
            </w:r>
            <w:r w:rsidDel="00424394">
              <w:rPr>
                <w:noProof/>
              </w:rPr>
              <w:delText>Spécification des principales fonctions</w:delText>
            </w:r>
            <w:r w:rsidDel="00424394">
              <w:rPr>
                <w:noProof/>
              </w:rPr>
              <w:tab/>
              <w:delText>29</w:delText>
            </w:r>
          </w:del>
        </w:p>
        <w:p w14:paraId="14688876" w14:textId="77777777" w:rsidR="00AB79BA" w:rsidDel="00424394" w:rsidRDefault="00AB79BA">
          <w:pPr>
            <w:pStyle w:val="TM3"/>
            <w:tabs>
              <w:tab w:val="left" w:pos="1126"/>
              <w:tab w:val="right" w:leader="dot" w:pos="9062"/>
            </w:tabs>
            <w:rPr>
              <w:del w:id="356" w:author="Marc Florisson" w:date="2013-12-03T20:13:00Z"/>
              <w:rFonts w:asciiTheme="minorHAnsi" w:eastAsiaTheme="minorEastAsia" w:hAnsiTheme="minorHAnsi" w:cstheme="minorBidi"/>
              <w:noProof/>
              <w:sz w:val="24"/>
              <w:szCs w:val="24"/>
              <w:lang w:eastAsia="ja-JP"/>
            </w:rPr>
          </w:pPr>
          <w:del w:id="357" w:author="Marc Florisson" w:date="2013-12-03T20:13:00Z">
            <w:r w:rsidDel="00424394">
              <w:rPr>
                <w:noProof/>
              </w:rPr>
              <w:delText>4.5.2</w:delText>
            </w:r>
            <w:r w:rsidDel="00424394">
              <w:rPr>
                <w:rFonts w:asciiTheme="minorHAnsi" w:eastAsiaTheme="minorEastAsia" w:hAnsiTheme="minorHAnsi" w:cstheme="minorBidi"/>
                <w:noProof/>
                <w:sz w:val="24"/>
                <w:szCs w:val="24"/>
                <w:lang w:eastAsia="ja-JP"/>
              </w:rPr>
              <w:tab/>
            </w:r>
            <w:r w:rsidDel="00424394">
              <w:rPr>
                <w:noProof/>
              </w:rPr>
              <w:delText>Phases de développement à venir</w:delText>
            </w:r>
            <w:r w:rsidDel="00424394">
              <w:rPr>
                <w:noProof/>
              </w:rPr>
              <w:tab/>
              <w:delText>30</w:delText>
            </w:r>
          </w:del>
        </w:p>
        <w:p w14:paraId="0947D031" w14:textId="77777777" w:rsidR="00AB79BA" w:rsidDel="00424394" w:rsidRDefault="00AB79BA">
          <w:pPr>
            <w:pStyle w:val="TM2"/>
            <w:tabs>
              <w:tab w:val="left" w:pos="739"/>
              <w:tab w:val="right" w:leader="dot" w:pos="9062"/>
            </w:tabs>
            <w:rPr>
              <w:del w:id="358" w:author="Marc Florisson" w:date="2013-12-03T20:13:00Z"/>
              <w:rFonts w:asciiTheme="minorHAnsi" w:eastAsiaTheme="minorEastAsia" w:hAnsiTheme="minorHAnsi" w:cstheme="minorBidi"/>
              <w:noProof/>
              <w:sz w:val="24"/>
              <w:szCs w:val="24"/>
              <w:lang w:eastAsia="ja-JP"/>
            </w:rPr>
          </w:pPr>
          <w:del w:id="359" w:author="Marc Florisson" w:date="2013-12-03T20:13:00Z">
            <w:r w:rsidDel="00424394">
              <w:rPr>
                <w:noProof/>
              </w:rPr>
              <w:delText>4.6</w:delText>
            </w:r>
            <w:r w:rsidDel="00424394">
              <w:rPr>
                <w:rFonts w:asciiTheme="minorHAnsi" w:eastAsiaTheme="minorEastAsia" w:hAnsiTheme="minorHAnsi" w:cstheme="minorBidi"/>
                <w:noProof/>
                <w:sz w:val="24"/>
                <w:szCs w:val="24"/>
                <w:lang w:eastAsia="ja-JP"/>
              </w:rPr>
              <w:tab/>
            </w:r>
            <w:r w:rsidDel="00424394">
              <w:rPr>
                <w:noProof/>
              </w:rPr>
              <w:delText>Architecture du site WEB de démonstration</w:delText>
            </w:r>
            <w:r w:rsidDel="00424394">
              <w:rPr>
                <w:noProof/>
              </w:rPr>
              <w:tab/>
              <w:delText>31</w:delText>
            </w:r>
          </w:del>
        </w:p>
        <w:p w14:paraId="230A998E" w14:textId="77777777" w:rsidR="00AB79BA" w:rsidDel="00424394" w:rsidRDefault="00AB79BA">
          <w:pPr>
            <w:pStyle w:val="TM3"/>
            <w:tabs>
              <w:tab w:val="left" w:pos="1126"/>
              <w:tab w:val="right" w:leader="dot" w:pos="9062"/>
            </w:tabs>
            <w:rPr>
              <w:del w:id="360" w:author="Marc Florisson" w:date="2013-12-03T20:13:00Z"/>
              <w:rFonts w:asciiTheme="minorHAnsi" w:eastAsiaTheme="minorEastAsia" w:hAnsiTheme="minorHAnsi" w:cstheme="minorBidi"/>
              <w:noProof/>
              <w:sz w:val="24"/>
              <w:szCs w:val="24"/>
              <w:lang w:eastAsia="ja-JP"/>
            </w:rPr>
          </w:pPr>
          <w:del w:id="361" w:author="Marc Florisson" w:date="2013-12-03T20:13:00Z">
            <w:r w:rsidDel="00424394">
              <w:rPr>
                <w:noProof/>
              </w:rPr>
              <w:delText>4.6.1</w:delText>
            </w:r>
            <w:r w:rsidDel="00424394">
              <w:rPr>
                <w:rFonts w:asciiTheme="minorHAnsi" w:eastAsiaTheme="minorEastAsia" w:hAnsiTheme="minorHAnsi" w:cstheme="minorBidi"/>
                <w:noProof/>
                <w:sz w:val="24"/>
                <w:szCs w:val="24"/>
                <w:lang w:eastAsia="ja-JP"/>
              </w:rPr>
              <w:tab/>
            </w:r>
            <w:r w:rsidDel="00424394">
              <w:rPr>
                <w:noProof/>
              </w:rPr>
              <w:delText>Le formulaire de requête</w:delText>
            </w:r>
            <w:r w:rsidDel="00424394">
              <w:rPr>
                <w:noProof/>
              </w:rPr>
              <w:tab/>
              <w:delText>31</w:delText>
            </w:r>
          </w:del>
        </w:p>
        <w:p w14:paraId="68B1A770" w14:textId="77777777" w:rsidR="00AB79BA" w:rsidDel="00424394" w:rsidRDefault="00AB79BA">
          <w:pPr>
            <w:pStyle w:val="TM3"/>
            <w:tabs>
              <w:tab w:val="left" w:pos="1126"/>
              <w:tab w:val="right" w:leader="dot" w:pos="9062"/>
            </w:tabs>
            <w:rPr>
              <w:del w:id="362" w:author="Marc Florisson" w:date="2013-12-03T20:13:00Z"/>
              <w:rFonts w:asciiTheme="minorHAnsi" w:eastAsiaTheme="minorEastAsia" w:hAnsiTheme="minorHAnsi" w:cstheme="minorBidi"/>
              <w:noProof/>
              <w:sz w:val="24"/>
              <w:szCs w:val="24"/>
              <w:lang w:eastAsia="ja-JP"/>
            </w:rPr>
          </w:pPr>
          <w:del w:id="363" w:author="Marc Florisson" w:date="2013-12-03T20:13:00Z">
            <w:r w:rsidDel="00424394">
              <w:rPr>
                <w:noProof/>
              </w:rPr>
              <w:delText>4.6.2</w:delText>
            </w:r>
            <w:r w:rsidDel="00424394">
              <w:rPr>
                <w:rFonts w:asciiTheme="minorHAnsi" w:eastAsiaTheme="minorEastAsia" w:hAnsiTheme="minorHAnsi" w:cstheme="minorBidi"/>
                <w:noProof/>
                <w:sz w:val="24"/>
                <w:szCs w:val="24"/>
                <w:lang w:eastAsia="ja-JP"/>
              </w:rPr>
              <w:tab/>
            </w:r>
            <w:r w:rsidDel="00424394">
              <w:rPr>
                <w:noProof/>
              </w:rPr>
              <w:delText>L’affichage des résultats de la recherche</w:delText>
            </w:r>
            <w:r w:rsidDel="00424394">
              <w:rPr>
                <w:noProof/>
              </w:rPr>
              <w:tab/>
              <w:delText>31</w:delText>
            </w:r>
          </w:del>
        </w:p>
        <w:p w14:paraId="02715F24" w14:textId="77777777" w:rsidR="00AB79BA" w:rsidDel="00424394" w:rsidRDefault="00AB79BA">
          <w:pPr>
            <w:pStyle w:val="TM3"/>
            <w:tabs>
              <w:tab w:val="left" w:pos="1126"/>
              <w:tab w:val="right" w:leader="dot" w:pos="9062"/>
            </w:tabs>
            <w:rPr>
              <w:del w:id="364" w:author="Marc Florisson" w:date="2013-12-03T20:13:00Z"/>
              <w:rFonts w:asciiTheme="minorHAnsi" w:eastAsiaTheme="minorEastAsia" w:hAnsiTheme="minorHAnsi" w:cstheme="minorBidi"/>
              <w:noProof/>
              <w:sz w:val="24"/>
              <w:szCs w:val="24"/>
              <w:lang w:eastAsia="ja-JP"/>
            </w:rPr>
          </w:pPr>
          <w:del w:id="365" w:author="Marc Florisson" w:date="2013-12-03T20:13:00Z">
            <w:r w:rsidDel="00424394">
              <w:rPr>
                <w:noProof/>
              </w:rPr>
              <w:delText>4.6.3</w:delText>
            </w:r>
            <w:r w:rsidDel="00424394">
              <w:rPr>
                <w:rFonts w:asciiTheme="minorHAnsi" w:eastAsiaTheme="minorEastAsia" w:hAnsiTheme="minorHAnsi" w:cstheme="minorBidi"/>
                <w:noProof/>
                <w:sz w:val="24"/>
                <w:szCs w:val="24"/>
                <w:lang w:eastAsia="ja-JP"/>
              </w:rPr>
              <w:tab/>
            </w:r>
            <w:r w:rsidDel="00424394">
              <w:rPr>
                <w:noProof/>
              </w:rPr>
              <w:delText>Technologie d’implémentation</w:delText>
            </w:r>
            <w:r w:rsidDel="00424394">
              <w:rPr>
                <w:noProof/>
              </w:rPr>
              <w:tab/>
              <w:delText>32</w:delText>
            </w:r>
          </w:del>
        </w:p>
        <w:p w14:paraId="525B8753" w14:textId="77777777" w:rsidR="00AB79BA" w:rsidDel="00424394" w:rsidRDefault="00AB79BA">
          <w:pPr>
            <w:pStyle w:val="TM3"/>
            <w:tabs>
              <w:tab w:val="left" w:pos="1126"/>
              <w:tab w:val="right" w:leader="dot" w:pos="9062"/>
            </w:tabs>
            <w:rPr>
              <w:del w:id="366" w:author="Marc Florisson" w:date="2013-12-03T20:13:00Z"/>
              <w:rFonts w:asciiTheme="minorHAnsi" w:eastAsiaTheme="minorEastAsia" w:hAnsiTheme="minorHAnsi" w:cstheme="minorBidi"/>
              <w:noProof/>
              <w:sz w:val="24"/>
              <w:szCs w:val="24"/>
              <w:lang w:eastAsia="ja-JP"/>
            </w:rPr>
          </w:pPr>
          <w:del w:id="367" w:author="Marc Florisson" w:date="2013-12-03T20:13:00Z">
            <w:r w:rsidDel="00424394">
              <w:rPr>
                <w:noProof/>
              </w:rPr>
              <w:delText>4.6.4</w:delText>
            </w:r>
            <w:r w:rsidDel="00424394">
              <w:rPr>
                <w:rFonts w:asciiTheme="minorHAnsi" w:eastAsiaTheme="minorEastAsia" w:hAnsiTheme="minorHAnsi" w:cstheme="minorBidi"/>
                <w:noProof/>
                <w:sz w:val="24"/>
                <w:szCs w:val="24"/>
                <w:lang w:eastAsia="ja-JP"/>
              </w:rPr>
              <w:tab/>
            </w:r>
            <w:r w:rsidDel="00424394">
              <w:rPr>
                <w:noProof/>
              </w:rPr>
              <w:delText>Phases de développement à venir</w:delText>
            </w:r>
            <w:r w:rsidDel="00424394">
              <w:rPr>
                <w:noProof/>
              </w:rPr>
              <w:tab/>
              <w:delText>32</w:delText>
            </w:r>
          </w:del>
        </w:p>
        <w:p w14:paraId="1C634B2E" w14:textId="77777777" w:rsidR="00AB79BA" w:rsidDel="00424394" w:rsidRDefault="00AB79BA">
          <w:pPr>
            <w:pStyle w:val="TM1"/>
            <w:tabs>
              <w:tab w:val="left" w:pos="352"/>
              <w:tab w:val="right" w:leader="dot" w:pos="9062"/>
            </w:tabs>
            <w:rPr>
              <w:del w:id="368" w:author="Marc Florisson" w:date="2013-12-03T20:13:00Z"/>
              <w:rFonts w:asciiTheme="minorHAnsi" w:eastAsiaTheme="minorEastAsia" w:hAnsiTheme="minorHAnsi" w:cstheme="minorBidi"/>
              <w:noProof/>
              <w:sz w:val="24"/>
              <w:szCs w:val="24"/>
              <w:lang w:eastAsia="ja-JP"/>
            </w:rPr>
          </w:pPr>
          <w:del w:id="369" w:author="Marc Florisson" w:date="2013-12-03T20:13:00Z">
            <w:r w:rsidDel="00424394">
              <w:rPr>
                <w:noProof/>
              </w:rPr>
              <w:delText>5</w:delText>
            </w:r>
            <w:r w:rsidDel="00424394">
              <w:rPr>
                <w:rFonts w:asciiTheme="minorHAnsi" w:eastAsiaTheme="minorEastAsia" w:hAnsiTheme="minorHAnsi" w:cstheme="minorBidi"/>
                <w:noProof/>
                <w:sz w:val="24"/>
                <w:szCs w:val="24"/>
                <w:lang w:eastAsia="ja-JP"/>
              </w:rPr>
              <w:tab/>
            </w:r>
            <w:r w:rsidDel="00424394">
              <w:rPr>
                <w:noProof/>
              </w:rPr>
              <w:delText>Conclusion</w:delText>
            </w:r>
            <w:r w:rsidDel="00424394">
              <w:rPr>
                <w:noProof/>
              </w:rPr>
              <w:tab/>
              <w:delText>33</w:delText>
            </w:r>
          </w:del>
        </w:p>
        <w:p w14:paraId="31D5C158" w14:textId="77777777" w:rsidR="00A73025" w:rsidDel="00AB79BA" w:rsidRDefault="00A73025">
          <w:pPr>
            <w:pStyle w:val="TM1"/>
            <w:tabs>
              <w:tab w:val="left" w:pos="352"/>
              <w:tab w:val="right" w:leader="dot" w:pos="9062"/>
            </w:tabs>
            <w:rPr>
              <w:del w:id="370" w:author="Marc Florisson" w:date="2013-12-03T20:12:00Z"/>
              <w:rFonts w:asciiTheme="minorHAnsi" w:eastAsiaTheme="minorEastAsia" w:hAnsiTheme="minorHAnsi" w:cstheme="minorBidi"/>
              <w:noProof/>
              <w:sz w:val="24"/>
              <w:szCs w:val="24"/>
              <w:lang w:eastAsia="ja-JP"/>
            </w:rPr>
          </w:pPr>
          <w:del w:id="371" w:author="Marc Florisson" w:date="2013-12-03T20:12:00Z">
            <w:r w:rsidDel="00AB79BA">
              <w:rPr>
                <w:noProof/>
              </w:rPr>
              <w:delText>1</w:delText>
            </w:r>
            <w:r w:rsidDel="00AB79BA">
              <w:rPr>
                <w:rFonts w:asciiTheme="minorHAnsi" w:eastAsiaTheme="minorEastAsia" w:hAnsiTheme="minorHAnsi" w:cstheme="minorBidi"/>
                <w:noProof/>
                <w:sz w:val="24"/>
                <w:szCs w:val="24"/>
                <w:lang w:eastAsia="ja-JP"/>
              </w:rPr>
              <w:tab/>
            </w:r>
            <w:r w:rsidDel="00AB79BA">
              <w:rPr>
                <w:noProof/>
              </w:rPr>
              <w:delText>Introduction</w:delText>
            </w:r>
            <w:r w:rsidDel="00AB79BA">
              <w:rPr>
                <w:noProof/>
              </w:rPr>
              <w:tab/>
            </w:r>
            <w:r w:rsidR="00576FA3" w:rsidDel="00AB79BA">
              <w:rPr>
                <w:noProof/>
              </w:rPr>
              <w:delText>3</w:delText>
            </w:r>
          </w:del>
        </w:p>
        <w:p w14:paraId="706725E8" w14:textId="77777777" w:rsidR="00A73025" w:rsidDel="00AB79BA" w:rsidRDefault="00A73025">
          <w:pPr>
            <w:pStyle w:val="TM1"/>
            <w:tabs>
              <w:tab w:val="left" w:pos="352"/>
              <w:tab w:val="right" w:leader="dot" w:pos="9062"/>
            </w:tabs>
            <w:rPr>
              <w:del w:id="372" w:author="Marc Florisson" w:date="2013-12-03T20:12:00Z"/>
              <w:rFonts w:asciiTheme="minorHAnsi" w:eastAsiaTheme="minorEastAsia" w:hAnsiTheme="minorHAnsi" w:cstheme="minorBidi"/>
              <w:noProof/>
              <w:sz w:val="24"/>
              <w:szCs w:val="24"/>
              <w:lang w:eastAsia="ja-JP"/>
            </w:rPr>
          </w:pPr>
          <w:del w:id="373" w:author="Marc Florisson" w:date="2013-12-03T20:12:00Z">
            <w:r w:rsidDel="00AB79BA">
              <w:rPr>
                <w:noProof/>
              </w:rPr>
              <w:delText>2</w:delText>
            </w:r>
            <w:r w:rsidDel="00AB79BA">
              <w:rPr>
                <w:rFonts w:asciiTheme="minorHAnsi" w:eastAsiaTheme="minorEastAsia" w:hAnsiTheme="minorHAnsi" w:cstheme="minorBidi"/>
                <w:noProof/>
                <w:sz w:val="24"/>
                <w:szCs w:val="24"/>
                <w:lang w:eastAsia="ja-JP"/>
              </w:rPr>
              <w:tab/>
            </w:r>
            <w:r w:rsidDel="00AB79BA">
              <w:rPr>
                <w:noProof/>
              </w:rPr>
              <w:delText>Les interfaces du système</w:delText>
            </w:r>
            <w:r w:rsidDel="00AB79BA">
              <w:rPr>
                <w:noProof/>
              </w:rPr>
              <w:tab/>
            </w:r>
            <w:r w:rsidR="00576FA3" w:rsidDel="00AB79BA">
              <w:rPr>
                <w:noProof/>
              </w:rPr>
              <w:delText>4</w:delText>
            </w:r>
          </w:del>
        </w:p>
        <w:p w14:paraId="4026266C" w14:textId="77777777" w:rsidR="00A73025" w:rsidDel="00AB79BA" w:rsidRDefault="00A73025">
          <w:pPr>
            <w:pStyle w:val="TM2"/>
            <w:tabs>
              <w:tab w:val="left" w:pos="739"/>
              <w:tab w:val="right" w:leader="dot" w:pos="9062"/>
            </w:tabs>
            <w:rPr>
              <w:del w:id="374" w:author="Marc Florisson" w:date="2013-12-03T20:12:00Z"/>
              <w:rFonts w:asciiTheme="minorHAnsi" w:eastAsiaTheme="minorEastAsia" w:hAnsiTheme="minorHAnsi" w:cstheme="minorBidi"/>
              <w:noProof/>
              <w:sz w:val="24"/>
              <w:szCs w:val="24"/>
              <w:lang w:eastAsia="ja-JP"/>
            </w:rPr>
          </w:pPr>
          <w:del w:id="375" w:author="Marc Florisson" w:date="2013-12-03T20:12:00Z">
            <w:r w:rsidDel="00AB79BA">
              <w:rPr>
                <w:noProof/>
              </w:rPr>
              <w:delText>2.1</w:delText>
            </w:r>
            <w:r w:rsidDel="00AB79BA">
              <w:rPr>
                <w:rFonts w:asciiTheme="minorHAnsi" w:eastAsiaTheme="minorEastAsia" w:hAnsiTheme="minorHAnsi" w:cstheme="minorBidi"/>
                <w:noProof/>
                <w:sz w:val="24"/>
                <w:szCs w:val="24"/>
                <w:lang w:eastAsia="ja-JP"/>
              </w:rPr>
              <w:tab/>
            </w:r>
            <w:r w:rsidDel="00AB79BA">
              <w:rPr>
                <w:noProof/>
              </w:rPr>
              <w:delText>Les interfaces de recherche d’itinéraire et de localités</w:delText>
            </w:r>
            <w:r w:rsidDel="00AB79BA">
              <w:rPr>
                <w:noProof/>
              </w:rPr>
              <w:tab/>
            </w:r>
            <w:r w:rsidR="00576FA3" w:rsidDel="00AB79BA">
              <w:rPr>
                <w:noProof/>
              </w:rPr>
              <w:delText>4</w:delText>
            </w:r>
          </w:del>
        </w:p>
        <w:p w14:paraId="129CE1DE" w14:textId="77777777" w:rsidR="00A73025" w:rsidDel="00AB79BA" w:rsidRDefault="00A73025">
          <w:pPr>
            <w:pStyle w:val="TM3"/>
            <w:tabs>
              <w:tab w:val="left" w:pos="1126"/>
              <w:tab w:val="right" w:leader="dot" w:pos="9062"/>
            </w:tabs>
            <w:rPr>
              <w:del w:id="376" w:author="Marc Florisson" w:date="2013-12-03T20:12:00Z"/>
              <w:rFonts w:asciiTheme="minorHAnsi" w:eastAsiaTheme="minorEastAsia" w:hAnsiTheme="minorHAnsi" w:cstheme="minorBidi"/>
              <w:noProof/>
              <w:sz w:val="24"/>
              <w:szCs w:val="24"/>
              <w:lang w:eastAsia="ja-JP"/>
            </w:rPr>
          </w:pPr>
          <w:del w:id="377" w:author="Marc Florisson" w:date="2013-12-03T20:12:00Z">
            <w:r w:rsidDel="00AB79BA">
              <w:rPr>
                <w:noProof/>
              </w:rPr>
              <w:delText>2.1.1</w:delText>
            </w:r>
            <w:r w:rsidDel="00AB79BA">
              <w:rPr>
                <w:rFonts w:asciiTheme="minorHAnsi" w:eastAsiaTheme="minorEastAsia" w:hAnsiTheme="minorHAnsi" w:cstheme="minorBidi"/>
                <w:noProof/>
                <w:sz w:val="24"/>
                <w:szCs w:val="24"/>
                <w:lang w:eastAsia="ja-JP"/>
              </w:rPr>
              <w:tab/>
            </w:r>
            <w:r w:rsidDel="00AB79BA">
              <w:rPr>
                <w:noProof/>
              </w:rPr>
              <w:delText>Protocole</w:delText>
            </w:r>
            <w:r w:rsidDel="00AB79BA">
              <w:rPr>
                <w:noProof/>
              </w:rPr>
              <w:tab/>
            </w:r>
            <w:r w:rsidR="00576FA3" w:rsidDel="00AB79BA">
              <w:rPr>
                <w:noProof/>
              </w:rPr>
              <w:delText>4</w:delText>
            </w:r>
          </w:del>
        </w:p>
        <w:p w14:paraId="2791B2F4" w14:textId="77777777" w:rsidR="00A73025" w:rsidDel="00AB79BA" w:rsidRDefault="00A73025">
          <w:pPr>
            <w:pStyle w:val="TM3"/>
            <w:tabs>
              <w:tab w:val="left" w:pos="1126"/>
              <w:tab w:val="right" w:leader="dot" w:pos="9062"/>
            </w:tabs>
            <w:rPr>
              <w:del w:id="378" w:author="Marc Florisson" w:date="2013-12-03T20:12:00Z"/>
              <w:rFonts w:asciiTheme="minorHAnsi" w:eastAsiaTheme="minorEastAsia" w:hAnsiTheme="minorHAnsi" w:cstheme="minorBidi"/>
              <w:noProof/>
              <w:sz w:val="24"/>
              <w:szCs w:val="24"/>
              <w:lang w:eastAsia="ja-JP"/>
            </w:rPr>
          </w:pPr>
          <w:del w:id="379" w:author="Marc Florisson" w:date="2013-12-03T20:12:00Z">
            <w:r w:rsidDel="00AB79BA">
              <w:rPr>
                <w:noProof/>
              </w:rPr>
              <w:delText>2.1.2</w:delText>
            </w:r>
            <w:r w:rsidDel="00AB79BA">
              <w:rPr>
                <w:rFonts w:asciiTheme="minorHAnsi" w:eastAsiaTheme="minorEastAsia" w:hAnsiTheme="minorHAnsi" w:cstheme="minorBidi"/>
                <w:noProof/>
                <w:sz w:val="24"/>
                <w:szCs w:val="24"/>
                <w:lang w:eastAsia="ja-JP"/>
              </w:rPr>
              <w:tab/>
            </w:r>
            <w:r w:rsidDel="00AB79BA">
              <w:rPr>
                <w:noProof/>
              </w:rPr>
              <w:delText>La définition au format XSD</w:delText>
            </w:r>
            <w:r w:rsidDel="00AB79BA">
              <w:rPr>
                <w:noProof/>
              </w:rPr>
              <w:tab/>
            </w:r>
            <w:r w:rsidR="00576FA3" w:rsidDel="00AB79BA">
              <w:rPr>
                <w:noProof/>
              </w:rPr>
              <w:delText>4</w:delText>
            </w:r>
          </w:del>
        </w:p>
        <w:p w14:paraId="1B8B020D" w14:textId="77777777" w:rsidR="00A73025" w:rsidDel="00AB79BA" w:rsidRDefault="00A73025">
          <w:pPr>
            <w:pStyle w:val="TM2"/>
            <w:tabs>
              <w:tab w:val="left" w:pos="739"/>
              <w:tab w:val="right" w:leader="dot" w:pos="9062"/>
            </w:tabs>
            <w:rPr>
              <w:del w:id="380" w:author="Marc Florisson" w:date="2013-12-03T20:12:00Z"/>
              <w:rFonts w:asciiTheme="minorHAnsi" w:eastAsiaTheme="minorEastAsia" w:hAnsiTheme="minorHAnsi" w:cstheme="minorBidi"/>
              <w:noProof/>
              <w:sz w:val="24"/>
              <w:szCs w:val="24"/>
              <w:lang w:eastAsia="ja-JP"/>
            </w:rPr>
          </w:pPr>
          <w:del w:id="381" w:author="Marc Florisson" w:date="2013-12-03T20:12:00Z">
            <w:r w:rsidDel="00AB79BA">
              <w:rPr>
                <w:noProof/>
              </w:rPr>
              <w:delText>2.2</w:delText>
            </w:r>
            <w:r w:rsidDel="00AB79BA">
              <w:rPr>
                <w:rFonts w:asciiTheme="minorHAnsi" w:eastAsiaTheme="minorEastAsia" w:hAnsiTheme="minorHAnsi" w:cstheme="minorBidi"/>
                <w:noProof/>
                <w:sz w:val="24"/>
                <w:szCs w:val="24"/>
                <w:lang w:eastAsia="ja-JP"/>
              </w:rPr>
              <w:tab/>
            </w:r>
            <w:r w:rsidDel="00AB79BA">
              <w:rPr>
                <w:noProof/>
              </w:rPr>
              <w:delText>Le modèle des méta-données</w:delText>
            </w:r>
            <w:r w:rsidDel="00AB79BA">
              <w:rPr>
                <w:noProof/>
              </w:rPr>
              <w:tab/>
            </w:r>
            <w:r w:rsidR="00576FA3" w:rsidDel="00AB79BA">
              <w:rPr>
                <w:noProof/>
              </w:rPr>
              <w:delText>8</w:delText>
            </w:r>
          </w:del>
        </w:p>
        <w:p w14:paraId="3EDA642C" w14:textId="77777777" w:rsidR="00A73025" w:rsidDel="00AB79BA" w:rsidRDefault="00A73025">
          <w:pPr>
            <w:pStyle w:val="TM2"/>
            <w:tabs>
              <w:tab w:val="left" w:pos="739"/>
              <w:tab w:val="right" w:leader="dot" w:pos="9062"/>
            </w:tabs>
            <w:rPr>
              <w:del w:id="382" w:author="Marc Florisson" w:date="2013-12-03T20:12:00Z"/>
              <w:rFonts w:asciiTheme="minorHAnsi" w:eastAsiaTheme="minorEastAsia" w:hAnsiTheme="minorHAnsi" w:cstheme="minorBidi"/>
              <w:noProof/>
              <w:sz w:val="24"/>
              <w:szCs w:val="24"/>
              <w:lang w:eastAsia="ja-JP"/>
            </w:rPr>
          </w:pPr>
          <w:del w:id="383" w:author="Marc Florisson" w:date="2013-12-03T20:12:00Z">
            <w:r w:rsidDel="00AB79BA">
              <w:rPr>
                <w:noProof/>
              </w:rPr>
              <w:delText>2.3</w:delText>
            </w:r>
            <w:r w:rsidDel="00AB79BA">
              <w:rPr>
                <w:rFonts w:asciiTheme="minorHAnsi" w:eastAsiaTheme="minorEastAsia" w:hAnsiTheme="minorHAnsi" w:cstheme="minorBidi"/>
                <w:noProof/>
                <w:sz w:val="24"/>
                <w:szCs w:val="24"/>
                <w:lang w:eastAsia="ja-JP"/>
              </w:rPr>
              <w:tab/>
            </w:r>
            <w:r w:rsidDel="00AB79BA">
              <w:rPr>
                <w:noProof/>
              </w:rPr>
              <w:delText>Les interfaces génériques requises sur les SIM</w:delText>
            </w:r>
            <w:r w:rsidDel="00AB79BA">
              <w:rPr>
                <w:noProof/>
              </w:rPr>
              <w:tab/>
            </w:r>
            <w:r w:rsidR="00576FA3" w:rsidDel="00AB79BA">
              <w:rPr>
                <w:noProof/>
              </w:rPr>
              <w:delText>11</w:delText>
            </w:r>
          </w:del>
        </w:p>
        <w:p w14:paraId="5B41AF58" w14:textId="77777777" w:rsidR="00A73025" w:rsidDel="00AB79BA" w:rsidRDefault="00A73025">
          <w:pPr>
            <w:pStyle w:val="TM2"/>
            <w:tabs>
              <w:tab w:val="left" w:pos="739"/>
              <w:tab w:val="right" w:leader="dot" w:pos="9062"/>
            </w:tabs>
            <w:rPr>
              <w:del w:id="384" w:author="Marc Florisson" w:date="2013-12-03T20:12:00Z"/>
              <w:rFonts w:asciiTheme="minorHAnsi" w:eastAsiaTheme="minorEastAsia" w:hAnsiTheme="minorHAnsi" w:cstheme="minorBidi"/>
              <w:noProof/>
              <w:sz w:val="24"/>
              <w:szCs w:val="24"/>
              <w:lang w:eastAsia="ja-JP"/>
            </w:rPr>
          </w:pPr>
          <w:del w:id="385" w:author="Marc Florisson" w:date="2013-12-03T20:12:00Z">
            <w:r w:rsidDel="00AB79BA">
              <w:rPr>
                <w:noProof/>
              </w:rPr>
              <w:delText>2.4</w:delText>
            </w:r>
            <w:r w:rsidDel="00AB79BA">
              <w:rPr>
                <w:rFonts w:asciiTheme="minorHAnsi" w:eastAsiaTheme="minorEastAsia" w:hAnsiTheme="minorHAnsi" w:cstheme="minorBidi"/>
                <w:noProof/>
                <w:sz w:val="24"/>
                <w:szCs w:val="24"/>
                <w:lang w:eastAsia="ja-JP"/>
              </w:rPr>
              <w:tab/>
            </w:r>
            <w:r w:rsidDel="00AB79BA">
              <w:rPr>
                <w:noProof/>
              </w:rPr>
              <w:delText>Les interfaces dans l’architecture de déploiement</w:delText>
            </w:r>
            <w:r w:rsidDel="00AB79BA">
              <w:rPr>
                <w:noProof/>
              </w:rPr>
              <w:tab/>
            </w:r>
            <w:r w:rsidR="00576FA3" w:rsidDel="00AB79BA">
              <w:rPr>
                <w:noProof/>
              </w:rPr>
              <w:delText>15</w:delText>
            </w:r>
          </w:del>
        </w:p>
        <w:p w14:paraId="01F0A820" w14:textId="77777777" w:rsidR="00A73025" w:rsidDel="00AB79BA" w:rsidRDefault="00A73025">
          <w:pPr>
            <w:pStyle w:val="TM1"/>
            <w:tabs>
              <w:tab w:val="left" w:pos="352"/>
              <w:tab w:val="right" w:leader="dot" w:pos="9062"/>
            </w:tabs>
            <w:rPr>
              <w:del w:id="386" w:author="Marc Florisson" w:date="2013-12-03T20:12:00Z"/>
              <w:rFonts w:asciiTheme="minorHAnsi" w:eastAsiaTheme="minorEastAsia" w:hAnsiTheme="minorHAnsi" w:cstheme="minorBidi"/>
              <w:noProof/>
              <w:sz w:val="24"/>
              <w:szCs w:val="24"/>
              <w:lang w:eastAsia="ja-JP"/>
            </w:rPr>
          </w:pPr>
          <w:del w:id="387" w:author="Marc Florisson" w:date="2013-12-03T20:12:00Z">
            <w:r w:rsidDel="00AB79BA">
              <w:rPr>
                <w:noProof/>
                <w:lang w:eastAsia="fr-FR"/>
              </w:rPr>
              <w:delText>3</w:delText>
            </w:r>
            <w:r w:rsidDel="00AB79BA">
              <w:rPr>
                <w:rFonts w:asciiTheme="minorHAnsi" w:eastAsiaTheme="minorEastAsia" w:hAnsiTheme="minorHAnsi" w:cstheme="minorBidi"/>
                <w:noProof/>
                <w:sz w:val="24"/>
                <w:szCs w:val="24"/>
                <w:lang w:eastAsia="ja-JP"/>
              </w:rPr>
              <w:tab/>
            </w:r>
            <w:r w:rsidDel="00AB79BA">
              <w:rPr>
                <w:noProof/>
                <w:lang w:eastAsia="fr-FR"/>
              </w:rPr>
              <w:delText>Les spécifications techniques générales des systèmes de la solution</w:delText>
            </w:r>
            <w:r w:rsidDel="00AB79BA">
              <w:rPr>
                <w:noProof/>
              </w:rPr>
              <w:tab/>
            </w:r>
            <w:r w:rsidR="00576FA3" w:rsidDel="00AB79BA">
              <w:rPr>
                <w:noProof/>
              </w:rPr>
              <w:delText>16</w:delText>
            </w:r>
          </w:del>
        </w:p>
        <w:p w14:paraId="086E8F59" w14:textId="77777777" w:rsidR="00A73025" w:rsidDel="00AB79BA" w:rsidRDefault="00A73025">
          <w:pPr>
            <w:pStyle w:val="TM2"/>
            <w:tabs>
              <w:tab w:val="left" w:pos="739"/>
              <w:tab w:val="right" w:leader="dot" w:pos="9062"/>
            </w:tabs>
            <w:rPr>
              <w:del w:id="388" w:author="Marc Florisson" w:date="2013-12-03T20:12:00Z"/>
              <w:rFonts w:asciiTheme="minorHAnsi" w:eastAsiaTheme="minorEastAsia" w:hAnsiTheme="minorHAnsi" w:cstheme="minorBidi"/>
              <w:noProof/>
              <w:sz w:val="24"/>
              <w:szCs w:val="24"/>
              <w:lang w:eastAsia="ja-JP"/>
            </w:rPr>
          </w:pPr>
          <w:del w:id="389" w:author="Marc Florisson" w:date="2013-12-03T20:12:00Z">
            <w:r w:rsidDel="00AB79BA">
              <w:rPr>
                <w:noProof/>
              </w:rPr>
              <w:delText>3.1</w:delText>
            </w:r>
            <w:r w:rsidDel="00AB79BA">
              <w:rPr>
                <w:rFonts w:asciiTheme="minorHAnsi" w:eastAsiaTheme="minorEastAsia" w:hAnsiTheme="minorHAnsi" w:cstheme="minorBidi"/>
                <w:noProof/>
                <w:sz w:val="24"/>
                <w:szCs w:val="24"/>
                <w:lang w:eastAsia="ja-JP"/>
              </w:rPr>
              <w:tab/>
            </w:r>
            <w:r w:rsidDel="00AB79BA">
              <w:rPr>
                <w:noProof/>
              </w:rPr>
              <w:delText>Définition du graphe de SIM</w:delText>
            </w:r>
            <w:r w:rsidDel="00AB79BA">
              <w:rPr>
                <w:noProof/>
              </w:rPr>
              <w:tab/>
            </w:r>
            <w:r w:rsidR="00576FA3" w:rsidDel="00AB79BA">
              <w:rPr>
                <w:noProof/>
              </w:rPr>
              <w:delText>16</w:delText>
            </w:r>
          </w:del>
        </w:p>
        <w:p w14:paraId="147DF3E6" w14:textId="77777777" w:rsidR="00A73025" w:rsidDel="00AB79BA" w:rsidRDefault="00A73025">
          <w:pPr>
            <w:pStyle w:val="TM2"/>
            <w:tabs>
              <w:tab w:val="left" w:pos="739"/>
              <w:tab w:val="right" w:leader="dot" w:pos="9062"/>
            </w:tabs>
            <w:rPr>
              <w:del w:id="390" w:author="Marc Florisson" w:date="2013-12-03T20:12:00Z"/>
              <w:rFonts w:asciiTheme="minorHAnsi" w:eastAsiaTheme="minorEastAsia" w:hAnsiTheme="minorHAnsi" w:cstheme="minorBidi"/>
              <w:noProof/>
              <w:sz w:val="24"/>
              <w:szCs w:val="24"/>
              <w:lang w:eastAsia="ja-JP"/>
            </w:rPr>
          </w:pPr>
          <w:del w:id="391" w:author="Marc Florisson" w:date="2013-12-03T20:12:00Z">
            <w:r w:rsidDel="00AB79BA">
              <w:rPr>
                <w:noProof/>
              </w:rPr>
              <w:delText>3.2</w:delText>
            </w:r>
            <w:r w:rsidDel="00AB79BA">
              <w:rPr>
                <w:rFonts w:asciiTheme="minorHAnsi" w:eastAsiaTheme="minorEastAsia" w:hAnsiTheme="minorHAnsi" w:cstheme="minorBidi"/>
                <w:noProof/>
                <w:sz w:val="24"/>
                <w:szCs w:val="24"/>
                <w:lang w:eastAsia="ja-JP"/>
              </w:rPr>
              <w:tab/>
            </w:r>
            <w:r w:rsidDel="00AB79BA">
              <w:rPr>
                <w:noProof/>
              </w:rPr>
              <w:delText>Définition de l’itinéraire partiel</w:delText>
            </w:r>
            <w:r w:rsidDel="00AB79BA">
              <w:rPr>
                <w:noProof/>
              </w:rPr>
              <w:tab/>
            </w:r>
            <w:r w:rsidR="00576FA3" w:rsidDel="00AB79BA">
              <w:rPr>
                <w:noProof/>
              </w:rPr>
              <w:delText>17</w:delText>
            </w:r>
          </w:del>
        </w:p>
        <w:p w14:paraId="3F026941" w14:textId="77777777" w:rsidR="00A73025" w:rsidDel="00AB79BA" w:rsidRDefault="00A73025">
          <w:pPr>
            <w:pStyle w:val="TM2"/>
            <w:tabs>
              <w:tab w:val="left" w:pos="739"/>
              <w:tab w:val="right" w:leader="dot" w:pos="9062"/>
            </w:tabs>
            <w:rPr>
              <w:del w:id="392" w:author="Marc Florisson" w:date="2013-12-03T20:12:00Z"/>
              <w:rFonts w:asciiTheme="minorHAnsi" w:eastAsiaTheme="minorEastAsia" w:hAnsiTheme="minorHAnsi" w:cstheme="minorBidi"/>
              <w:noProof/>
              <w:sz w:val="24"/>
              <w:szCs w:val="24"/>
              <w:lang w:eastAsia="ja-JP"/>
            </w:rPr>
          </w:pPr>
          <w:del w:id="393" w:author="Marc Florisson" w:date="2013-12-03T20:12:00Z">
            <w:r w:rsidDel="00AB79BA">
              <w:rPr>
                <w:noProof/>
              </w:rPr>
              <w:delText>3.3</w:delText>
            </w:r>
            <w:r w:rsidDel="00AB79BA">
              <w:rPr>
                <w:rFonts w:asciiTheme="minorHAnsi" w:eastAsiaTheme="minorEastAsia" w:hAnsiTheme="minorHAnsi" w:cstheme="minorBidi"/>
                <w:noProof/>
                <w:sz w:val="24"/>
                <w:szCs w:val="24"/>
                <w:lang w:eastAsia="ja-JP"/>
              </w:rPr>
              <w:tab/>
            </w:r>
            <w:r w:rsidDel="00AB79BA">
              <w:rPr>
                <w:noProof/>
              </w:rPr>
              <w:delText>Notations</w:delText>
            </w:r>
            <w:r w:rsidDel="00AB79BA">
              <w:rPr>
                <w:noProof/>
              </w:rPr>
              <w:tab/>
            </w:r>
            <w:r w:rsidR="00576FA3" w:rsidDel="00AB79BA">
              <w:rPr>
                <w:noProof/>
              </w:rPr>
              <w:delText>17</w:delText>
            </w:r>
          </w:del>
        </w:p>
        <w:p w14:paraId="5A8CC1BC" w14:textId="77777777" w:rsidR="00A73025" w:rsidDel="00AB79BA" w:rsidRDefault="00A73025">
          <w:pPr>
            <w:pStyle w:val="TM2"/>
            <w:tabs>
              <w:tab w:val="left" w:pos="739"/>
              <w:tab w:val="right" w:leader="dot" w:pos="9062"/>
            </w:tabs>
            <w:rPr>
              <w:del w:id="394" w:author="Marc Florisson" w:date="2013-12-03T20:12:00Z"/>
              <w:rFonts w:asciiTheme="minorHAnsi" w:eastAsiaTheme="minorEastAsia" w:hAnsiTheme="minorHAnsi" w:cstheme="minorBidi"/>
              <w:noProof/>
              <w:sz w:val="24"/>
              <w:szCs w:val="24"/>
              <w:lang w:eastAsia="ja-JP"/>
            </w:rPr>
          </w:pPr>
          <w:del w:id="395" w:author="Marc Florisson" w:date="2013-12-03T20:12:00Z">
            <w:r w:rsidDel="00AB79BA">
              <w:rPr>
                <w:noProof/>
              </w:rPr>
              <w:delText>3.4</w:delText>
            </w:r>
            <w:r w:rsidDel="00AB79BA">
              <w:rPr>
                <w:rFonts w:asciiTheme="minorHAnsi" w:eastAsiaTheme="minorEastAsia" w:hAnsiTheme="minorHAnsi" w:cstheme="minorBidi"/>
                <w:noProof/>
                <w:sz w:val="24"/>
                <w:szCs w:val="24"/>
                <w:lang w:eastAsia="ja-JP"/>
              </w:rPr>
              <w:tab/>
            </w:r>
            <w:r w:rsidDel="00AB79BA">
              <w:rPr>
                <w:noProof/>
              </w:rPr>
              <w:delText>Le système Aiguilleur</w:delText>
            </w:r>
            <w:r w:rsidDel="00AB79BA">
              <w:rPr>
                <w:noProof/>
              </w:rPr>
              <w:tab/>
            </w:r>
            <w:r w:rsidR="00576FA3" w:rsidDel="00AB79BA">
              <w:rPr>
                <w:noProof/>
              </w:rPr>
              <w:delText>18</w:delText>
            </w:r>
          </w:del>
        </w:p>
        <w:p w14:paraId="64F126A8" w14:textId="77777777" w:rsidR="00A73025" w:rsidDel="00AB79BA" w:rsidRDefault="00A73025">
          <w:pPr>
            <w:pStyle w:val="TM3"/>
            <w:tabs>
              <w:tab w:val="left" w:pos="1126"/>
              <w:tab w:val="right" w:leader="dot" w:pos="9062"/>
            </w:tabs>
            <w:rPr>
              <w:del w:id="396" w:author="Marc Florisson" w:date="2013-12-03T20:12:00Z"/>
              <w:rFonts w:asciiTheme="minorHAnsi" w:eastAsiaTheme="minorEastAsia" w:hAnsiTheme="minorHAnsi" w:cstheme="minorBidi"/>
              <w:noProof/>
              <w:sz w:val="24"/>
              <w:szCs w:val="24"/>
              <w:lang w:eastAsia="ja-JP"/>
            </w:rPr>
          </w:pPr>
          <w:del w:id="397" w:author="Marc Florisson" w:date="2013-12-03T20:12:00Z">
            <w:r w:rsidDel="00AB79BA">
              <w:rPr>
                <w:noProof/>
              </w:rPr>
              <w:delText>3.4.2</w:delText>
            </w:r>
            <w:r w:rsidDel="00AB79BA">
              <w:rPr>
                <w:rFonts w:asciiTheme="minorHAnsi" w:eastAsiaTheme="minorEastAsia" w:hAnsiTheme="minorHAnsi" w:cstheme="minorBidi"/>
                <w:noProof/>
                <w:sz w:val="24"/>
                <w:szCs w:val="24"/>
                <w:lang w:eastAsia="ja-JP"/>
              </w:rPr>
              <w:tab/>
            </w:r>
            <w:r w:rsidDel="00AB79BA">
              <w:rPr>
                <w:noProof/>
              </w:rPr>
              <w:delText>Fonction d’évaluation du bilan carbone</w:delText>
            </w:r>
            <w:r w:rsidDel="00AB79BA">
              <w:rPr>
                <w:noProof/>
              </w:rPr>
              <w:tab/>
            </w:r>
            <w:r w:rsidR="00576FA3" w:rsidDel="00AB79BA">
              <w:rPr>
                <w:noProof/>
              </w:rPr>
              <w:delText>18</w:delText>
            </w:r>
          </w:del>
        </w:p>
        <w:p w14:paraId="1264E150" w14:textId="77777777" w:rsidR="00A73025" w:rsidDel="00AB79BA" w:rsidRDefault="00A73025">
          <w:pPr>
            <w:pStyle w:val="TM3"/>
            <w:tabs>
              <w:tab w:val="left" w:pos="1126"/>
              <w:tab w:val="right" w:leader="dot" w:pos="9062"/>
            </w:tabs>
            <w:rPr>
              <w:del w:id="398" w:author="Marc Florisson" w:date="2013-12-03T20:12:00Z"/>
              <w:rFonts w:asciiTheme="minorHAnsi" w:eastAsiaTheme="minorEastAsia" w:hAnsiTheme="minorHAnsi" w:cstheme="minorBidi"/>
              <w:noProof/>
              <w:sz w:val="24"/>
              <w:szCs w:val="24"/>
              <w:lang w:eastAsia="ja-JP"/>
            </w:rPr>
          </w:pPr>
          <w:del w:id="399" w:author="Marc Florisson" w:date="2013-12-03T20:12:00Z">
            <w:r w:rsidDel="00AB79BA">
              <w:rPr>
                <w:noProof/>
              </w:rPr>
              <w:delText>3.4.3</w:delText>
            </w:r>
            <w:r w:rsidDel="00AB79BA">
              <w:rPr>
                <w:rFonts w:asciiTheme="minorHAnsi" w:eastAsiaTheme="minorEastAsia" w:hAnsiTheme="minorHAnsi" w:cstheme="minorBidi"/>
                <w:noProof/>
                <w:sz w:val="24"/>
                <w:szCs w:val="24"/>
                <w:lang w:eastAsia="ja-JP"/>
              </w:rPr>
              <w:tab/>
            </w:r>
            <w:r w:rsidDel="00AB79BA">
              <w:rPr>
                <w:noProof/>
              </w:rPr>
              <w:delText>Fonction de sélection des SIM à proximité d’une position géographique</w:delText>
            </w:r>
            <w:r w:rsidDel="00AB79BA">
              <w:rPr>
                <w:noProof/>
              </w:rPr>
              <w:tab/>
            </w:r>
            <w:r w:rsidR="00576FA3" w:rsidDel="00AB79BA">
              <w:rPr>
                <w:noProof/>
              </w:rPr>
              <w:delText>18</w:delText>
            </w:r>
          </w:del>
        </w:p>
        <w:p w14:paraId="43246B37" w14:textId="77777777" w:rsidR="00A73025" w:rsidDel="00AB79BA" w:rsidRDefault="00A73025">
          <w:pPr>
            <w:pStyle w:val="TM3"/>
            <w:tabs>
              <w:tab w:val="left" w:pos="1126"/>
              <w:tab w:val="right" w:leader="dot" w:pos="9062"/>
            </w:tabs>
            <w:rPr>
              <w:del w:id="400" w:author="Marc Florisson" w:date="2013-12-03T20:12:00Z"/>
              <w:rFonts w:asciiTheme="minorHAnsi" w:eastAsiaTheme="minorEastAsia" w:hAnsiTheme="minorHAnsi" w:cstheme="minorBidi"/>
              <w:noProof/>
              <w:sz w:val="24"/>
              <w:szCs w:val="24"/>
              <w:lang w:eastAsia="ja-JP"/>
            </w:rPr>
          </w:pPr>
          <w:del w:id="401" w:author="Marc Florisson" w:date="2013-12-03T20:12:00Z">
            <w:r w:rsidDel="00AB79BA">
              <w:rPr>
                <w:noProof/>
              </w:rPr>
              <w:delText>3.4.4</w:delText>
            </w:r>
            <w:r w:rsidDel="00AB79BA">
              <w:rPr>
                <w:rFonts w:asciiTheme="minorHAnsi" w:eastAsiaTheme="minorEastAsia" w:hAnsiTheme="minorHAnsi" w:cstheme="minorBidi"/>
                <w:noProof/>
                <w:sz w:val="24"/>
                <w:szCs w:val="24"/>
                <w:lang w:eastAsia="ja-JP"/>
              </w:rPr>
              <w:tab/>
            </w:r>
            <w:r w:rsidDel="00AB79BA">
              <w:rPr>
                <w:noProof/>
              </w:rPr>
              <w:delText>Fonction de Sélection des traces pour une recherche d’itinéraire</w:delText>
            </w:r>
            <w:r w:rsidDel="00AB79BA">
              <w:rPr>
                <w:noProof/>
              </w:rPr>
              <w:tab/>
            </w:r>
            <w:r w:rsidR="00576FA3" w:rsidDel="00AB79BA">
              <w:rPr>
                <w:noProof/>
              </w:rPr>
              <w:delText>19</w:delText>
            </w:r>
          </w:del>
        </w:p>
        <w:p w14:paraId="6731FCD0" w14:textId="77777777" w:rsidR="00A73025" w:rsidDel="00AB79BA" w:rsidRDefault="00A73025">
          <w:pPr>
            <w:pStyle w:val="TM3"/>
            <w:tabs>
              <w:tab w:val="left" w:pos="1126"/>
              <w:tab w:val="right" w:leader="dot" w:pos="9062"/>
            </w:tabs>
            <w:rPr>
              <w:del w:id="402" w:author="Marc Florisson" w:date="2013-12-03T20:12:00Z"/>
              <w:rFonts w:asciiTheme="minorHAnsi" w:eastAsiaTheme="minorEastAsia" w:hAnsiTheme="minorHAnsi" w:cstheme="minorBidi"/>
              <w:noProof/>
              <w:sz w:val="24"/>
              <w:szCs w:val="24"/>
              <w:lang w:eastAsia="ja-JP"/>
            </w:rPr>
          </w:pPr>
          <w:del w:id="403" w:author="Marc Florisson" w:date="2013-12-03T20:12:00Z">
            <w:r w:rsidDel="00AB79BA">
              <w:rPr>
                <w:noProof/>
              </w:rPr>
              <w:delText>3.4.5</w:delText>
            </w:r>
            <w:r w:rsidDel="00AB79BA">
              <w:rPr>
                <w:rFonts w:asciiTheme="minorHAnsi" w:eastAsiaTheme="minorEastAsia" w:hAnsiTheme="minorHAnsi" w:cstheme="minorBidi"/>
                <w:noProof/>
                <w:sz w:val="24"/>
                <w:szCs w:val="24"/>
                <w:lang w:eastAsia="ja-JP"/>
              </w:rPr>
              <w:tab/>
            </w:r>
            <w:r w:rsidDel="00AB79BA">
              <w:rPr>
                <w:noProof/>
              </w:rPr>
              <w:delText>Fonction de distribution des calculs de RI pour une trace donnée</w:delText>
            </w:r>
            <w:r w:rsidDel="00AB79BA">
              <w:rPr>
                <w:noProof/>
              </w:rPr>
              <w:tab/>
            </w:r>
            <w:r w:rsidR="00576FA3" w:rsidDel="00AB79BA">
              <w:rPr>
                <w:noProof/>
              </w:rPr>
              <w:delText>20</w:delText>
            </w:r>
          </w:del>
        </w:p>
        <w:p w14:paraId="03BC9D9E" w14:textId="77777777" w:rsidR="00A73025" w:rsidDel="00AB79BA" w:rsidRDefault="00A73025">
          <w:pPr>
            <w:pStyle w:val="TM3"/>
            <w:tabs>
              <w:tab w:val="left" w:pos="1126"/>
              <w:tab w:val="right" w:leader="dot" w:pos="9062"/>
            </w:tabs>
            <w:rPr>
              <w:del w:id="404" w:author="Marc Florisson" w:date="2013-12-03T20:12:00Z"/>
              <w:rFonts w:asciiTheme="minorHAnsi" w:eastAsiaTheme="minorEastAsia" w:hAnsiTheme="minorHAnsi" w:cstheme="minorBidi"/>
              <w:noProof/>
              <w:sz w:val="24"/>
              <w:szCs w:val="24"/>
              <w:lang w:eastAsia="ja-JP"/>
            </w:rPr>
          </w:pPr>
          <w:del w:id="405" w:author="Marc Florisson" w:date="2013-12-03T20:12:00Z">
            <w:r w:rsidDel="00AB79BA">
              <w:rPr>
                <w:noProof/>
              </w:rPr>
              <w:delText>3.4.6</w:delText>
            </w:r>
            <w:r w:rsidDel="00AB79BA">
              <w:rPr>
                <w:rFonts w:asciiTheme="minorHAnsi" w:eastAsiaTheme="minorEastAsia" w:hAnsiTheme="minorHAnsi" w:cstheme="minorBidi"/>
                <w:noProof/>
                <w:sz w:val="24"/>
                <w:szCs w:val="24"/>
                <w:lang w:eastAsia="ja-JP"/>
              </w:rPr>
              <w:tab/>
            </w:r>
            <w:r w:rsidDel="00AB79BA">
              <w:rPr>
                <w:noProof/>
              </w:rPr>
              <w:delText>Traitement en parallèle des calculs de RI sur les différentes traces données</w:delText>
            </w:r>
            <w:r w:rsidDel="00AB79BA">
              <w:rPr>
                <w:noProof/>
              </w:rPr>
              <w:tab/>
            </w:r>
            <w:r w:rsidR="00576FA3" w:rsidDel="00AB79BA">
              <w:rPr>
                <w:noProof/>
              </w:rPr>
              <w:delText>27</w:delText>
            </w:r>
          </w:del>
        </w:p>
        <w:p w14:paraId="75F77902" w14:textId="77777777" w:rsidR="00A73025" w:rsidDel="00AB79BA" w:rsidRDefault="00A73025">
          <w:pPr>
            <w:pStyle w:val="TM3"/>
            <w:tabs>
              <w:tab w:val="left" w:pos="1126"/>
              <w:tab w:val="right" w:leader="dot" w:pos="9062"/>
            </w:tabs>
            <w:rPr>
              <w:del w:id="406" w:author="Marc Florisson" w:date="2013-12-03T20:12:00Z"/>
              <w:rFonts w:asciiTheme="minorHAnsi" w:eastAsiaTheme="minorEastAsia" w:hAnsiTheme="minorHAnsi" w:cstheme="minorBidi"/>
              <w:noProof/>
              <w:sz w:val="24"/>
              <w:szCs w:val="24"/>
              <w:lang w:eastAsia="ja-JP"/>
            </w:rPr>
          </w:pPr>
          <w:del w:id="407" w:author="Marc Florisson" w:date="2013-12-03T20:12:00Z">
            <w:r w:rsidDel="00AB79BA">
              <w:rPr>
                <w:noProof/>
              </w:rPr>
              <w:delText>3.4.7</w:delText>
            </w:r>
            <w:r w:rsidDel="00AB79BA">
              <w:rPr>
                <w:rFonts w:asciiTheme="minorHAnsi" w:eastAsiaTheme="minorEastAsia" w:hAnsiTheme="minorHAnsi" w:cstheme="minorBidi"/>
                <w:noProof/>
                <w:sz w:val="24"/>
                <w:szCs w:val="24"/>
                <w:lang w:eastAsia="ja-JP"/>
              </w:rPr>
              <w:tab/>
            </w:r>
            <w:r w:rsidDel="00AB79BA">
              <w:rPr>
                <w:noProof/>
              </w:rPr>
              <w:delText>Optimisation possible par mutualisation de requêtes</w:delText>
            </w:r>
            <w:r w:rsidDel="00AB79BA">
              <w:rPr>
                <w:noProof/>
              </w:rPr>
              <w:tab/>
            </w:r>
            <w:r w:rsidR="00576FA3" w:rsidDel="00AB79BA">
              <w:rPr>
                <w:noProof/>
              </w:rPr>
              <w:delText>28</w:delText>
            </w:r>
          </w:del>
        </w:p>
        <w:p w14:paraId="31EA2DED" w14:textId="77777777" w:rsidR="00A73025" w:rsidDel="00AB79BA" w:rsidRDefault="00A73025">
          <w:pPr>
            <w:pStyle w:val="TM3"/>
            <w:tabs>
              <w:tab w:val="left" w:pos="1126"/>
              <w:tab w:val="right" w:leader="dot" w:pos="9062"/>
            </w:tabs>
            <w:rPr>
              <w:del w:id="408" w:author="Marc Florisson" w:date="2013-12-03T20:12:00Z"/>
              <w:rFonts w:asciiTheme="minorHAnsi" w:eastAsiaTheme="minorEastAsia" w:hAnsiTheme="minorHAnsi" w:cstheme="minorBidi"/>
              <w:noProof/>
              <w:sz w:val="24"/>
              <w:szCs w:val="24"/>
              <w:lang w:eastAsia="ja-JP"/>
            </w:rPr>
          </w:pPr>
          <w:del w:id="409" w:author="Marc Florisson" w:date="2013-12-03T20:12:00Z">
            <w:r w:rsidDel="00AB79BA">
              <w:rPr>
                <w:noProof/>
              </w:rPr>
              <w:delText>3.4.8</w:delText>
            </w:r>
            <w:r w:rsidDel="00AB79BA">
              <w:rPr>
                <w:rFonts w:asciiTheme="minorHAnsi" w:eastAsiaTheme="minorEastAsia" w:hAnsiTheme="minorHAnsi" w:cstheme="minorBidi"/>
                <w:noProof/>
                <w:sz w:val="24"/>
                <w:szCs w:val="24"/>
                <w:lang w:eastAsia="ja-JP"/>
              </w:rPr>
              <w:tab/>
            </w:r>
            <w:r w:rsidDel="00AB79BA">
              <w:rPr>
                <w:noProof/>
              </w:rPr>
              <w:delText>Phases de développement à venir</w:delText>
            </w:r>
            <w:r w:rsidDel="00AB79BA">
              <w:rPr>
                <w:noProof/>
              </w:rPr>
              <w:tab/>
            </w:r>
            <w:r w:rsidR="00576FA3" w:rsidDel="00AB79BA">
              <w:rPr>
                <w:noProof/>
              </w:rPr>
              <w:delText>28</w:delText>
            </w:r>
          </w:del>
        </w:p>
        <w:p w14:paraId="7FF09BA9" w14:textId="77777777" w:rsidR="00A73025" w:rsidDel="00AB79BA" w:rsidRDefault="00A73025">
          <w:pPr>
            <w:pStyle w:val="TM2"/>
            <w:tabs>
              <w:tab w:val="left" w:pos="739"/>
              <w:tab w:val="right" w:leader="dot" w:pos="9062"/>
            </w:tabs>
            <w:rPr>
              <w:del w:id="410" w:author="Marc Florisson" w:date="2013-12-03T20:12:00Z"/>
              <w:rFonts w:asciiTheme="minorHAnsi" w:eastAsiaTheme="minorEastAsia" w:hAnsiTheme="minorHAnsi" w:cstheme="minorBidi"/>
              <w:noProof/>
              <w:sz w:val="24"/>
              <w:szCs w:val="24"/>
              <w:lang w:eastAsia="ja-JP"/>
            </w:rPr>
          </w:pPr>
          <w:del w:id="411" w:author="Marc Florisson" w:date="2013-12-03T20:12:00Z">
            <w:r w:rsidDel="00AB79BA">
              <w:rPr>
                <w:noProof/>
              </w:rPr>
              <w:delText>3.5</w:delText>
            </w:r>
            <w:r w:rsidDel="00AB79BA">
              <w:rPr>
                <w:rFonts w:asciiTheme="minorHAnsi" w:eastAsiaTheme="minorEastAsia" w:hAnsiTheme="minorHAnsi" w:cstheme="minorBidi"/>
                <w:noProof/>
                <w:sz w:val="24"/>
                <w:szCs w:val="24"/>
                <w:lang w:eastAsia="ja-JP"/>
              </w:rPr>
              <w:tab/>
            </w:r>
            <w:r w:rsidDel="00AB79BA">
              <w:rPr>
                <w:noProof/>
              </w:rPr>
              <w:delText>Architecture du système d’administration</w:delText>
            </w:r>
            <w:r w:rsidDel="00AB79BA">
              <w:rPr>
                <w:noProof/>
              </w:rPr>
              <w:tab/>
            </w:r>
            <w:r w:rsidR="00576FA3" w:rsidDel="00AB79BA">
              <w:rPr>
                <w:noProof/>
              </w:rPr>
              <w:delText>28</w:delText>
            </w:r>
          </w:del>
        </w:p>
        <w:p w14:paraId="4C9095EF" w14:textId="77777777" w:rsidR="00A73025" w:rsidDel="00AB79BA" w:rsidRDefault="00A73025">
          <w:pPr>
            <w:pStyle w:val="TM3"/>
            <w:tabs>
              <w:tab w:val="left" w:pos="1126"/>
              <w:tab w:val="right" w:leader="dot" w:pos="9062"/>
            </w:tabs>
            <w:rPr>
              <w:del w:id="412" w:author="Marc Florisson" w:date="2013-12-03T20:12:00Z"/>
              <w:rFonts w:asciiTheme="minorHAnsi" w:eastAsiaTheme="minorEastAsia" w:hAnsiTheme="minorHAnsi" w:cstheme="minorBidi"/>
              <w:noProof/>
              <w:sz w:val="24"/>
              <w:szCs w:val="24"/>
              <w:lang w:eastAsia="ja-JP"/>
            </w:rPr>
          </w:pPr>
          <w:del w:id="413" w:author="Marc Florisson" w:date="2013-12-03T20:12:00Z">
            <w:r w:rsidDel="00AB79BA">
              <w:rPr>
                <w:noProof/>
              </w:rPr>
              <w:delText>3.5.1</w:delText>
            </w:r>
            <w:r w:rsidDel="00AB79BA">
              <w:rPr>
                <w:rFonts w:asciiTheme="minorHAnsi" w:eastAsiaTheme="minorEastAsia" w:hAnsiTheme="minorHAnsi" w:cstheme="minorBidi"/>
                <w:noProof/>
                <w:sz w:val="24"/>
                <w:szCs w:val="24"/>
                <w:lang w:eastAsia="ja-JP"/>
              </w:rPr>
              <w:tab/>
            </w:r>
            <w:r w:rsidDel="00AB79BA">
              <w:rPr>
                <w:noProof/>
              </w:rPr>
              <w:delText>Spécification des principales fonctions</w:delText>
            </w:r>
            <w:r w:rsidDel="00AB79BA">
              <w:rPr>
                <w:noProof/>
              </w:rPr>
              <w:tab/>
            </w:r>
            <w:r w:rsidR="00576FA3" w:rsidDel="00AB79BA">
              <w:rPr>
                <w:noProof/>
              </w:rPr>
              <w:delText>29</w:delText>
            </w:r>
          </w:del>
        </w:p>
        <w:p w14:paraId="61D4CF42" w14:textId="77777777" w:rsidR="00A73025" w:rsidDel="00AB79BA" w:rsidRDefault="00A73025">
          <w:pPr>
            <w:pStyle w:val="TM3"/>
            <w:tabs>
              <w:tab w:val="left" w:pos="1126"/>
              <w:tab w:val="right" w:leader="dot" w:pos="9062"/>
            </w:tabs>
            <w:rPr>
              <w:del w:id="414" w:author="Marc Florisson" w:date="2013-12-03T20:12:00Z"/>
              <w:rFonts w:asciiTheme="minorHAnsi" w:eastAsiaTheme="minorEastAsia" w:hAnsiTheme="minorHAnsi" w:cstheme="minorBidi"/>
              <w:noProof/>
              <w:sz w:val="24"/>
              <w:szCs w:val="24"/>
              <w:lang w:eastAsia="ja-JP"/>
            </w:rPr>
          </w:pPr>
          <w:del w:id="415" w:author="Marc Florisson" w:date="2013-12-03T20:12:00Z">
            <w:r w:rsidDel="00AB79BA">
              <w:rPr>
                <w:noProof/>
              </w:rPr>
              <w:delText>3.5.2</w:delText>
            </w:r>
            <w:r w:rsidDel="00AB79BA">
              <w:rPr>
                <w:rFonts w:asciiTheme="minorHAnsi" w:eastAsiaTheme="minorEastAsia" w:hAnsiTheme="minorHAnsi" w:cstheme="minorBidi"/>
                <w:noProof/>
                <w:sz w:val="24"/>
                <w:szCs w:val="24"/>
                <w:lang w:eastAsia="ja-JP"/>
              </w:rPr>
              <w:tab/>
            </w:r>
            <w:r w:rsidDel="00AB79BA">
              <w:rPr>
                <w:noProof/>
              </w:rPr>
              <w:delText>Phases de développement à venir</w:delText>
            </w:r>
            <w:r w:rsidDel="00AB79BA">
              <w:rPr>
                <w:noProof/>
              </w:rPr>
              <w:tab/>
            </w:r>
            <w:r w:rsidR="00576FA3" w:rsidDel="00AB79BA">
              <w:rPr>
                <w:noProof/>
              </w:rPr>
              <w:delText>30</w:delText>
            </w:r>
          </w:del>
        </w:p>
        <w:p w14:paraId="3C200439" w14:textId="77777777" w:rsidR="00A73025" w:rsidDel="00AB79BA" w:rsidRDefault="00A73025">
          <w:pPr>
            <w:pStyle w:val="TM2"/>
            <w:tabs>
              <w:tab w:val="left" w:pos="739"/>
              <w:tab w:val="right" w:leader="dot" w:pos="9062"/>
            </w:tabs>
            <w:rPr>
              <w:del w:id="416" w:author="Marc Florisson" w:date="2013-12-03T20:12:00Z"/>
              <w:rFonts w:asciiTheme="minorHAnsi" w:eastAsiaTheme="minorEastAsia" w:hAnsiTheme="minorHAnsi" w:cstheme="minorBidi"/>
              <w:noProof/>
              <w:sz w:val="24"/>
              <w:szCs w:val="24"/>
              <w:lang w:eastAsia="ja-JP"/>
            </w:rPr>
          </w:pPr>
          <w:del w:id="417" w:author="Marc Florisson" w:date="2013-12-03T20:12:00Z">
            <w:r w:rsidDel="00AB79BA">
              <w:rPr>
                <w:noProof/>
              </w:rPr>
              <w:delText>3.6</w:delText>
            </w:r>
            <w:r w:rsidDel="00AB79BA">
              <w:rPr>
                <w:rFonts w:asciiTheme="minorHAnsi" w:eastAsiaTheme="minorEastAsia" w:hAnsiTheme="minorHAnsi" w:cstheme="minorBidi"/>
                <w:noProof/>
                <w:sz w:val="24"/>
                <w:szCs w:val="24"/>
                <w:lang w:eastAsia="ja-JP"/>
              </w:rPr>
              <w:tab/>
            </w:r>
            <w:r w:rsidDel="00AB79BA">
              <w:rPr>
                <w:noProof/>
              </w:rPr>
              <w:delText>Architecture du site WEB de démonstration</w:delText>
            </w:r>
            <w:r w:rsidDel="00AB79BA">
              <w:rPr>
                <w:noProof/>
              </w:rPr>
              <w:tab/>
            </w:r>
            <w:r w:rsidR="00576FA3" w:rsidDel="00AB79BA">
              <w:rPr>
                <w:noProof/>
              </w:rPr>
              <w:delText>30</w:delText>
            </w:r>
          </w:del>
        </w:p>
        <w:p w14:paraId="334ED21A" w14:textId="77777777" w:rsidR="00A73025" w:rsidDel="00AB79BA" w:rsidRDefault="00A73025">
          <w:pPr>
            <w:pStyle w:val="TM3"/>
            <w:tabs>
              <w:tab w:val="left" w:pos="1126"/>
              <w:tab w:val="right" w:leader="dot" w:pos="9062"/>
            </w:tabs>
            <w:rPr>
              <w:del w:id="418" w:author="Marc Florisson" w:date="2013-12-03T20:12:00Z"/>
              <w:rFonts w:asciiTheme="minorHAnsi" w:eastAsiaTheme="minorEastAsia" w:hAnsiTheme="minorHAnsi" w:cstheme="minorBidi"/>
              <w:noProof/>
              <w:sz w:val="24"/>
              <w:szCs w:val="24"/>
              <w:lang w:eastAsia="ja-JP"/>
            </w:rPr>
          </w:pPr>
          <w:del w:id="419" w:author="Marc Florisson" w:date="2013-12-03T20:12:00Z">
            <w:r w:rsidDel="00AB79BA">
              <w:rPr>
                <w:noProof/>
              </w:rPr>
              <w:delText>3.6.1</w:delText>
            </w:r>
            <w:r w:rsidDel="00AB79BA">
              <w:rPr>
                <w:rFonts w:asciiTheme="minorHAnsi" w:eastAsiaTheme="minorEastAsia" w:hAnsiTheme="minorHAnsi" w:cstheme="minorBidi"/>
                <w:noProof/>
                <w:sz w:val="24"/>
                <w:szCs w:val="24"/>
                <w:lang w:eastAsia="ja-JP"/>
              </w:rPr>
              <w:tab/>
            </w:r>
            <w:r w:rsidDel="00AB79BA">
              <w:rPr>
                <w:noProof/>
              </w:rPr>
              <w:delText>Le formulaire de requête</w:delText>
            </w:r>
            <w:r w:rsidDel="00AB79BA">
              <w:rPr>
                <w:noProof/>
              </w:rPr>
              <w:tab/>
            </w:r>
            <w:r w:rsidR="00576FA3" w:rsidDel="00AB79BA">
              <w:rPr>
                <w:noProof/>
              </w:rPr>
              <w:delText>30</w:delText>
            </w:r>
          </w:del>
        </w:p>
        <w:p w14:paraId="71DF0FA7" w14:textId="77777777" w:rsidR="00A73025" w:rsidDel="00AB79BA" w:rsidRDefault="00A73025">
          <w:pPr>
            <w:pStyle w:val="TM3"/>
            <w:tabs>
              <w:tab w:val="left" w:pos="1126"/>
              <w:tab w:val="right" w:leader="dot" w:pos="9062"/>
            </w:tabs>
            <w:rPr>
              <w:del w:id="420" w:author="Marc Florisson" w:date="2013-12-03T20:12:00Z"/>
              <w:rFonts w:asciiTheme="minorHAnsi" w:eastAsiaTheme="minorEastAsia" w:hAnsiTheme="minorHAnsi" w:cstheme="minorBidi"/>
              <w:noProof/>
              <w:sz w:val="24"/>
              <w:szCs w:val="24"/>
              <w:lang w:eastAsia="ja-JP"/>
            </w:rPr>
          </w:pPr>
          <w:del w:id="421" w:author="Marc Florisson" w:date="2013-12-03T20:12:00Z">
            <w:r w:rsidDel="00AB79BA">
              <w:rPr>
                <w:noProof/>
              </w:rPr>
              <w:delText>3.6.2</w:delText>
            </w:r>
            <w:r w:rsidDel="00AB79BA">
              <w:rPr>
                <w:rFonts w:asciiTheme="minorHAnsi" w:eastAsiaTheme="minorEastAsia" w:hAnsiTheme="minorHAnsi" w:cstheme="minorBidi"/>
                <w:noProof/>
                <w:sz w:val="24"/>
                <w:szCs w:val="24"/>
                <w:lang w:eastAsia="ja-JP"/>
              </w:rPr>
              <w:tab/>
            </w:r>
            <w:r w:rsidDel="00AB79BA">
              <w:rPr>
                <w:noProof/>
              </w:rPr>
              <w:delText>L’affichage des résultats de la recherche</w:delText>
            </w:r>
            <w:r w:rsidDel="00AB79BA">
              <w:rPr>
                <w:noProof/>
              </w:rPr>
              <w:tab/>
            </w:r>
            <w:r w:rsidR="00576FA3" w:rsidDel="00AB79BA">
              <w:rPr>
                <w:noProof/>
              </w:rPr>
              <w:delText>30</w:delText>
            </w:r>
          </w:del>
        </w:p>
        <w:p w14:paraId="15685C34" w14:textId="77777777" w:rsidR="00A73025" w:rsidDel="00AB79BA" w:rsidRDefault="00A73025">
          <w:pPr>
            <w:pStyle w:val="TM3"/>
            <w:tabs>
              <w:tab w:val="left" w:pos="1126"/>
              <w:tab w:val="right" w:leader="dot" w:pos="9062"/>
            </w:tabs>
            <w:rPr>
              <w:del w:id="422" w:author="Marc Florisson" w:date="2013-12-03T20:12:00Z"/>
              <w:rFonts w:asciiTheme="minorHAnsi" w:eastAsiaTheme="minorEastAsia" w:hAnsiTheme="minorHAnsi" w:cstheme="minorBidi"/>
              <w:noProof/>
              <w:sz w:val="24"/>
              <w:szCs w:val="24"/>
              <w:lang w:eastAsia="ja-JP"/>
            </w:rPr>
          </w:pPr>
          <w:del w:id="423" w:author="Marc Florisson" w:date="2013-12-03T20:12:00Z">
            <w:r w:rsidDel="00AB79BA">
              <w:rPr>
                <w:noProof/>
              </w:rPr>
              <w:delText>3.6.3</w:delText>
            </w:r>
            <w:r w:rsidDel="00AB79BA">
              <w:rPr>
                <w:rFonts w:asciiTheme="minorHAnsi" w:eastAsiaTheme="minorEastAsia" w:hAnsiTheme="minorHAnsi" w:cstheme="minorBidi"/>
                <w:noProof/>
                <w:sz w:val="24"/>
                <w:szCs w:val="24"/>
                <w:lang w:eastAsia="ja-JP"/>
              </w:rPr>
              <w:tab/>
            </w:r>
            <w:r w:rsidDel="00AB79BA">
              <w:rPr>
                <w:noProof/>
              </w:rPr>
              <w:delText>Technologie d’implémentation</w:delText>
            </w:r>
            <w:r w:rsidDel="00AB79BA">
              <w:rPr>
                <w:noProof/>
              </w:rPr>
              <w:tab/>
            </w:r>
            <w:r w:rsidR="00576FA3" w:rsidDel="00AB79BA">
              <w:rPr>
                <w:noProof/>
              </w:rPr>
              <w:delText>31</w:delText>
            </w:r>
          </w:del>
        </w:p>
        <w:p w14:paraId="5FA5E4F8" w14:textId="77777777" w:rsidR="00A73025" w:rsidDel="00AB79BA" w:rsidRDefault="00A73025">
          <w:pPr>
            <w:pStyle w:val="TM3"/>
            <w:tabs>
              <w:tab w:val="left" w:pos="1126"/>
              <w:tab w:val="right" w:leader="dot" w:pos="9062"/>
            </w:tabs>
            <w:rPr>
              <w:del w:id="424" w:author="Marc Florisson" w:date="2013-12-03T20:12:00Z"/>
              <w:rFonts w:asciiTheme="minorHAnsi" w:eastAsiaTheme="minorEastAsia" w:hAnsiTheme="minorHAnsi" w:cstheme="minorBidi"/>
              <w:noProof/>
              <w:sz w:val="24"/>
              <w:szCs w:val="24"/>
              <w:lang w:eastAsia="ja-JP"/>
            </w:rPr>
          </w:pPr>
          <w:del w:id="425" w:author="Marc Florisson" w:date="2013-12-03T20:12:00Z">
            <w:r w:rsidDel="00AB79BA">
              <w:rPr>
                <w:noProof/>
              </w:rPr>
              <w:delText>3.6.4</w:delText>
            </w:r>
            <w:r w:rsidDel="00AB79BA">
              <w:rPr>
                <w:rFonts w:asciiTheme="minorHAnsi" w:eastAsiaTheme="minorEastAsia" w:hAnsiTheme="minorHAnsi" w:cstheme="minorBidi"/>
                <w:noProof/>
                <w:sz w:val="24"/>
                <w:szCs w:val="24"/>
                <w:lang w:eastAsia="ja-JP"/>
              </w:rPr>
              <w:tab/>
            </w:r>
            <w:r w:rsidDel="00AB79BA">
              <w:rPr>
                <w:noProof/>
              </w:rPr>
              <w:delText>Phases de développement à venir</w:delText>
            </w:r>
            <w:r w:rsidDel="00AB79BA">
              <w:rPr>
                <w:noProof/>
              </w:rPr>
              <w:tab/>
            </w:r>
            <w:r w:rsidR="00576FA3" w:rsidDel="00AB79BA">
              <w:rPr>
                <w:noProof/>
              </w:rPr>
              <w:delText>31</w:delText>
            </w:r>
          </w:del>
        </w:p>
        <w:p w14:paraId="7A4DF321" w14:textId="77777777" w:rsidR="00A73025" w:rsidDel="00AB79BA" w:rsidRDefault="00A73025">
          <w:pPr>
            <w:pStyle w:val="TM1"/>
            <w:tabs>
              <w:tab w:val="left" w:pos="352"/>
              <w:tab w:val="right" w:leader="dot" w:pos="9062"/>
            </w:tabs>
            <w:rPr>
              <w:del w:id="426" w:author="Marc Florisson" w:date="2013-12-03T20:12:00Z"/>
              <w:rFonts w:asciiTheme="minorHAnsi" w:eastAsiaTheme="minorEastAsia" w:hAnsiTheme="minorHAnsi" w:cstheme="minorBidi"/>
              <w:noProof/>
              <w:sz w:val="24"/>
              <w:szCs w:val="24"/>
              <w:lang w:eastAsia="ja-JP"/>
            </w:rPr>
          </w:pPr>
          <w:del w:id="427" w:author="Marc Florisson" w:date="2013-12-03T20:12:00Z">
            <w:r w:rsidDel="00AB79BA">
              <w:rPr>
                <w:noProof/>
              </w:rPr>
              <w:delText>4</w:delText>
            </w:r>
            <w:r w:rsidDel="00AB79BA">
              <w:rPr>
                <w:rFonts w:asciiTheme="minorHAnsi" w:eastAsiaTheme="minorEastAsia" w:hAnsiTheme="minorHAnsi" w:cstheme="minorBidi"/>
                <w:noProof/>
                <w:sz w:val="24"/>
                <w:szCs w:val="24"/>
                <w:lang w:eastAsia="ja-JP"/>
              </w:rPr>
              <w:tab/>
            </w:r>
            <w:r w:rsidDel="00AB79BA">
              <w:rPr>
                <w:noProof/>
              </w:rPr>
              <w:delText>Conclusion</w:delText>
            </w:r>
            <w:r w:rsidDel="00AB79BA">
              <w:rPr>
                <w:noProof/>
              </w:rPr>
              <w:tab/>
            </w:r>
            <w:r w:rsidR="00576FA3" w:rsidDel="00AB79BA">
              <w:rPr>
                <w:noProof/>
              </w:rPr>
              <w:delText>32</w:delText>
            </w:r>
          </w:del>
        </w:p>
        <w:p w14:paraId="7B4CE40A" w14:textId="247080D5" w:rsidR="00DA446E" w:rsidRDefault="005258BB">
          <w:r>
            <w:rPr>
              <w:b/>
              <w:bCs/>
            </w:rPr>
            <w:fldChar w:fldCharType="end"/>
          </w:r>
        </w:p>
      </w:sdtContent>
    </w:sdt>
    <w:p w14:paraId="41FC81CF" w14:textId="75CA867C" w:rsidR="0074688D" w:rsidRDefault="0074688D" w:rsidP="001E0E90">
      <w:pPr>
        <w:pStyle w:val="Titre1"/>
        <w:rPr>
          <w:ins w:id="428" w:author="Marc Florisson" w:date="2013-12-03T14:30:00Z"/>
        </w:rPr>
      </w:pPr>
      <w:bookmarkStart w:id="429" w:name="_Toc259983410"/>
      <w:ins w:id="430" w:author="Marc Florisson" w:date="2013-12-03T14:29:00Z">
        <w:r>
          <w:t>Historique des modifications</w:t>
        </w:r>
      </w:ins>
      <w:bookmarkEnd w:id="429"/>
    </w:p>
    <w:p w14:paraId="7596347C" w14:textId="77777777" w:rsidR="0074688D" w:rsidRDefault="0074688D">
      <w:pPr>
        <w:rPr>
          <w:ins w:id="431" w:author="Marc Florisson" w:date="2013-12-03T14:30:00Z"/>
        </w:rPr>
        <w:pPrChange w:id="432" w:author="Marc Florisson" w:date="2013-12-03T14:30:00Z">
          <w:pPr>
            <w:pStyle w:val="Titre1"/>
          </w:pPr>
        </w:pPrChange>
      </w:pPr>
    </w:p>
    <w:tbl>
      <w:tblPr>
        <w:tblStyle w:val="Grille"/>
        <w:tblW w:w="0" w:type="auto"/>
        <w:tblLook w:val="04A0" w:firstRow="1" w:lastRow="0" w:firstColumn="1" w:lastColumn="0" w:noHBand="0" w:noVBand="1"/>
        <w:tblPrChange w:id="433" w:author="Marc Florisson" w:date="2013-12-03T14:33:00Z">
          <w:tblPr>
            <w:tblStyle w:val="Grille"/>
            <w:tblW w:w="0" w:type="auto"/>
            <w:tblLook w:val="04A0" w:firstRow="1" w:lastRow="0" w:firstColumn="1" w:lastColumn="0" w:noHBand="0" w:noVBand="1"/>
          </w:tblPr>
        </w:tblPrChange>
      </w:tblPr>
      <w:tblGrid>
        <w:gridCol w:w="1101"/>
        <w:gridCol w:w="1984"/>
        <w:gridCol w:w="4253"/>
        <w:gridCol w:w="1874"/>
        <w:tblGridChange w:id="434">
          <w:tblGrid>
            <w:gridCol w:w="1101"/>
            <w:gridCol w:w="1984"/>
            <w:gridCol w:w="992"/>
            <w:gridCol w:w="2832"/>
            <w:gridCol w:w="429"/>
            <w:gridCol w:w="1874"/>
          </w:tblGrid>
        </w:tblGridChange>
      </w:tblGrid>
      <w:tr w:rsidR="0074688D" w14:paraId="1CABA0A1" w14:textId="77777777" w:rsidTr="0074688D">
        <w:trPr>
          <w:ins w:id="435" w:author="Marc Florisson" w:date="2013-12-03T14:31:00Z"/>
        </w:trPr>
        <w:tc>
          <w:tcPr>
            <w:tcW w:w="1101" w:type="dxa"/>
            <w:tcPrChange w:id="436" w:author="Marc Florisson" w:date="2013-12-03T14:33:00Z">
              <w:tcPr>
                <w:tcW w:w="1101" w:type="dxa"/>
              </w:tcPr>
            </w:tcPrChange>
          </w:tcPr>
          <w:p w14:paraId="0ED91841" w14:textId="1B09AA9A" w:rsidR="0074688D" w:rsidRDefault="0074688D" w:rsidP="0074688D">
            <w:pPr>
              <w:rPr>
                <w:ins w:id="437" w:author="Marc Florisson" w:date="2013-12-03T14:31:00Z"/>
              </w:rPr>
            </w:pPr>
            <w:ins w:id="438" w:author="Marc Florisson" w:date="2013-12-03T14:31:00Z">
              <w:r>
                <w:t>Version</w:t>
              </w:r>
            </w:ins>
          </w:p>
        </w:tc>
        <w:tc>
          <w:tcPr>
            <w:tcW w:w="1984" w:type="dxa"/>
            <w:tcPrChange w:id="439" w:author="Marc Florisson" w:date="2013-12-03T14:33:00Z">
              <w:tcPr>
                <w:tcW w:w="2976" w:type="dxa"/>
                <w:gridSpan w:val="2"/>
              </w:tcPr>
            </w:tcPrChange>
          </w:tcPr>
          <w:p w14:paraId="39842305" w14:textId="5D6B6593" w:rsidR="0074688D" w:rsidRDefault="0074688D" w:rsidP="0074688D">
            <w:pPr>
              <w:rPr>
                <w:ins w:id="440" w:author="Marc Florisson" w:date="2013-12-03T14:31:00Z"/>
              </w:rPr>
            </w:pPr>
            <w:ins w:id="441" w:author="Marc Florisson" w:date="2013-12-03T14:31:00Z">
              <w:r>
                <w:t xml:space="preserve">Date </w:t>
              </w:r>
            </w:ins>
            <w:ins w:id="442" w:author="Marc Florisson" w:date="2013-12-03T14:32:00Z">
              <w:r>
                <w:t>de publication</w:t>
              </w:r>
            </w:ins>
          </w:p>
        </w:tc>
        <w:tc>
          <w:tcPr>
            <w:tcW w:w="4253" w:type="dxa"/>
            <w:tcPrChange w:id="443" w:author="Marc Florisson" w:date="2013-12-03T14:33:00Z">
              <w:tcPr>
                <w:tcW w:w="2832" w:type="dxa"/>
              </w:tcPr>
            </w:tcPrChange>
          </w:tcPr>
          <w:p w14:paraId="1D405381" w14:textId="3BACC107" w:rsidR="0074688D" w:rsidRDefault="0074688D" w:rsidP="0074688D">
            <w:pPr>
              <w:rPr>
                <w:ins w:id="444" w:author="Marc Florisson" w:date="2013-12-03T14:31:00Z"/>
              </w:rPr>
            </w:pPr>
            <w:ins w:id="445" w:author="Marc Florisson" w:date="2013-12-03T14:31:00Z">
              <w:r>
                <w:t>Description des changements</w:t>
              </w:r>
            </w:ins>
          </w:p>
        </w:tc>
        <w:tc>
          <w:tcPr>
            <w:tcW w:w="1874" w:type="dxa"/>
            <w:tcPrChange w:id="446" w:author="Marc Florisson" w:date="2013-12-03T14:33:00Z">
              <w:tcPr>
                <w:tcW w:w="2303" w:type="dxa"/>
                <w:gridSpan w:val="2"/>
              </w:tcPr>
            </w:tcPrChange>
          </w:tcPr>
          <w:p w14:paraId="47D049CA" w14:textId="6D760F85" w:rsidR="0074688D" w:rsidRDefault="0074688D" w:rsidP="0074688D">
            <w:pPr>
              <w:rPr>
                <w:ins w:id="447" w:author="Marc Florisson" w:date="2013-12-03T14:31:00Z"/>
              </w:rPr>
            </w:pPr>
            <w:ins w:id="448" w:author="Marc Florisson" w:date="2013-12-03T14:31:00Z">
              <w:r>
                <w:t>Auteur</w:t>
              </w:r>
            </w:ins>
          </w:p>
        </w:tc>
      </w:tr>
      <w:tr w:rsidR="0074688D" w14:paraId="67B4B827" w14:textId="77777777" w:rsidTr="0074688D">
        <w:trPr>
          <w:ins w:id="449" w:author="Marc Florisson" w:date="2013-12-03T14:31:00Z"/>
        </w:trPr>
        <w:tc>
          <w:tcPr>
            <w:tcW w:w="1101" w:type="dxa"/>
            <w:tcPrChange w:id="450" w:author="Marc Florisson" w:date="2013-12-03T14:33:00Z">
              <w:tcPr>
                <w:tcW w:w="1101" w:type="dxa"/>
              </w:tcPr>
            </w:tcPrChange>
          </w:tcPr>
          <w:p w14:paraId="7F3DF695" w14:textId="653E4352" w:rsidR="0074688D" w:rsidRDefault="0074688D" w:rsidP="0074688D">
            <w:pPr>
              <w:rPr>
                <w:ins w:id="451" w:author="Marc Florisson" w:date="2013-12-03T14:31:00Z"/>
              </w:rPr>
            </w:pPr>
            <w:ins w:id="452" w:author="Marc Florisson" w:date="2013-12-03T14:32:00Z">
              <w:r>
                <w:t>1.3</w:t>
              </w:r>
            </w:ins>
          </w:p>
        </w:tc>
        <w:tc>
          <w:tcPr>
            <w:tcW w:w="1984" w:type="dxa"/>
            <w:tcPrChange w:id="453" w:author="Marc Florisson" w:date="2013-12-03T14:33:00Z">
              <w:tcPr>
                <w:tcW w:w="2976" w:type="dxa"/>
                <w:gridSpan w:val="2"/>
              </w:tcPr>
            </w:tcPrChange>
          </w:tcPr>
          <w:p w14:paraId="0729B7E1" w14:textId="38F58A16" w:rsidR="0074688D" w:rsidRDefault="00370223" w:rsidP="0074688D">
            <w:pPr>
              <w:rPr>
                <w:ins w:id="454" w:author="Marc Florisson" w:date="2013-12-03T14:31:00Z"/>
              </w:rPr>
            </w:pPr>
            <w:ins w:id="455" w:author="Marc Florisson" w:date="2013-12-03T14:40:00Z">
              <w:r>
                <w:t>24/10/2013</w:t>
              </w:r>
            </w:ins>
          </w:p>
        </w:tc>
        <w:tc>
          <w:tcPr>
            <w:tcW w:w="4253" w:type="dxa"/>
            <w:tcPrChange w:id="456" w:author="Marc Florisson" w:date="2013-12-03T14:33:00Z">
              <w:tcPr>
                <w:tcW w:w="2832" w:type="dxa"/>
              </w:tcPr>
            </w:tcPrChange>
          </w:tcPr>
          <w:p w14:paraId="667FEF0E" w14:textId="7C2495D6" w:rsidR="0074688D" w:rsidRDefault="0074688D" w:rsidP="0074688D">
            <w:pPr>
              <w:rPr>
                <w:ins w:id="457" w:author="Marc Florisson" w:date="2013-12-03T14:31:00Z"/>
              </w:rPr>
            </w:pPr>
            <w:ins w:id="458" w:author="Marc Florisson" w:date="2013-12-03T14:32:00Z">
              <w:r>
                <w:t>Création du document</w:t>
              </w:r>
            </w:ins>
          </w:p>
        </w:tc>
        <w:tc>
          <w:tcPr>
            <w:tcW w:w="1874" w:type="dxa"/>
            <w:tcPrChange w:id="459" w:author="Marc Florisson" w:date="2013-12-03T14:33:00Z">
              <w:tcPr>
                <w:tcW w:w="2303" w:type="dxa"/>
                <w:gridSpan w:val="2"/>
              </w:tcPr>
            </w:tcPrChange>
          </w:tcPr>
          <w:p w14:paraId="22951FFD" w14:textId="77777777" w:rsidR="0074688D" w:rsidRDefault="0074688D" w:rsidP="0074688D">
            <w:pPr>
              <w:rPr>
                <w:ins w:id="460" w:author="Marc Florisson" w:date="2013-12-03T14:32:00Z"/>
              </w:rPr>
            </w:pPr>
            <w:ins w:id="461" w:author="Marc Florisson" w:date="2013-12-03T14:32:00Z">
              <w:r>
                <w:t>Marc FLORISSON</w:t>
              </w:r>
            </w:ins>
          </w:p>
          <w:p w14:paraId="5502CE64" w14:textId="64935049" w:rsidR="0074688D" w:rsidRDefault="0074688D" w:rsidP="0074688D">
            <w:pPr>
              <w:rPr>
                <w:ins w:id="462" w:author="Marc Florisson" w:date="2013-12-03T14:31:00Z"/>
              </w:rPr>
            </w:pPr>
            <w:ins w:id="463" w:author="Marc Florisson" w:date="2013-12-03T14:32:00Z">
              <w:r>
                <w:t>Stephan SIMART</w:t>
              </w:r>
            </w:ins>
          </w:p>
        </w:tc>
      </w:tr>
      <w:tr w:rsidR="00370223" w14:paraId="2F6953C8" w14:textId="77777777" w:rsidTr="00370223">
        <w:trPr>
          <w:ins w:id="464" w:author="Marc Florisson" w:date="2013-12-03T14:32:00Z"/>
        </w:trPr>
        <w:tc>
          <w:tcPr>
            <w:tcW w:w="9212" w:type="dxa"/>
            <w:gridSpan w:val="4"/>
          </w:tcPr>
          <w:p w14:paraId="692E4711" w14:textId="346B1D12" w:rsidR="00370223" w:rsidRDefault="00370223" w:rsidP="00370223">
            <w:pPr>
              <w:rPr>
                <w:ins w:id="465" w:author="Marc Florisson" w:date="2013-12-03T14:32:00Z"/>
              </w:rPr>
            </w:pPr>
            <w:ins w:id="466" w:author="Marc Florisson" w:date="2013-12-03T14:38:00Z">
              <w:r>
                <w:t>Ap</w:t>
              </w:r>
              <w:r w:rsidR="00CB392F">
                <w:t xml:space="preserve">rès diffusion, l’AFIMB </w:t>
              </w:r>
            </w:ins>
            <w:ins w:id="467" w:author="Marc Florisson" w:date="2014-04-24T10:59:00Z">
              <w:r w:rsidR="00CB392F">
                <w:t xml:space="preserve">a </w:t>
              </w:r>
            </w:ins>
            <w:ins w:id="468" w:author="Marc Florisson" w:date="2013-12-03T14:38:00Z">
              <w:r w:rsidR="00CB392F">
                <w:t xml:space="preserve">transmis </w:t>
              </w:r>
              <w:r>
                <w:t>ses remarques</w:t>
              </w:r>
            </w:ins>
            <w:ins w:id="469" w:author="Marc Florisson" w:date="2013-12-03T14:39:00Z">
              <w:r>
                <w:t xml:space="preserve"> listées dans le tableau Revue-AFIMB-V1.3.xlsx</w:t>
              </w:r>
            </w:ins>
          </w:p>
        </w:tc>
      </w:tr>
      <w:tr w:rsidR="00370223" w14:paraId="35E3BCB0" w14:textId="77777777" w:rsidTr="0074688D">
        <w:trPr>
          <w:ins w:id="470" w:author="Marc Florisson" w:date="2013-12-03T14:36:00Z"/>
        </w:trPr>
        <w:tc>
          <w:tcPr>
            <w:tcW w:w="1101" w:type="dxa"/>
          </w:tcPr>
          <w:p w14:paraId="362C9958" w14:textId="7DC07463" w:rsidR="00370223" w:rsidRDefault="00370223" w:rsidP="0074688D">
            <w:pPr>
              <w:rPr>
                <w:ins w:id="471" w:author="Marc Florisson" w:date="2013-12-03T14:36:00Z"/>
              </w:rPr>
            </w:pPr>
            <w:ins w:id="472" w:author="Marc Florisson" w:date="2013-12-03T14:37:00Z">
              <w:r>
                <w:t>1.4</w:t>
              </w:r>
            </w:ins>
          </w:p>
        </w:tc>
        <w:tc>
          <w:tcPr>
            <w:tcW w:w="1984" w:type="dxa"/>
          </w:tcPr>
          <w:p w14:paraId="68039883" w14:textId="45C7332A" w:rsidR="00370223" w:rsidRDefault="00214C8A" w:rsidP="0074688D">
            <w:pPr>
              <w:rPr>
                <w:ins w:id="473" w:author="Marc Florisson" w:date="2013-12-03T14:36:00Z"/>
              </w:rPr>
            </w:pPr>
            <w:ins w:id="474" w:author="Marc Florisson" w:date="2014-02-07T15:37:00Z">
              <w:r>
                <w:t>20/12/2013</w:t>
              </w:r>
            </w:ins>
          </w:p>
        </w:tc>
        <w:tc>
          <w:tcPr>
            <w:tcW w:w="4253" w:type="dxa"/>
          </w:tcPr>
          <w:p w14:paraId="7BDFDE36" w14:textId="77777777" w:rsidR="00370223" w:rsidRDefault="00594CF8" w:rsidP="0074688D">
            <w:pPr>
              <w:rPr>
                <w:ins w:id="475" w:author="Marc Florisson" w:date="2013-12-03T19:04:00Z"/>
              </w:rPr>
            </w:pPr>
            <w:ins w:id="476" w:author="Marc Florisson" w:date="2013-12-03T19:04:00Z">
              <w:r>
                <w:t>Prise en compte des remarques :</w:t>
              </w:r>
            </w:ins>
          </w:p>
          <w:p w14:paraId="2C76AFAE" w14:textId="15997817" w:rsidR="00594CF8" w:rsidRDefault="00594CF8" w:rsidP="0074688D">
            <w:pPr>
              <w:rPr>
                <w:ins w:id="477" w:author="Marc Florisson" w:date="2013-12-03T19:48:00Z"/>
              </w:rPr>
            </w:pPr>
            <w:ins w:id="478" w:author="Marc Florisson" w:date="2013-12-03T19:04:00Z">
              <w:r>
                <w:t>3, 4</w:t>
              </w:r>
            </w:ins>
            <w:ins w:id="479" w:author="Marc Florisson" w:date="2013-12-03T19:13:00Z">
              <w:r w:rsidR="005A79AE">
                <w:t>, 12</w:t>
              </w:r>
            </w:ins>
            <w:ins w:id="480" w:author="Marc Florisson" w:date="2013-12-03T19:17:00Z">
              <w:r w:rsidR="000D6B98">
                <w:t>, 14</w:t>
              </w:r>
            </w:ins>
            <w:ins w:id="481" w:author="Marc Florisson" w:date="2013-12-03T19:44:00Z">
              <w:r w:rsidR="00403F80">
                <w:t>, 20, 23</w:t>
              </w:r>
            </w:ins>
            <w:ins w:id="482" w:author="Marc Florisson" w:date="2013-12-03T19:49:00Z">
              <w:r w:rsidR="00AA6177">
                <w:t>, 28</w:t>
              </w:r>
            </w:ins>
            <w:ins w:id="483" w:author="Marc Florisson" w:date="2013-12-03T20:02:00Z">
              <w:r w:rsidR="001E5DBF">
                <w:t xml:space="preserve">, 32, </w:t>
              </w:r>
            </w:ins>
            <w:ins w:id="484" w:author="Marc Florisson" w:date="2013-12-03T20:15:00Z">
              <w:r w:rsidR="00424394">
                <w:t>36</w:t>
              </w:r>
            </w:ins>
            <w:ins w:id="485" w:author="Marc Florisson" w:date="2013-12-03T20:17:00Z">
              <w:r w:rsidR="001258D2">
                <w:t>, 37</w:t>
              </w:r>
            </w:ins>
            <w:ins w:id="486" w:author="Marc Florisson" w:date="2013-12-03T20:34:00Z">
              <w:r w:rsidR="00740224">
                <w:t xml:space="preserve">, 41, </w:t>
              </w:r>
            </w:ins>
            <w:ins w:id="487" w:author="Marc Florisson" w:date="2013-12-03T20:39:00Z">
              <w:r w:rsidR="001D63D9">
                <w:t xml:space="preserve">42, </w:t>
              </w:r>
            </w:ins>
            <w:ins w:id="488" w:author="Marc Florisson" w:date="2013-12-03T20:41:00Z">
              <w:r w:rsidR="001D63D9">
                <w:t>43, 45, 46</w:t>
              </w:r>
            </w:ins>
            <w:ins w:id="489" w:author="Marc Florisson" w:date="2013-12-03T20:48:00Z">
              <w:r w:rsidR="008D4AD6">
                <w:t>, 49</w:t>
              </w:r>
            </w:ins>
            <w:ins w:id="490" w:author="Marc Florisson" w:date="2013-12-03T20:50:00Z">
              <w:r w:rsidR="008E25C7">
                <w:t>, 53</w:t>
              </w:r>
            </w:ins>
            <w:ins w:id="491" w:author="Marc Florisson" w:date="2013-12-03T20:52:00Z">
              <w:r w:rsidR="00A15B33">
                <w:t>, 54</w:t>
              </w:r>
            </w:ins>
            <w:ins w:id="492" w:author="Marc Florisson" w:date="2013-12-03T21:10:00Z">
              <w:r w:rsidR="006349F2">
                <w:t>, 55, 56</w:t>
              </w:r>
            </w:ins>
          </w:p>
          <w:p w14:paraId="18CD0039" w14:textId="0B83E0CF" w:rsidR="001D63D9" w:rsidRDefault="00AA6177" w:rsidP="0074688D">
            <w:pPr>
              <w:rPr>
                <w:ins w:id="493" w:author="Marc Florisson" w:date="2013-12-03T20:43:00Z"/>
              </w:rPr>
            </w:pPr>
            <w:ins w:id="494" w:author="Marc Florisson" w:date="2013-12-03T19:48:00Z">
              <w:r>
                <w:t>à faire</w:t>
              </w:r>
            </w:ins>
            <w:ins w:id="495" w:author="Marc Florisson" w:date="2013-12-03T20:43:00Z">
              <w:r w:rsidR="001D63D9">
                <w:t> :</w:t>
              </w:r>
            </w:ins>
          </w:p>
          <w:p w14:paraId="5D541082" w14:textId="77777777" w:rsidR="00AA6177" w:rsidRDefault="00AA6177" w:rsidP="0074688D">
            <w:pPr>
              <w:rPr>
                <w:ins w:id="496" w:author="Marc Florisson" w:date="2013-12-03T20:43:00Z"/>
              </w:rPr>
            </w:pPr>
            <w:ins w:id="497" w:author="Marc Florisson" w:date="2013-12-03T19:48:00Z">
              <w:r>
                <w:t>25 (regénérer le schéma de bd)</w:t>
              </w:r>
            </w:ins>
          </w:p>
          <w:p w14:paraId="5B92B744" w14:textId="77777777" w:rsidR="001D63D9" w:rsidRDefault="001D63D9" w:rsidP="001D63D9">
            <w:pPr>
              <w:rPr>
                <w:ins w:id="498" w:author="Marc Florisson" w:date="2013-12-03T20:43:00Z"/>
              </w:rPr>
            </w:pPr>
            <w:ins w:id="499" w:author="Marc Florisson" w:date="2013-12-03T20:43:00Z">
              <w:r>
                <w:t>44 (màj du diag de seq à 2 SIM : rajouter « optimisée » sur l’étape 3)</w:t>
              </w:r>
            </w:ins>
          </w:p>
          <w:p w14:paraId="71E7AFDC" w14:textId="77777777" w:rsidR="001D63D9" w:rsidRDefault="001D63D9" w:rsidP="001D63D9">
            <w:pPr>
              <w:rPr>
                <w:ins w:id="500" w:author="Marc Florisson" w:date="2013-12-03T20:44:00Z"/>
              </w:rPr>
            </w:pPr>
            <w:ins w:id="501" w:author="Marc Florisson" w:date="2013-12-03T20:44:00Z">
              <w:r>
                <w:t>47 : idem 44 pour le diag de seq à 3 SIM</w:t>
              </w:r>
            </w:ins>
          </w:p>
          <w:p w14:paraId="6CFEC7BB" w14:textId="202621B4" w:rsidR="001D63D9" w:rsidRPr="001D63D9" w:rsidRDefault="001D63D9" w:rsidP="001D63D9">
            <w:pPr>
              <w:rPr>
                <w:ins w:id="502" w:author="Marc Florisson" w:date="2013-12-03T14:36:00Z"/>
              </w:rPr>
            </w:pPr>
          </w:p>
        </w:tc>
        <w:tc>
          <w:tcPr>
            <w:tcW w:w="1874" w:type="dxa"/>
          </w:tcPr>
          <w:p w14:paraId="65D881FE" w14:textId="77777777" w:rsidR="00214C8A" w:rsidRDefault="00214C8A" w:rsidP="00214C8A">
            <w:pPr>
              <w:rPr>
                <w:ins w:id="503" w:author="Marc Florisson" w:date="2014-02-07T15:37:00Z"/>
              </w:rPr>
            </w:pPr>
            <w:ins w:id="504" w:author="Marc Florisson" w:date="2014-02-07T15:37:00Z">
              <w:r>
                <w:t>Marc FLORISSON</w:t>
              </w:r>
            </w:ins>
          </w:p>
          <w:p w14:paraId="05415197" w14:textId="77777777" w:rsidR="00370223" w:rsidRDefault="00370223" w:rsidP="0074688D">
            <w:pPr>
              <w:rPr>
                <w:ins w:id="505" w:author="Marc Florisson" w:date="2013-12-03T14:36:00Z"/>
              </w:rPr>
            </w:pPr>
          </w:p>
        </w:tc>
      </w:tr>
      <w:tr w:rsidR="007066A7" w14:paraId="6B3778ED" w14:textId="77777777" w:rsidTr="0074688D">
        <w:trPr>
          <w:ins w:id="506" w:author="Marc Florisson" w:date="2013-12-03T21:11:00Z"/>
        </w:trPr>
        <w:tc>
          <w:tcPr>
            <w:tcW w:w="1101" w:type="dxa"/>
          </w:tcPr>
          <w:p w14:paraId="11470C4D" w14:textId="4A2717A7" w:rsidR="007066A7" w:rsidRDefault="007066A7" w:rsidP="0074688D">
            <w:pPr>
              <w:rPr>
                <w:ins w:id="507" w:author="Marc Florisson" w:date="2013-12-03T21:11:00Z"/>
              </w:rPr>
            </w:pPr>
            <w:ins w:id="508" w:author="Marc Florisson" w:date="2013-12-03T21:11:00Z">
              <w:r>
                <w:t>1.5</w:t>
              </w:r>
            </w:ins>
          </w:p>
        </w:tc>
        <w:tc>
          <w:tcPr>
            <w:tcW w:w="1984" w:type="dxa"/>
          </w:tcPr>
          <w:p w14:paraId="6DAF9BB2" w14:textId="324EF06B" w:rsidR="007066A7" w:rsidRDefault="00ED33E5" w:rsidP="0074688D">
            <w:pPr>
              <w:rPr>
                <w:ins w:id="509" w:author="Marc Florisson" w:date="2013-12-03T21:11:00Z"/>
              </w:rPr>
            </w:pPr>
            <w:ins w:id="510" w:author="Marc Florisson" w:date="2014-02-25T16:42:00Z">
              <w:r>
                <w:t>25</w:t>
              </w:r>
            </w:ins>
            <w:ins w:id="511" w:author="Marc Florisson" w:date="2014-02-07T15:37:00Z">
              <w:r w:rsidR="00214C8A">
                <w:t>/02/2014</w:t>
              </w:r>
            </w:ins>
          </w:p>
        </w:tc>
        <w:tc>
          <w:tcPr>
            <w:tcW w:w="4253" w:type="dxa"/>
          </w:tcPr>
          <w:p w14:paraId="4CC97DF6" w14:textId="77777777" w:rsidR="007066A7" w:rsidRDefault="007066A7" w:rsidP="007066A7">
            <w:pPr>
              <w:rPr>
                <w:ins w:id="512" w:author="Marc Florisson" w:date="2014-02-25T16:41:00Z"/>
              </w:rPr>
            </w:pPr>
            <w:ins w:id="513" w:author="Marc Florisson" w:date="2013-12-03T21:11:00Z">
              <w:r>
                <w:t>Rectification du nombre de réponse sur un Appel RI non détaillée n,m</w:t>
              </w:r>
            </w:ins>
          </w:p>
          <w:p w14:paraId="08DA25F3" w14:textId="77777777" w:rsidR="000C492B" w:rsidRDefault="000C492B" w:rsidP="000C492B">
            <w:pPr>
              <w:rPr>
                <w:ins w:id="514" w:author="Marc Florisson" w:date="2014-02-25T16:42:00Z"/>
              </w:rPr>
            </w:pPr>
            <w:ins w:id="515" w:author="Marc Florisson" w:date="2014-02-25T16:41:00Z">
              <w:r>
                <w:t>Ajout d’un chapitre qui rassemble les documents applicables</w:t>
              </w:r>
            </w:ins>
          </w:p>
          <w:p w14:paraId="04F4DE93" w14:textId="3BFD1E4B" w:rsidR="000C492B" w:rsidRDefault="000C492B" w:rsidP="000C492B">
            <w:pPr>
              <w:rPr>
                <w:ins w:id="516" w:author="Marc Florisson" w:date="2013-12-03T21:11:00Z"/>
              </w:rPr>
            </w:pPr>
            <w:ins w:id="517" w:author="Marc Florisson" w:date="2014-02-25T16:42:00Z">
              <w:r>
                <w:t>Modification sur la méta-base</w:t>
              </w:r>
            </w:ins>
          </w:p>
        </w:tc>
        <w:tc>
          <w:tcPr>
            <w:tcW w:w="1874" w:type="dxa"/>
          </w:tcPr>
          <w:p w14:paraId="3DFFD3C7" w14:textId="77777777" w:rsidR="00214C8A" w:rsidRDefault="00214C8A" w:rsidP="00214C8A">
            <w:pPr>
              <w:rPr>
                <w:ins w:id="518" w:author="Marc Florisson" w:date="2014-02-07T15:37:00Z"/>
              </w:rPr>
            </w:pPr>
            <w:ins w:id="519" w:author="Marc Florisson" w:date="2014-02-07T15:37:00Z">
              <w:r>
                <w:t>Marc FLORISSON</w:t>
              </w:r>
            </w:ins>
          </w:p>
          <w:p w14:paraId="410B57E3" w14:textId="77777777" w:rsidR="007066A7" w:rsidRDefault="007066A7" w:rsidP="0074688D">
            <w:pPr>
              <w:rPr>
                <w:ins w:id="520" w:author="Marc Florisson" w:date="2013-12-03T21:11:00Z"/>
              </w:rPr>
            </w:pPr>
          </w:p>
        </w:tc>
      </w:tr>
      <w:tr w:rsidR="00F464F7" w14:paraId="404E7F73" w14:textId="77777777" w:rsidTr="00F464F7">
        <w:trPr>
          <w:ins w:id="521" w:author="Marc Florisson" w:date="2014-03-31T22:46:00Z"/>
        </w:trPr>
        <w:tc>
          <w:tcPr>
            <w:tcW w:w="9212" w:type="dxa"/>
            <w:gridSpan w:val="4"/>
          </w:tcPr>
          <w:p w14:paraId="2CDD4937" w14:textId="1AC5B971" w:rsidR="00F464F7" w:rsidRDefault="00CB392F" w:rsidP="00CB392F">
            <w:pPr>
              <w:rPr>
                <w:ins w:id="522" w:author="Marc Florisson" w:date="2014-03-31T22:46:00Z"/>
              </w:rPr>
            </w:pPr>
            <w:ins w:id="523" w:author="Marc Florisson" w:date="2014-04-24T10:59:00Z">
              <w:r>
                <w:t>Après diffusion, l</w:t>
              </w:r>
            </w:ins>
            <w:ins w:id="524" w:author="Marc Florisson" w:date="2014-03-31T22:46:00Z">
              <w:r w:rsidR="00F464F7">
                <w:t xml:space="preserve">’AFIMB </w:t>
              </w:r>
            </w:ins>
            <w:ins w:id="525" w:author="Marc Florisson" w:date="2014-04-24T10:59:00Z">
              <w:r>
                <w:t xml:space="preserve">a </w:t>
              </w:r>
            </w:ins>
            <w:ins w:id="526" w:author="Marc Florisson" w:date="2014-03-31T22:46:00Z">
              <w:r w:rsidR="00F464F7">
                <w:t>tran</w:t>
              </w:r>
              <w:r>
                <w:t xml:space="preserve">smis </w:t>
              </w:r>
              <w:r w:rsidR="00F464F7">
                <w:t>ses remarques listées dans le tableau Contribution</w:t>
              </w:r>
            </w:ins>
            <w:ins w:id="527" w:author="Marc Florisson" w:date="2014-04-24T10:58:00Z">
              <w:r>
                <w:t>_APII_SIM_</w:t>
              </w:r>
            </w:ins>
            <w:ins w:id="528" w:author="Marc Florisson" w:date="2014-03-31T22:47:00Z">
              <w:r>
                <w:t>060414</w:t>
              </w:r>
              <w:r w:rsidR="00F464F7">
                <w:t>.xl</w:t>
              </w:r>
            </w:ins>
            <w:ins w:id="529" w:author="Marc Florisson" w:date="2014-04-24T10:58:00Z">
              <w:r>
                <w:t>s</w:t>
              </w:r>
            </w:ins>
          </w:p>
        </w:tc>
      </w:tr>
      <w:tr w:rsidR="00F464F7" w14:paraId="0B4932A0" w14:textId="77777777" w:rsidTr="0074688D">
        <w:trPr>
          <w:ins w:id="530" w:author="Marc Florisson" w:date="2014-03-31T22:45:00Z"/>
        </w:trPr>
        <w:tc>
          <w:tcPr>
            <w:tcW w:w="1101" w:type="dxa"/>
          </w:tcPr>
          <w:p w14:paraId="749A6530" w14:textId="1227CA31" w:rsidR="00F464F7" w:rsidRDefault="00F464F7" w:rsidP="0074688D">
            <w:pPr>
              <w:rPr>
                <w:ins w:id="531" w:author="Marc Florisson" w:date="2014-03-31T22:45:00Z"/>
              </w:rPr>
            </w:pPr>
            <w:ins w:id="532" w:author="Marc Florisson" w:date="2014-03-31T22:45:00Z">
              <w:r>
                <w:t>1.6</w:t>
              </w:r>
            </w:ins>
          </w:p>
        </w:tc>
        <w:tc>
          <w:tcPr>
            <w:tcW w:w="1984" w:type="dxa"/>
          </w:tcPr>
          <w:p w14:paraId="6228CAF6" w14:textId="0AC4B97D" w:rsidR="00F464F7" w:rsidRDefault="00CB392F" w:rsidP="00CB392F">
            <w:pPr>
              <w:rPr>
                <w:ins w:id="533" w:author="Marc Florisson" w:date="2014-03-31T22:45:00Z"/>
              </w:rPr>
            </w:pPr>
            <w:ins w:id="534" w:author="Marc Florisson" w:date="2014-04-24T10:59:00Z">
              <w:r>
                <w:t>2</w:t>
              </w:r>
              <w:r w:rsidR="00900B7B">
                <w:t>5</w:t>
              </w:r>
            </w:ins>
            <w:ins w:id="535" w:author="Marc Florisson" w:date="2014-03-31T22:45:00Z">
              <w:r w:rsidR="00F464F7">
                <w:t>/0</w:t>
              </w:r>
            </w:ins>
            <w:ins w:id="536" w:author="Marc Florisson" w:date="2014-04-24T10:59:00Z">
              <w:r>
                <w:t>4</w:t>
              </w:r>
            </w:ins>
            <w:ins w:id="537" w:author="Marc Florisson" w:date="2014-03-31T22:45:00Z">
              <w:r w:rsidR="00F464F7">
                <w:t>/2014</w:t>
              </w:r>
            </w:ins>
          </w:p>
        </w:tc>
        <w:tc>
          <w:tcPr>
            <w:tcW w:w="4253" w:type="dxa"/>
          </w:tcPr>
          <w:p w14:paraId="1495EC45" w14:textId="49BDE1E0" w:rsidR="00CB392F" w:rsidRDefault="00CB392F" w:rsidP="007066A7">
            <w:pPr>
              <w:rPr>
                <w:ins w:id="538" w:author="Marc Florisson" w:date="2014-04-24T11:00:00Z"/>
              </w:rPr>
            </w:pPr>
            <w:ins w:id="539" w:author="Marc Florisson" w:date="2014-04-24T11:00:00Z">
              <w:r>
                <w:t>Prise en compte des remarques :</w:t>
              </w:r>
            </w:ins>
          </w:p>
          <w:p w14:paraId="73A91F80" w14:textId="77777777" w:rsidR="002D73C3" w:rsidRDefault="00F464F7" w:rsidP="007066A7">
            <w:pPr>
              <w:rPr>
                <w:ins w:id="540" w:author="Marc Florisson" w:date="2014-04-24T11:09:00Z"/>
              </w:rPr>
            </w:pPr>
            <w:ins w:id="541" w:author="Marc Florisson" w:date="2014-03-31T22:45:00Z">
              <w:r>
                <w:t>1,2,3</w:t>
              </w:r>
            </w:ins>
            <w:ins w:id="542" w:author="Marc Florisson" w:date="2014-04-24T11:00:00Z">
              <w:r w:rsidR="00CB392F">
                <w:t>,7,8,9,11,12,13,14,16,17,19,20</w:t>
              </w:r>
            </w:ins>
            <w:ins w:id="543" w:author="Marc Florisson" w:date="2014-04-24T11:09:00Z">
              <w:r w:rsidR="002D73C3">
                <w:t>,</w:t>
              </w:r>
            </w:ins>
          </w:p>
          <w:p w14:paraId="57D84B12" w14:textId="77777777" w:rsidR="002D73C3" w:rsidRDefault="002D73C3" w:rsidP="007066A7">
            <w:pPr>
              <w:rPr>
                <w:ins w:id="544" w:author="Marc Florisson" w:date="2014-04-24T11:35:00Z"/>
              </w:rPr>
            </w:pPr>
            <w:ins w:id="545" w:author="Marc Florisson" w:date="2014-04-24T11:03:00Z">
              <w:r>
                <w:t>24,25,27,29,30,32,</w:t>
              </w:r>
            </w:ins>
            <w:ins w:id="546" w:author="Marc Florisson" w:date="2014-04-24T11:07:00Z">
              <w:r>
                <w:t>33,</w:t>
              </w:r>
            </w:ins>
            <w:ins w:id="547" w:author="Marc Florisson" w:date="2014-04-24T11:08:00Z">
              <w:r>
                <w:t>35</w:t>
              </w:r>
            </w:ins>
            <w:ins w:id="548" w:author="Marc Florisson" w:date="2014-04-24T11:09:00Z">
              <w:r>
                <w:t>,36</w:t>
              </w:r>
            </w:ins>
          </w:p>
          <w:p w14:paraId="78BE304C" w14:textId="77777777" w:rsidR="00C06073" w:rsidRDefault="00C06073" w:rsidP="007066A7">
            <w:pPr>
              <w:rPr>
                <w:ins w:id="549" w:author="Marc Florisson" w:date="2014-04-24T11:35:00Z"/>
              </w:rPr>
            </w:pPr>
          </w:p>
          <w:p w14:paraId="1FC4CD41" w14:textId="77777777" w:rsidR="00C06073" w:rsidRDefault="00C06073" w:rsidP="00C06073">
            <w:pPr>
              <w:tabs>
                <w:tab w:val="left" w:pos="5280"/>
              </w:tabs>
              <w:rPr>
                <w:ins w:id="550" w:author="Marc Florisson" w:date="2014-04-24T11:35:00Z"/>
              </w:rPr>
            </w:pPr>
            <w:ins w:id="551" w:author="Marc Florisson" w:date="2014-04-24T11:35:00Z">
              <w:r>
                <w:t>Cette version du document est associée à la version 1.1 des structures d’échanges (cf document applicables) qui  intègrent les remarques :</w:t>
              </w:r>
            </w:ins>
          </w:p>
          <w:p w14:paraId="51FF2831" w14:textId="5C02F6AD" w:rsidR="00C06073" w:rsidRDefault="00C06073" w:rsidP="00C06073">
            <w:pPr>
              <w:rPr>
                <w:ins w:id="552" w:author="Marc Florisson" w:date="2014-03-31T22:45:00Z"/>
              </w:rPr>
            </w:pPr>
            <w:ins w:id="553" w:author="Marc Florisson" w:date="2014-04-24T11:35:00Z">
              <w:r>
                <w:t>48,49,50,53,54,55,57,58,61,62,63</w:t>
              </w:r>
            </w:ins>
          </w:p>
        </w:tc>
        <w:tc>
          <w:tcPr>
            <w:tcW w:w="1874" w:type="dxa"/>
          </w:tcPr>
          <w:p w14:paraId="0863B261" w14:textId="77777777" w:rsidR="00F464F7" w:rsidRDefault="00F464F7" w:rsidP="00F464F7">
            <w:pPr>
              <w:rPr>
                <w:ins w:id="554" w:author="Marc Florisson" w:date="2014-03-31T22:45:00Z"/>
              </w:rPr>
            </w:pPr>
            <w:ins w:id="555" w:author="Marc Florisson" w:date="2014-03-31T22:45:00Z">
              <w:r>
                <w:t>Marc FLORISSON</w:t>
              </w:r>
            </w:ins>
          </w:p>
          <w:p w14:paraId="44B5BE10" w14:textId="77777777" w:rsidR="00F464F7" w:rsidRDefault="00F464F7" w:rsidP="00214C8A">
            <w:pPr>
              <w:rPr>
                <w:ins w:id="556" w:author="Marc Florisson" w:date="2014-03-31T22:45:00Z"/>
              </w:rPr>
            </w:pPr>
          </w:p>
        </w:tc>
      </w:tr>
    </w:tbl>
    <w:p w14:paraId="1E68798D" w14:textId="3A2A565B" w:rsidR="0074688D" w:rsidRPr="0074688D" w:rsidRDefault="0074688D">
      <w:pPr>
        <w:rPr>
          <w:ins w:id="557" w:author="Marc Florisson" w:date="2013-12-03T14:29:00Z"/>
        </w:rPr>
        <w:pPrChange w:id="558" w:author="Marc Florisson" w:date="2013-12-03T14:30:00Z">
          <w:pPr>
            <w:pStyle w:val="Titre1"/>
          </w:pPr>
        </w:pPrChange>
      </w:pPr>
    </w:p>
    <w:p w14:paraId="4003BE5C" w14:textId="77777777" w:rsidR="0030138C" w:rsidRDefault="0030138C" w:rsidP="0030138C">
      <w:pPr>
        <w:pStyle w:val="Titre1"/>
        <w:rPr>
          <w:ins w:id="559" w:author="Marc Florisson" w:date="2014-02-21T17:28:00Z"/>
        </w:rPr>
      </w:pPr>
      <w:bookmarkStart w:id="560" w:name="_Toc253407222"/>
      <w:bookmarkStart w:id="561" w:name="_Ref254623293"/>
      <w:bookmarkStart w:id="562" w:name="_Toc259983411"/>
      <w:ins w:id="563" w:author="Marc Florisson" w:date="2014-02-21T17:28:00Z">
        <w:r>
          <w:t>Documents applicables</w:t>
        </w:r>
        <w:bookmarkEnd w:id="560"/>
        <w:bookmarkEnd w:id="561"/>
        <w:bookmarkEnd w:id="562"/>
      </w:ins>
    </w:p>
    <w:tbl>
      <w:tblPr>
        <w:tblStyle w:val="Grille"/>
        <w:tblW w:w="0" w:type="auto"/>
        <w:tblLook w:val="04A0" w:firstRow="1" w:lastRow="0" w:firstColumn="1" w:lastColumn="0" w:noHBand="0" w:noVBand="1"/>
        <w:tblPrChange w:id="564" w:author="Marc Florisson" w:date="2014-02-21T17:30:00Z">
          <w:tblPr>
            <w:tblStyle w:val="Grille"/>
            <w:tblW w:w="0" w:type="auto"/>
            <w:tblLook w:val="04A0" w:firstRow="1" w:lastRow="0" w:firstColumn="1" w:lastColumn="0" w:noHBand="0" w:noVBand="1"/>
          </w:tblPr>
        </w:tblPrChange>
      </w:tblPr>
      <w:tblGrid>
        <w:gridCol w:w="2093"/>
        <w:gridCol w:w="3314"/>
        <w:gridCol w:w="1278"/>
        <w:gridCol w:w="1043"/>
        <w:gridCol w:w="1560"/>
        <w:tblGridChange w:id="565">
          <w:tblGrid>
            <w:gridCol w:w="2235"/>
            <w:gridCol w:w="3172"/>
            <w:gridCol w:w="1278"/>
            <w:gridCol w:w="1043"/>
            <w:gridCol w:w="1560"/>
          </w:tblGrid>
        </w:tblGridChange>
      </w:tblGrid>
      <w:tr w:rsidR="0030138C" w14:paraId="5B91D6A0" w14:textId="77777777" w:rsidTr="0030138C">
        <w:trPr>
          <w:ins w:id="566" w:author="Marc Florisson" w:date="2014-02-21T17:28:00Z"/>
        </w:trPr>
        <w:tc>
          <w:tcPr>
            <w:tcW w:w="2093" w:type="dxa"/>
            <w:shd w:val="clear" w:color="auto" w:fill="auto"/>
            <w:tcPrChange w:id="567" w:author="Marc Florisson" w:date="2014-02-21T17:30:00Z">
              <w:tcPr>
                <w:tcW w:w="2235" w:type="dxa"/>
                <w:shd w:val="clear" w:color="auto" w:fill="auto"/>
              </w:tcPr>
            </w:tcPrChange>
          </w:tcPr>
          <w:p w14:paraId="6AAAA2BE" w14:textId="77777777" w:rsidR="0030138C" w:rsidRDefault="0030138C" w:rsidP="0030138C">
            <w:pPr>
              <w:tabs>
                <w:tab w:val="left" w:pos="5280"/>
              </w:tabs>
              <w:rPr>
                <w:ins w:id="568" w:author="Marc Florisson" w:date="2014-02-21T17:28:00Z"/>
              </w:rPr>
            </w:pPr>
            <w:ins w:id="569" w:author="Marc Florisson" w:date="2014-02-21T17:28:00Z">
              <w:r>
                <w:t>Titre</w:t>
              </w:r>
            </w:ins>
          </w:p>
        </w:tc>
        <w:tc>
          <w:tcPr>
            <w:tcW w:w="3314" w:type="dxa"/>
            <w:shd w:val="clear" w:color="auto" w:fill="auto"/>
            <w:tcPrChange w:id="570" w:author="Marc Florisson" w:date="2014-02-21T17:30:00Z">
              <w:tcPr>
                <w:tcW w:w="3172" w:type="dxa"/>
                <w:shd w:val="clear" w:color="auto" w:fill="auto"/>
              </w:tcPr>
            </w:tcPrChange>
          </w:tcPr>
          <w:p w14:paraId="2F3237BA" w14:textId="77777777" w:rsidR="0030138C" w:rsidRDefault="0030138C" w:rsidP="0030138C">
            <w:pPr>
              <w:tabs>
                <w:tab w:val="left" w:pos="5280"/>
              </w:tabs>
              <w:rPr>
                <w:ins w:id="571" w:author="Marc Florisson" w:date="2014-02-21T17:28:00Z"/>
              </w:rPr>
            </w:pPr>
            <w:ins w:id="572" w:author="Marc Florisson" w:date="2014-02-21T17:28:00Z">
              <w:r>
                <w:t>Contenu</w:t>
              </w:r>
            </w:ins>
          </w:p>
        </w:tc>
        <w:tc>
          <w:tcPr>
            <w:tcW w:w="1278" w:type="dxa"/>
            <w:shd w:val="clear" w:color="auto" w:fill="auto"/>
            <w:tcPrChange w:id="573" w:author="Marc Florisson" w:date="2014-02-21T17:30:00Z">
              <w:tcPr>
                <w:tcW w:w="1278" w:type="dxa"/>
                <w:shd w:val="clear" w:color="auto" w:fill="auto"/>
              </w:tcPr>
            </w:tcPrChange>
          </w:tcPr>
          <w:p w14:paraId="3490B935" w14:textId="77777777" w:rsidR="0030138C" w:rsidRDefault="0030138C" w:rsidP="0030138C">
            <w:pPr>
              <w:tabs>
                <w:tab w:val="left" w:pos="5280"/>
              </w:tabs>
              <w:rPr>
                <w:ins w:id="574" w:author="Marc Florisson" w:date="2014-02-21T17:28:00Z"/>
              </w:rPr>
            </w:pPr>
            <w:ins w:id="575" w:author="Marc Florisson" w:date="2014-02-21T17:28:00Z">
              <w:r>
                <w:t>Date</w:t>
              </w:r>
            </w:ins>
          </w:p>
        </w:tc>
        <w:tc>
          <w:tcPr>
            <w:tcW w:w="1043" w:type="dxa"/>
            <w:shd w:val="clear" w:color="auto" w:fill="auto"/>
            <w:tcPrChange w:id="576" w:author="Marc Florisson" w:date="2014-02-21T17:30:00Z">
              <w:tcPr>
                <w:tcW w:w="1043" w:type="dxa"/>
                <w:shd w:val="clear" w:color="auto" w:fill="auto"/>
              </w:tcPr>
            </w:tcPrChange>
          </w:tcPr>
          <w:p w14:paraId="2F1DE98A" w14:textId="77777777" w:rsidR="0030138C" w:rsidRDefault="0030138C" w:rsidP="0030138C">
            <w:pPr>
              <w:tabs>
                <w:tab w:val="left" w:pos="5280"/>
              </w:tabs>
              <w:rPr>
                <w:ins w:id="577" w:author="Marc Florisson" w:date="2014-02-21T17:28:00Z"/>
              </w:rPr>
            </w:pPr>
            <w:ins w:id="578" w:author="Marc Florisson" w:date="2014-02-21T17:28:00Z">
              <w:r>
                <w:t>Version</w:t>
              </w:r>
            </w:ins>
          </w:p>
        </w:tc>
        <w:tc>
          <w:tcPr>
            <w:tcW w:w="1560" w:type="dxa"/>
            <w:shd w:val="clear" w:color="auto" w:fill="auto"/>
            <w:tcPrChange w:id="579" w:author="Marc Florisson" w:date="2014-02-21T17:30:00Z">
              <w:tcPr>
                <w:tcW w:w="1560" w:type="dxa"/>
                <w:shd w:val="clear" w:color="auto" w:fill="auto"/>
              </w:tcPr>
            </w:tcPrChange>
          </w:tcPr>
          <w:p w14:paraId="29953152" w14:textId="77777777" w:rsidR="0030138C" w:rsidRDefault="0030138C" w:rsidP="0030138C">
            <w:pPr>
              <w:tabs>
                <w:tab w:val="left" w:pos="5280"/>
              </w:tabs>
              <w:rPr>
                <w:ins w:id="580" w:author="Marc Florisson" w:date="2014-02-21T17:28:00Z"/>
              </w:rPr>
            </w:pPr>
            <w:ins w:id="581" w:author="Marc Florisson" w:date="2014-02-21T17:28:00Z">
              <w:r>
                <w:t>Auteur</w:t>
              </w:r>
            </w:ins>
          </w:p>
        </w:tc>
      </w:tr>
      <w:tr w:rsidR="0030138C" w14:paraId="416B354C" w14:textId="77777777" w:rsidTr="0030138C">
        <w:trPr>
          <w:ins w:id="582" w:author="Marc Florisson" w:date="2014-02-21T17:28:00Z"/>
        </w:trPr>
        <w:tc>
          <w:tcPr>
            <w:tcW w:w="2093" w:type="dxa"/>
            <w:shd w:val="clear" w:color="auto" w:fill="auto"/>
            <w:tcPrChange w:id="583" w:author="Marc Florisson" w:date="2014-02-21T17:30:00Z">
              <w:tcPr>
                <w:tcW w:w="2235" w:type="dxa"/>
                <w:shd w:val="clear" w:color="auto" w:fill="auto"/>
              </w:tcPr>
            </w:tcPrChange>
          </w:tcPr>
          <w:p w14:paraId="04E3AF0A" w14:textId="6F43E1B9" w:rsidR="0030138C" w:rsidRDefault="006665D3" w:rsidP="00B67B9F">
            <w:pPr>
              <w:tabs>
                <w:tab w:val="left" w:pos="5280"/>
              </w:tabs>
              <w:rPr>
                <w:ins w:id="584" w:author="Marc Florisson" w:date="2014-02-21T17:28:00Z"/>
              </w:rPr>
            </w:pPr>
            <w:ins w:id="585" w:author="Marc Florisson" w:date="2014-02-27T11:35:00Z">
              <w:r>
                <w:t>XSD-APII-SIM-V1.</w:t>
              </w:r>
            </w:ins>
            <w:ins w:id="586" w:author="Marc Florisson" w:date="2014-04-24T10:02:00Z">
              <w:r w:rsidR="00B67B9F">
                <w:t>1</w:t>
              </w:r>
            </w:ins>
            <w:ins w:id="587" w:author="Marc Florisson" w:date="2014-02-21T17:28:00Z">
              <w:r w:rsidR="0030138C">
                <w:t>.zip</w:t>
              </w:r>
            </w:ins>
          </w:p>
        </w:tc>
        <w:tc>
          <w:tcPr>
            <w:tcW w:w="3314" w:type="dxa"/>
            <w:shd w:val="clear" w:color="auto" w:fill="auto"/>
            <w:tcPrChange w:id="588" w:author="Marc Florisson" w:date="2014-02-21T17:30:00Z">
              <w:tcPr>
                <w:tcW w:w="3172" w:type="dxa"/>
                <w:shd w:val="clear" w:color="auto" w:fill="auto"/>
              </w:tcPr>
            </w:tcPrChange>
          </w:tcPr>
          <w:p w14:paraId="2DBED03A" w14:textId="77777777" w:rsidR="0030138C" w:rsidRDefault="0030138C" w:rsidP="0030138C">
            <w:pPr>
              <w:tabs>
                <w:tab w:val="left" w:pos="5280"/>
              </w:tabs>
              <w:rPr>
                <w:ins w:id="589" w:author="Marc Florisson" w:date="2014-02-21T17:28:00Z"/>
              </w:rPr>
            </w:pPr>
            <w:ins w:id="590" w:author="Marc Florisson" w:date="2014-02-21T17:28:00Z">
              <w:r>
                <w:t>Définitions des structures d’échange de l’interface</w:t>
              </w:r>
            </w:ins>
          </w:p>
        </w:tc>
        <w:tc>
          <w:tcPr>
            <w:tcW w:w="1278" w:type="dxa"/>
            <w:shd w:val="clear" w:color="auto" w:fill="auto"/>
            <w:tcPrChange w:id="591" w:author="Marc Florisson" w:date="2014-02-21T17:30:00Z">
              <w:tcPr>
                <w:tcW w:w="1278" w:type="dxa"/>
                <w:shd w:val="clear" w:color="auto" w:fill="auto"/>
              </w:tcPr>
            </w:tcPrChange>
          </w:tcPr>
          <w:p w14:paraId="0C470063" w14:textId="7EFF9BD1" w:rsidR="0030138C" w:rsidRDefault="00B67B9F" w:rsidP="00050CFC">
            <w:pPr>
              <w:tabs>
                <w:tab w:val="left" w:pos="5280"/>
              </w:tabs>
              <w:rPr>
                <w:ins w:id="592" w:author="Marc Florisson" w:date="2014-02-21T17:28:00Z"/>
              </w:rPr>
            </w:pPr>
            <w:ins w:id="593" w:author="Marc Florisson" w:date="2014-04-24T10:02:00Z">
              <w:r>
                <w:t>2</w:t>
              </w:r>
            </w:ins>
            <w:ins w:id="594" w:author="Marc Florisson" w:date="2014-04-24T11:15:00Z">
              <w:r w:rsidR="00050CFC">
                <w:t>5</w:t>
              </w:r>
            </w:ins>
            <w:ins w:id="595" w:author="Marc Florisson" w:date="2014-02-21T17:28:00Z">
              <w:r w:rsidR="0030138C">
                <w:t>/0</w:t>
              </w:r>
            </w:ins>
            <w:ins w:id="596" w:author="Marc Florisson" w:date="2014-04-24T10:03:00Z">
              <w:r>
                <w:t>4</w:t>
              </w:r>
            </w:ins>
            <w:ins w:id="597" w:author="Marc Florisson" w:date="2014-02-21T17:28:00Z">
              <w:r w:rsidR="0030138C">
                <w:t>/2014</w:t>
              </w:r>
            </w:ins>
          </w:p>
        </w:tc>
        <w:tc>
          <w:tcPr>
            <w:tcW w:w="1043" w:type="dxa"/>
            <w:shd w:val="clear" w:color="auto" w:fill="auto"/>
            <w:tcPrChange w:id="598" w:author="Marc Florisson" w:date="2014-02-21T17:30:00Z">
              <w:tcPr>
                <w:tcW w:w="1043" w:type="dxa"/>
                <w:shd w:val="clear" w:color="auto" w:fill="auto"/>
              </w:tcPr>
            </w:tcPrChange>
          </w:tcPr>
          <w:p w14:paraId="1AE69C1A" w14:textId="5D7E639D" w:rsidR="0030138C" w:rsidRDefault="0030138C" w:rsidP="0030138C">
            <w:pPr>
              <w:tabs>
                <w:tab w:val="left" w:pos="5280"/>
              </w:tabs>
              <w:rPr>
                <w:ins w:id="599" w:author="Marc Florisson" w:date="2014-02-21T17:28:00Z"/>
              </w:rPr>
            </w:pPr>
            <w:ins w:id="600" w:author="Marc Florisson" w:date="2014-02-21T17:28:00Z">
              <w:r>
                <w:t>1.</w:t>
              </w:r>
              <w:r w:rsidR="00B67B9F">
                <w:t>1</w:t>
              </w:r>
            </w:ins>
          </w:p>
        </w:tc>
        <w:tc>
          <w:tcPr>
            <w:tcW w:w="1560" w:type="dxa"/>
            <w:shd w:val="clear" w:color="auto" w:fill="auto"/>
            <w:tcPrChange w:id="601" w:author="Marc Florisson" w:date="2014-02-21T17:30:00Z">
              <w:tcPr>
                <w:tcW w:w="1560" w:type="dxa"/>
                <w:shd w:val="clear" w:color="auto" w:fill="auto"/>
              </w:tcPr>
            </w:tcPrChange>
          </w:tcPr>
          <w:p w14:paraId="1BFF4586" w14:textId="77777777" w:rsidR="0030138C" w:rsidRDefault="0030138C" w:rsidP="0030138C">
            <w:pPr>
              <w:tabs>
                <w:tab w:val="left" w:pos="5280"/>
              </w:tabs>
              <w:rPr>
                <w:ins w:id="602" w:author="Marc Florisson" w:date="2014-02-21T17:28:00Z"/>
              </w:rPr>
            </w:pPr>
            <w:ins w:id="603" w:author="Marc Florisson" w:date="2014-02-21T17:28:00Z">
              <w:r>
                <w:t>Marc FLORISSON</w:t>
              </w:r>
            </w:ins>
          </w:p>
          <w:p w14:paraId="2B1AE260" w14:textId="77777777" w:rsidR="0030138C" w:rsidRDefault="0030138C" w:rsidP="0030138C">
            <w:pPr>
              <w:tabs>
                <w:tab w:val="left" w:pos="5280"/>
              </w:tabs>
              <w:rPr>
                <w:ins w:id="604" w:author="Marc Florisson" w:date="2014-02-21T17:28:00Z"/>
              </w:rPr>
            </w:pPr>
            <w:ins w:id="605" w:author="Marc Florisson" w:date="2014-02-21T17:28:00Z">
              <w:r>
                <w:t>Stephan SIMART</w:t>
              </w:r>
            </w:ins>
          </w:p>
        </w:tc>
      </w:tr>
    </w:tbl>
    <w:p w14:paraId="007D5BB0" w14:textId="77777777" w:rsidR="0030138C" w:rsidRDefault="0030138C" w:rsidP="0030138C">
      <w:pPr>
        <w:tabs>
          <w:tab w:val="left" w:pos="5280"/>
        </w:tabs>
        <w:rPr>
          <w:ins w:id="606" w:author="Marc Florisson" w:date="2014-02-21T17:28:00Z"/>
        </w:rPr>
      </w:pPr>
    </w:p>
    <w:p w14:paraId="643317FF" w14:textId="77777777" w:rsidR="0030138C" w:rsidRDefault="0030138C" w:rsidP="0030138C">
      <w:pPr>
        <w:tabs>
          <w:tab w:val="left" w:pos="5280"/>
        </w:tabs>
        <w:rPr>
          <w:ins w:id="607" w:author="Marc Florisson" w:date="2014-02-21T17:28:00Z"/>
        </w:rPr>
      </w:pPr>
      <w:ins w:id="608" w:author="Marc Florisson" w:date="2014-02-21T17:28:00Z">
        <w:r>
          <w:t xml:space="preserve">Cette archive rassemble l’ensemble des définitions des structures échangées </w:t>
        </w:r>
      </w:ins>
    </w:p>
    <w:p w14:paraId="172C8029" w14:textId="77777777" w:rsidR="0030138C" w:rsidRDefault="0030138C" w:rsidP="0030138C">
      <w:pPr>
        <w:pStyle w:val="Paragraphedeliste"/>
        <w:numPr>
          <w:ilvl w:val="0"/>
          <w:numId w:val="47"/>
        </w:numPr>
        <w:tabs>
          <w:tab w:val="left" w:pos="5280"/>
        </w:tabs>
        <w:rPr>
          <w:ins w:id="609" w:author="Marc Florisson" w:date="2014-02-21T17:28:00Z"/>
        </w:rPr>
      </w:pPr>
      <w:ins w:id="610" w:author="Marc Florisson" w:date="2014-02-21T17:28:00Z">
        <w:r>
          <w:t>au niveau de l’interface publique du méta-système</w:t>
        </w:r>
      </w:ins>
    </w:p>
    <w:p w14:paraId="213D60C4" w14:textId="77777777" w:rsidR="0030138C" w:rsidRDefault="0030138C" w:rsidP="0030138C">
      <w:pPr>
        <w:pStyle w:val="Paragraphedeliste"/>
        <w:numPr>
          <w:ilvl w:val="0"/>
          <w:numId w:val="47"/>
        </w:numPr>
        <w:tabs>
          <w:tab w:val="left" w:pos="5280"/>
        </w:tabs>
        <w:rPr>
          <w:ins w:id="611" w:author="Marc Florisson" w:date="2014-02-21T17:28:00Z"/>
        </w:rPr>
      </w:pPr>
      <w:ins w:id="612" w:author="Marc Florisson" w:date="2014-02-21T17:28:00Z">
        <w:r>
          <w:t>au niveau de l’interface générique des SIM</w:t>
        </w:r>
      </w:ins>
    </w:p>
    <w:p w14:paraId="4AB5F7B3" w14:textId="77777777" w:rsidR="0030138C" w:rsidRDefault="0030138C" w:rsidP="0030138C">
      <w:pPr>
        <w:tabs>
          <w:tab w:val="left" w:pos="5280"/>
        </w:tabs>
        <w:rPr>
          <w:ins w:id="613" w:author="Marc Florisson" w:date="2014-02-21T17:28:00Z"/>
        </w:rPr>
      </w:pPr>
    </w:p>
    <w:p w14:paraId="41EC6638" w14:textId="693C373F" w:rsidR="0030138C" w:rsidRDefault="00B2263C" w:rsidP="0030138C">
      <w:pPr>
        <w:tabs>
          <w:tab w:val="left" w:pos="5280"/>
        </w:tabs>
        <w:rPr>
          <w:ins w:id="614" w:author="Marc Florisson" w:date="2014-02-21T17:28:00Z"/>
        </w:rPr>
      </w:pPr>
      <w:ins w:id="615" w:author="Marc Florisson" w:date="2014-02-25T16:26:00Z">
        <w:r>
          <w:t xml:space="preserve">Le tableau ci-dessous détaille les fichiers contenus dans l’archive, en indiquant pour chacun l’espace de nommage défini ainsi que </w:t>
        </w:r>
      </w:ins>
      <w:ins w:id="616" w:author="Marc Florisson" w:date="2014-02-25T16:27:00Z">
        <w:r>
          <w:t>les interfaces qui échangent les structures définies :</w:t>
        </w:r>
      </w:ins>
    </w:p>
    <w:p w14:paraId="251A442B" w14:textId="77777777" w:rsidR="0030138C" w:rsidRDefault="0030138C" w:rsidP="0030138C">
      <w:pPr>
        <w:tabs>
          <w:tab w:val="left" w:pos="5280"/>
        </w:tabs>
        <w:rPr>
          <w:ins w:id="617" w:author="Marc Florisson" w:date="2014-02-21T17:28:00Z"/>
        </w:rPr>
      </w:pPr>
    </w:p>
    <w:tbl>
      <w:tblPr>
        <w:tblStyle w:val="Grille"/>
        <w:tblW w:w="9322" w:type="dxa"/>
        <w:tblLayout w:type="fixed"/>
        <w:tblLook w:val="04A0" w:firstRow="1" w:lastRow="0" w:firstColumn="1" w:lastColumn="0" w:noHBand="0" w:noVBand="1"/>
        <w:tblPrChange w:id="618" w:author="Marc Florisson" w:date="2014-04-24T10:06:00Z">
          <w:tblPr>
            <w:tblStyle w:val="Grille"/>
            <w:tblW w:w="9322" w:type="dxa"/>
            <w:tblLayout w:type="fixed"/>
            <w:tblLook w:val="04A0" w:firstRow="1" w:lastRow="0" w:firstColumn="1" w:lastColumn="0" w:noHBand="0" w:noVBand="1"/>
          </w:tblPr>
        </w:tblPrChange>
      </w:tblPr>
      <w:tblGrid>
        <w:gridCol w:w="2376"/>
        <w:gridCol w:w="1134"/>
        <w:gridCol w:w="1134"/>
        <w:gridCol w:w="4678"/>
        <w:tblGridChange w:id="619">
          <w:tblGrid>
            <w:gridCol w:w="2235"/>
            <w:gridCol w:w="1417"/>
            <w:gridCol w:w="1418"/>
            <w:gridCol w:w="4252"/>
          </w:tblGrid>
        </w:tblGridChange>
      </w:tblGrid>
      <w:tr w:rsidR="00B2263C" w14:paraId="390CEAF9" w14:textId="77777777" w:rsidTr="00B67B9F">
        <w:trPr>
          <w:ins w:id="620" w:author="Marc Florisson" w:date="2014-02-21T17:28:00Z"/>
        </w:trPr>
        <w:tc>
          <w:tcPr>
            <w:tcW w:w="2376" w:type="dxa"/>
            <w:tcPrChange w:id="621" w:author="Marc Florisson" w:date="2014-04-24T10:06:00Z">
              <w:tcPr>
                <w:tcW w:w="2235" w:type="dxa"/>
              </w:tcPr>
            </w:tcPrChange>
          </w:tcPr>
          <w:p w14:paraId="48B589F3" w14:textId="69252A92" w:rsidR="00B2263C" w:rsidRDefault="00B2263C" w:rsidP="0030138C">
            <w:pPr>
              <w:tabs>
                <w:tab w:val="left" w:pos="5280"/>
              </w:tabs>
              <w:rPr>
                <w:ins w:id="622" w:author="Marc Florisson" w:date="2014-02-25T16:22:00Z"/>
              </w:rPr>
            </w:pPr>
            <w:ins w:id="623" w:author="Marc Florisson" w:date="2014-02-25T16:22:00Z">
              <w:r>
                <w:t>Fichier</w:t>
              </w:r>
            </w:ins>
            <w:ins w:id="624" w:author="Marc Florisson" w:date="2014-02-25T16:25:00Z">
              <w:r>
                <w:t xml:space="preserve"> XSD</w:t>
              </w:r>
            </w:ins>
          </w:p>
        </w:tc>
        <w:tc>
          <w:tcPr>
            <w:tcW w:w="1134" w:type="dxa"/>
            <w:tcPrChange w:id="625" w:author="Marc Florisson" w:date="2014-04-24T10:06:00Z">
              <w:tcPr>
                <w:tcW w:w="1417" w:type="dxa"/>
              </w:tcPr>
            </w:tcPrChange>
          </w:tcPr>
          <w:p w14:paraId="5A1C9CC6" w14:textId="037E55B7" w:rsidR="00B2263C" w:rsidRDefault="00B2263C" w:rsidP="0030138C">
            <w:pPr>
              <w:tabs>
                <w:tab w:val="left" w:pos="5280"/>
              </w:tabs>
              <w:rPr>
                <w:ins w:id="626" w:author="Marc Florisson" w:date="2014-02-25T16:22:00Z"/>
              </w:rPr>
            </w:pPr>
            <w:ins w:id="627" w:author="Marc Florisson" w:date="2014-02-25T16:22:00Z">
              <w:r>
                <w:t>Interface</w:t>
              </w:r>
            </w:ins>
            <w:ins w:id="628" w:author="Marc Florisson" w:date="2014-02-25T16:24:00Z">
              <w:r>
                <w:t xml:space="preserve"> SIM</w:t>
              </w:r>
            </w:ins>
          </w:p>
        </w:tc>
        <w:tc>
          <w:tcPr>
            <w:tcW w:w="1134" w:type="dxa"/>
            <w:tcPrChange w:id="629" w:author="Marc Florisson" w:date="2014-04-24T10:06:00Z">
              <w:tcPr>
                <w:tcW w:w="1418" w:type="dxa"/>
              </w:tcPr>
            </w:tcPrChange>
          </w:tcPr>
          <w:p w14:paraId="731A8823" w14:textId="20AB1078" w:rsidR="00B2263C" w:rsidRDefault="00B2263C" w:rsidP="0030138C">
            <w:pPr>
              <w:tabs>
                <w:tab w:val="left" w:pos="5280"/>
              </w:tabs>
              <w:rPr>
                <w:ins w:id="630" w:author="Marc Florisson" w:date="2014-02-25T16:21:00Z"/>
              </w:rPr>
            </w:pPr>
            <w:ins w:id="631" w:author="Marc Florisson" w:date="2014-02-25T16:24:00Z">
              <w:r>
                <w:t>Interface méta-système</w:t>
              </w:r>
            </w:ins>
          </w:p>
        </w:tc>
        <w:tc>
          <w:tcPr>
            <w:tcW w:w="4678" w:type="dxa"/>
            <w:tcPrChange w:id="632" w:author="Marc Florisson" w:date="2014-04-24T10:06:00Z">
              <w:tcPr>
                <w:tcW w:w="4252" w:type="dxa"/>
              </w:tcPr>
            </w:tcPrChange>
          </w:tcPr>
          <w:p w14:paraId="7BB5E695" w14:textId="40395910" w:rsidR="00B2263C" w:rsidRDefault="00B2263C" w:rsidP="0030138C">
            <w:pPr>
              <w:tabs>
                <w:tab w:val="left" w:pos="5280"/>
              </w:tabs>
              <w:rPr>
                <w:ins w:id="633" w:author="Marc Florisson" w:date="2014-02-21T17:28:00Z"/>
              </w:rPr>
            </w:pPr>
            <w:ins w:id="634" w:author="Marc Florisson" w:date="2014-02-21T17:28:00Z">
              <w:r>
                <w:t>Espace de nommage</w:t>
              </w:r>
            </w:ins>
          </w:p>
        </w:tc>
      </w:tr>
      <w:tr w:rsidR="00B2263C" w14:paraId="46A1F8B7" w14:textId="77777777" w:rsidTr="00B67B9F">
        <w:trPr>
          <w:ins w:id="635" w:author="Marc Florisson" w:date="2014-02-21T17:28:00Z"/>
        </w:trPr>
        <w:tc>
          <w:tcPr>
            <w:tcW w:w="2376" w:type="dxa"/>
            <w:tcPrChange w:id="636" w:author="Marc Florisson" w:date="2014-04-24T10:06:00Z">
              <w:tcPr>
                <w:tcW w:w="2235" w:type="dxa"/>
              </w:tcPr>
            </w:tcPrChange>
          </w:tcPr>
          <w:p w14:paraId="1E7D83EE" w14:textId="10D293D9" w:rsidR="00B2263C" w:rsidRPr="008E0B5C" w:rsidRDefault="00B67B9F" w:rsidP="0030138C">
            <w:pPr>
              <w:tabs>
                <w:tab w:val="left" w:pos="5280"/>
              </w:tabs>
              <w:jc w:val="left"/>
              <w:rPr>
                <w:ins w:id="637" w:author="Marc Florisson" w:date="2014-02-25T16:22:00Z"/>
                <w:rFonts w:ascii="Times New Roman" w:hAnsi="Times New Roman"/>
                <w:color w:val="993300"/>
                <w:sz w:val="24"/>
                <w:szCs w:val="24"/>
              </w:rPr>
            </w:pPr>
            <w:ins w:id="638" w:author="Marc Florisson" w:date="2014-04-24T10:04:00Z">
              <w:r>
                <w:t>Dossier netex</w:t>
              </w:r>
            </w:ins>
          </w:p>
        </w:tc>
        <w:tc>
          <w:tcPr>
            <w:tcW w:w="1134" w:type="dxa"/>
            <w:tcPrChange w:id="639" w:author="Marc Florisson" w:date="2014-04-24T10:06:00Z">
              <w:tcPr>
                <w:tcW w:w="1417" w:type="dxa"/>
              </w:tcPr>
            </w:tcPrChange>
          </w:tcPr>
          <w:p w14:paraId="0F83E725" w14:textId="68AF2ACB" w:rsidR="00B2263C" w:rsidRPr="008E0B5C" w:rsidRDefault="00B2263C" w:rsidP="0030138C">
            <w:pPr>
              <w:tabs>
                <w:tab w:val="left" w:pos="5280"/>
              </w:tabs>
              <w:jc w:val="left"/>
              <w:rPr>
                <w:ins w:id="640" w:author="Marc Florisson" w:date="2014-02-25T16:22:00Z"/>
                <w:rFonts w:ascii="Times New Roman" w:hAnsi="Times New Roman"/>
                <w:color w:val="993300"/>
                <w:sz w:val="24"/>
                <w:szCs w:val="24"/>
              </w:rPr>
            </w:pPr>
            <w:ins w:id="641" w:author="Marc Florisson" w:date="2014-02-25T16:24:00Z">
              <w:r>
                <w:rPr>
                  <w:rFonts w:ascii="Times New Roman" w:hAnsi="Times New Roman"/>
                  <w:color w:val="993300"/>
                  <w:sz w:val="24"/>
                  <w:szCs w:val="24"/>
                </w:rPr>
                <w:t>X</w:t>
              </w:r>
            </w:ins>
          </w:p>
        </w:tc>
        <w:tc>
          <w:tcPr>
            <w:tcW w:w="1134" w:type="dxa"/>
            <w:tcPrChange w:id="642" w:author="Marc Florisson" w:date="2014-04-24T10:06:00Z">
              <w:tcPr>
                <w:tcW w:w="1418" w:type="dxa"/>
              </w:tcPr>
            </w:tcPrChange>
          </w:tcPr>
          <w:p w14:paraId="111C7B55" w14:textId="797EB8B5" w:rsidR="00B2263C" w:rsidRPr="008E0B5C" w:rsidRDefault="00B67B9F" w:rsidP="0030138C">
            <w:pPr>
              <w:tabs>
                <w:tab w:val="left" w:pos="5280"/>
              </w:tabs>
              <w:jc w:val="left"/>
              <w:rPr>
                <w:ins w:id="643" w:author="Marc Florisson" w:date="2014-02-25T16:21:00Z"/>
                <w:rFonts w:ascii="Times New Roman" w:hAnsi="Times New Roman"/>
                <w:color w:val="993300"/>
                <w:sz w:val="24"/>
                <w:szCs w:val="24"/>
              </w:rPr>
            </w:pPr>
            <w:ins w:id="644" w:author="Marc Florisson" w:date="2014-04-24T10:04:00Z">
              <w:r>
                <w:rPr>
                  <w:rFonts w:ascii="Times New Roman" w:hAnsi="Times New Roman"/>
                  <w:color w:val="993300"/>
                  <w:sz w:val="24"/>
                  <w:szCs w:val="24"/>
                </w:rPr>
                <w:t>X</w:t>
              </w:r>
            </w:ins>
          </w:p>
        </w:tc>
        <w:tc>
          <w:tcPr>
            <w:tcW w:w="4678" w:type="dxa"/>
            <w:tcPrChange w:id="645" w:author="Marc Florisson" w:date="2014-04-24T10:06:00Z">
              <w:tcPr>
                <w:tcW w:w="4252" w:type="dxa"/>
              </w:tcPr>
            </w:tcPrChange>
          </w:tcPr>
          <w:p w14:paraId="0D80DF88" w14:textId="5BCAF9D6" w:rsidR="00B2263C" w:rsidRDefault="00B67B9F" w:rsidP="0030138C">
            <w:pPr>
              <w:tabs>
                <w:tab w:val="left" w:pos="5280"/>
              </w:tabs>
              <w:jc w:val="left"/>
              <w:rPr>
                <w:ins w:id="646" w:author="Marc Florisson" w:date="2014-04-24T10:04:00Z"/>
                <w:rFonts w:ascii="Times New Roman" w:hAnsi="Times New Roman"/>
                <w:color w:val="993300"/>
                <w:sz w:val="24"/>
                <w:szCs w:val="24"/>
              </w:rPr>
            </w:pPr>
            <w:ins w:id="647" w:author="Marc Florisson" w:date="2014-04-24T10:04:00Z">
              <w:r>
                <w:rPr>
                  <w:rFonts w:ascii="Times New Roman" w:hAnsi="Times New Roman"/>
                  <w:color w:val="993300"/>
                  <w:sz w:val="24"/>
                  <w:szCs w:val="24"/>
                </w:rPr>
                <w:fldChar w:fldCharType="begin"/>
              </w:r>
              <w:r>
                <w:rPr>
                  <w:rFonts w:ascii="Times New Roman" w:hAnsi="Times New Roman"/>
                  <w:color w:val="993300"/>
                  <w:sz w:val="24"/>
                  <w:szCs w:val="24"/>
                </w:rPr>
                <w:instrText xml:space="preserve"> HYPERLINK "</w:instrText>
              </w:r>
            </w:ins>
            <w:ins w:id="648" w:author="Marc Florisson" w:date="2014-02-21T17:28:00Z">
              <w:r w:rsidRPr="008E0B5C">
                <w:rPr>
                  <w:rFonts w:ascii="Times New Roman" w:hAnsi="Times New Roman"/>
                  <w:color w:val="993300"/>
                  <w:sz w:val="24"/>
                  <w:szCs w:val="24"/>
                </w:rPr>
                <w:instrText>http://www.netex.org.uk/netex</w:instrText>
              </w:r>
            </w:ins>
            <w:ins w:id="649" w:author="Marc Florisson" w:date="2014-04-24T10:04:00Z">
              <w:r>
                <w:rPr>
                  <w:rFonts w:ascii="Times New Roman" w:hAnsi="Times New Roman"/>
                  <w:color w:val="993300"/>
                  <w:sz w:val="24"/>
                  <w:szCs w:val="24"/>
                </w:rPr>
                <w:instrText xml:space="preserve">" </w:instrText>
              </w:r>
              <w:r>
                <w:rPr>
                  <w:rFonts w:ascii="Times New Roman" w:hAnsi="Times New Roman"/>
                  <w:color w:val="993300"/>
                  <w:sz w:val="24"/>
                  <w:szCs w:val="24"/>
                </w:rPr>
                <w:fldChar w:fldCharType="separate"/>
              </w:r>
            </w:ins>
            <w:ins w:id="650" w:author="Marc Florisson" w:date="2014-02-21T17:28:00Z">
              <w:r w:rsidRPr="000B024A">
                <w:rPr>
                  <w:rStyle w:val="Lienhypertexte"/>
                  <w:rFonts w:ascii="Times New Roman" w:hAnsi="Times New Roman"/>
                  <w:sz w:val="24"/>
                  <w:szCs w:val="24"/>
                </w:rPr>
                <w:t>http://www.netex.org.uk/netex</w:t>
              </w:r>
            </w:ins>
            <w:ins w:id="651" w:author="Marc Florisson" w:date="2014-04-24T10:04:00Z">
              <w:r>
                <w:rPr>
                  <w:rFonts w:ascii="Times New Roman" w:hAnsi="Times New Roman"/>
                  <w:color w:val="993300"/>
                  <w:sz w:val="24"/>
                  <w:szCs w:val="24"/>
                </w:rPr>
                <w:fldChar w:fldCharType="end"/>
              </w:r>
            </w:ins>
          </w:p>
          <w:p w14:paraId="3F9F2554" w14:textId="14DF5E43" w:rsidR="00B67B9F" w:rsidRDefault="00B67B9F" w:rsidP="0030138C">
            <w:pPr>
              <w:tabs>
                <w:tab w:val="left" w:pos="5280"/>
              </w:tabs>
              <w:jc w:val="left"/>
              <w:rPr>
                <w:ins w:id="652" w:author="Marc Florisson" w:date="2014-02-21T17:28:00Z"/>
                <w:rFonts w:ascii="Times New Roman" w:hAnsi="Times New Roman"/>
                <w:color w:val="993300"/>
                <w:sz w:val="24"/>
                <w:szCs w:val="24"/>
              </w:rPr>
            </w:pPr>
            <w:ins w:id="653" w:author="Marc Florisson" w:date="2014-04-24T10:04:00Z">
              <w:r>
                <w:rPr>
                  <w:rFonts w:ascii="Times New Roman" w:hAnsi="Times New Roman"/>
                  <w:color w:val="993300"/>
                  <w:sz w:val="24"/>
                  <w:szCs w:val="24"/>
                </w:rPr>
                <w:t>Ce dossier contient un fichier de définition limité aux éléments utilisés</w:t>
              </w:r>
            </w:ins>
          </w:p>
        </w:tc>
      </w:tr>
      <w:tr w:rsidR="00B67B9F" w14:paraId="489F0679" w14:textId="77777777" w:rsidTr="00B67B9F">
        <w:trPr>
          <w:ins w:id="654" w:author="Marc Florisson" w:date="2014-04-24T10:05:00Z"/>
        </w:trPr>
        <w:tc>
          <w:tcPr>
            <w:tcW w:w="2376" w:type="dxa"/>
            <w:tcPrChange w:id="655" w:author="Marc Florisson" w:date="2014-04-24T10:06:00Z">
              <w:tcPr>
                <w:tcW w:w="2235" w:type="dxa"/>
              </w:tcPr>
            </w:tcPrChange>
          </w:tcPr>
          <w:p w14:paraId="70F9B0D8" w14:textId="75EC9DC9" w:rsidR="00B67B9F" w:rsidRDefault="00B67B9F" w:rsidP="0030138C">
            <w:pPr>
              <w:tabs>
                <w:tab w:val="left" w:pos="5280"/>
              </w:tabs>
              <w:jc w:val="left"/>
              <w:rPr>
                <w:ins w:id="656" w:author="Marc Florisson" w:date="2014-04-24T10:05:00Z"/>
              </w:rPr>
            </w:pPr>
            <w:ins w:id="657" w:author="Marc Florisson" w:date="2014-04-24T10:05:00Z">
              <w:r>
                <w:t>Dossier gml</w:t>
              </w:r>
            </w:ins>
          </w:p>
        </w:tc>
        <w:tc>
          <w:tcPr>
            <w:tcW w:w="1134" w:type="dxa"/>
            <w:tcPrChange w:id="658" w:author="Marc Florisson" w:date="2014-04-24T10:06:00Z">
              <w:tcPr>
                <w:tcW w:w="1417" w:type="dxa"/>
              </w:tcPr>
            </w:tcPrChange>
          </w:tcPr>
          <w:p w14:paraId="36024202" w14:textId="116E22C1" w:rsidR="00B67B9F" w:rsidRDefault="00B67B9F" w:rsidP="0030138C">
            <w:pPr>
              <w:tabs>
                <w:tab w:val="left" w:pos="5280"/>
              </w:tabs>
              <w:jc w:val="left"/>
              <w:rPr>
                <w:ins w:id="659" w:author="Marc Florisson" w:date="2014-04-24T10:05:00Z"/>
                <w:rFonts w:ascii="Times New Roman" w:hAnsi="Times New Roman"/>
                <w:color w:val="993300"/>
                <w:sz w:val="24"/>
                <w:szCs w:val="24"/>
              </w:rPr>
            </w:pPr>
            <w:ins w:id="660" w:author="Marc Florisson" w:date="2014-04-24T10:05:00Z">
              <w:r>
                <w:rPr>
                  <w:rFonts w:ascii="Times New Roman" w:hAnsi="Times New Roman"/>
                  <w:color w:val="993300"/>
                  <w:sz w:val="24"/>
                  <w:szCs w:val="24"/>
                </w:rPr>
                <w:t>X</w:t>
              </w:r>
            </w:ins>
          </w:p>
        </w:tc>
        <w:tc>
          <w:tcPr>
            <w:tcW w:w="1134" w:type="dxa"/>
            <w:tcPrChange w:id="661" w:author="Marc Florisson" w:date="2014-04-24T10:06:00Z">
              <w:tcPr>
                <w:tcW w:w="1418" w:type="dxa"/>
              </w:tcPr>
            </w:tcPrChange>
          </w:tcPr>
          <w:p w14:paraId="0FAB242A" w14:textId="49380DF8" w:rsidR="00B67B9F" w:rsidRDefault="00B67B9F" w:rsidP="0030138C">
            <w:pPr>
              <w:tabs>
                <w:tab w:val="left" w:pos="5280"/>
              </w:tabs>
              <w:jc w:val="left"/>
              <w:rPr>
                <w:ins w:id="662" w:author="Marc Florisson" w:date="2014-04-24T10:05:00Z"/>
                <w:rFonts w:ascii="Times New Roman" w:hAnsi="Times New Roman"/>
                <w:color w:val="993300"/>
                <w:sz w:val="24"/>
                <w:szCs w:val="24"/>
              </w:rPr>
            </w:pPr>
            <w:ins w:id="663" w:author="Marc Florisson" w:date="2014-04-24T10:05:00Z">
              <w:r>
                <w:rPr>
                  <w:rFonts w:ascii="Times New Roman" w:hAnsi="Times New Roman"/>
                  <w:color w:val="993300"/>
                  <w:sz w:val="24"/>
                  <w:szCs w:val="24"/>
                </w:rPr>
                <w:t>X</w:t>
              </w:r>
            </w:ins>
          </w:p>
        </w:tc>
        <w:tc>
          <w:tcPr>
            <w:tcW w:w="4678" w:type="dxa"/>
            <w:tcPrChange w:id="664" w:author="Marc Florisson" w:date="2014-04-24T10:06:00Z">
              <w:tcPr>
                <w:tcW w:w="4252" w:type="dxa"/>
              </w:tcPr>
            </w:tcPrChange>
          </w:tcPr>
          <w:p w14:paraId="26094D67" w14:textId="12180A07" w:rsidR="00B67B9F" w:rsidRDefault="004D1EFF" w:rsidP="00B67B9F">
            <w:pPr>
              <w:tabs>
                <w:tab w:val="left" w:pos="5280"/>
              </w:tabs>
              <w:jc w:val="left"/>
              <w:rPr>
                <w:ins w:id="665" w:author="Marc Florisson" w:date="2014-04-24T10:06:00Z"/>
                <w:rFonts w:ascii="Times New Roman" w:hAnsi="Times New Roman"/>
                <w:color w:val="993300"/>
                <w:sz w:val="24"/>
                <w:szCs w:val="24"/>
              </w:rPr>
            </w:pPr>
            <w:ins w:id="666" w:author="Marc Florisson" w:date="2014-04-24T10:23:00Z">
              <w:r>
                <w:rPr>
                  <w:rFonts w:ascii="Times New Roman" w:hAnsi="Times New Roman"/>
                  <w:color w:val="993300"/>
                  <w:sz w:val="24"/>
                  <w:szCs w:val="24"/>
                </w:rPr>
                <w:fldChar w:fldCharType="begin"/>
              </w:r>
              <w:r>
                <w:rPr>
                  <w:rFonts w:ascii="Times New Roman" w:hAnsi="Times New Roman"/>
                  <w:color w:val="993300"/>
                  <w:sz w:val="24"/>
                  <w:szCs w:val="24"/>
                </w:rPr>
                <w:instrText xml:space="preserve"> HYPERLINK "</w:instrText>
              </w:r>
            </w:ins>
            <w:ins w:id="667" w:author="Marc Florisson" w:date="2014-04-24T10:06:00Z">
              <w:r w:rsidRPr="004D1EFF">
                <w:rPr>
                  <w:color w:val="993300"/>
                  <w:rPrChange w:id="668" w:author="Marc Florisson" w:date="2014-04-24T10:23:00Z">
                    <w:rPr>
                      <w:rStyle w:val="Lienhypertexte"/>
                      <w:rFonts w:ascii="Times New Roman" w:hAnsi="Times New Roman"/>
                      <w:sz w:val="24"/>
                      <w:szCs w:val="24"/>
                    </w:rPr>
                  </w:rPrChange>
                </w:rPr>
                <w:instrText>http://www.</w:instrText>
              </w:r>
            </w:ins>
            <w:ins w:id="669" w:author="Marc Florisson" w:date="2014-04-24T10:22:00Z">
              <w:r w:rsidRPr="004D1EFF">
                <w:rPr>
                  <w:color w:val="993300"/>
                  <w:rPrChange w:id="670" w:author="Marc Florisson" w:date="2014-04-24T10:23:00Z">
                    <w:rPr>
                      <w:rStyle w:val="Lienhypertexte"/>
                      <w:rFonts w:ascii="Times New Roman" w:hAnsi="Times New Roman"/>
                      <w:sz w:val="24"/>
                      <w:szCs w:val="24"/>
                    </w:rPr>
                  </w:rPrChange>
                </w:rPr>
                <w:instrText>opengis.net/gml/3.2</w:instrText>
              </w:r>
            </w:ins>
            <w:ins w:id="671" w:author="Marc Florisson" w:date="2014-04-24T10:23:00Z">
              <w:r>
                <w:rPr>
                  <w:rFonts w:ascii="Times New Roman" w:hAnsi="Times New Roman"/>
                  <w:color w:val="993300"/>
                  <w:sz w:val="24"/>
                  <w:szCs w:val="24"/>
                </w:rPr>
                <w:instrText xml:space="preserve">" </w:instrText>
              </w:r>
              <w:r>
                <w:rPr>
                  <w:rFonts w:ascii="Times New Roman" w:hAnsi="Times New Roman"/>
                  <w:color w:val="993300"/>
                  <w:sz w:val="24"/>
                  <w:szCs w:val="24"/>
                </w:rPr>
                <w:fldChar w:fldCharType="separate"/>
              </w:r>
            </w:ins>
            <w:ins w:id="672" w:author="Marc Florisson" w:date="2014-04-24T10:06:00Z">
              <w:r w:rsidRPr="000B024A">
                <w:rPr>
                  <w:rStyle w:val="Lienhypertexte"/>
                  <w:rFonts w:ascii="Times New Roman" w:hAnsi="Times New Roman"/>
                  <w:sz w:val="24"/>
                  <w:szCs w:val="24"/>
                </w:rPr>
                <w:t>http://www.</w:t>
              </w:r>
            </w:ins>
            <w:ins w:id="673" w:author="Marc Florisson" w:date="2014-04-24T10:22:00Z">
              <w:r w:rsidRPr="000B024A">
                <w:rPr>
                  <w:rStyle w:val="Lienhypertexte"/>
                  <w:rFonts w:ascii="Times New Roman" w:hAnsi="Times New Roman"/>
                  <w:sz w:val="24"/>
                  <w:szCs w:val="24"/>
                </w:rPr>
                <w:t>opengis.net/gml/3.2</w:t>
              </w:r>
            </w:ins>
            <w:ins w:id="674" w:author="Marc Florisson" w:date="2014-04-24T10:23:00Z">
              <w:r>
                <w:rPr>
                  <w:rFonts w:ascii="Times New Roman" w:hAnsi="Times New Roman"/>
                  <w:color w:val="993300"/>
                  <w:sz w:val="24"/>
                  <w:szCs w:val="24"/>
                </w:rPr>
                <w:fldChar w:fldCharType="end"/>
              </w:r>
            </w:ins>
          </w:p>
          <w:p w14:paraId="33972624" w14:textId="29C2005A" w:rsidR="00B67B9F" w:rsidRDefault="00B67B9F" w:rsidP="00B67B9F">
            <w:pPr>
              <w:tabs>
                <w:tab w:val="left" w:pos="5280"/>
              </w:tabs>
              <w:jc w:val="left"/>
              <w:rPr>
                <w:ins w:id="675" w:author="Marc Florisson" w:date="2014-04-24T10:05:00Z"/>
                <w:rFonts w:ascii="Times New Roman" w:hAnsi="Times New Roman"/>
                <w:color w:val="993300"/>
                <w:sz w:val="24"/>
                <w:szCs w:val="24"/>
              </w:rPr>
            </w:pPr>
            <w:ins w:id="676" w:author="Marc Florisson" w:date="2014-04-24T10:05:00Z">
              <w:r>
                <w:rPr>
                  <w:rFonts w:ascii="Times New Roman" w:hAnsi="Times New Roman"/>
                  <w:color w:val="993300"/>
                  <w:sz w:val="24"/>
                  <w:szCs w:val="24"/>
                </w:rPr>
                <w:t>Ce dossier contient les fichiers de la version 3.2.1 de GML</w:t>
              </w:r>
            </w:ins>
          </w:p>
        </w:tc>
      </w:tr>
      <w:tr w:rsidR="00B2263C" w14:paraId="42C17911" w14:textId="77777777" w:rsidTr="00B67B9F">
        <w:trPr>
          <w:ins w:id="677" w:author="Marc Florisson" w:date="2014-02-21T17:28:00Z"/>
        </w:trPr>
        <w:tc>
          <w:tcPr>
            <w:tcW w:w="2376" w:type="dxa"/>
            <w:tcPrChange w:id="678" w:author="Marc Florisson" w:date="2014-04-24T10:06:00Z">
              <w:tcPr>
                <w:tcW w:w="2235" w:type="dxa"/>
              </w:tcPr>
            </w:tcPrChange>
          </w:tcPr>
          <w:p w14:paraId="0054F28E" w14:textId="4C7DAAA7" w:rsidR="00B2263C" w:rsidRDefault="00B2263C" w:rsidP="0030138C">
            <w:pPr>
              <w:tabs>
                <w:tab w:val="left" w:pos="5280"/>
              </w:tabs>
              <w:jc w:val="left"/>
              <w:rPr>
                <w:ins w:id="679" w:author="Marc Florisson" w:date="2014-02-25T16:22:00Z"/>
                <w:rFonts w:ascii="Times New Roman" w:hAnsi="Times New Roman"/>
                <w:color w:val="993300"/>
                <w:sz w:val="24"/>
                <w:szCs w:val="24"/>
              </w:rPr>
            </w:pPr>
            <w:ins w:id="680" w:author="Marc Florisson" w:date="2014-02-25T16:22:00Z">
              <w:r>
                <w:t>Itinerary.xsd</w:t>
              </w:r>
            </w:ins>
          </w:p>
        </w:tc>
        <w:tc>
          <w:tcPr>
            <w:tcW w:w="1134" w:type="dxa"/>
            <w:tcPrChange w:id="681" w:author="Marc Florisson" w:date="2014-04-24T10:06:00Z">
              <w:tcPr>
                <w:tcW w:w="1417" w:type="dxa"/>
              </w:tcPr>
            </w:tcPrChange>
          </w:tcPr>
          <w:p w14:paraId="0E149A13" w14:textId="403BB04F" w:rsidR="00B2263C" w:rsidRDefault="00B2263C" w:rsidP="0030138C">
            <w:pPr>
              <w:tabs>
                <w:tab w:val="left" w:pos="5280"/>
              </w:tabs>
              <w:jc w:val="left"/>
              <w:rPr>
                <w:ins w:id="682" w:author="Marc Florisson" w:date="2014-02-25T16:22:00Z"/>
                <w:rFonts w:ascii="Times New Roman" w:hAnsi="Times New Roman"/>
                <w:color w:val="993300"/>
                <w:sz w:val="24"/>
                <w:szCs w:val="24"/>
              </w:rPr>
            </w:pPr>
            <w:ins w:id="683" w:author="Marc Florisson" w:date="2014-02-25T16:24:00Z">
              <w:r>
                <w:rPr>
                  <w:rFonts w:ascii="Times New Roman" w:hAnsi="Times New Roman"/>
                  <w:color w:val="993300"/>
                  <w:sz w:val="24"/>
                  <w:szCs w:val="24"/>
                </w:rPr>
                <w:t>X</w:t>
              </w:r>
            </w:ins>
          </w:p>
        </w:tc>
        <w:tc>
          <w:tcPr>
            <w:tcW w:w="1134" w:type="dxa"/>
            <w:tcPrChange w:id="684" w:author="Marc Florisson" w:date="2014-04-24T10:06:00Z">
              <w:tcPr>
                <w:tcW w:w="1418" w:type="dxa"/>
              </w:tcPr>
            </w:tcPrChange>
          </w:tcPr>
          <w:p w14:paraId="7690C74E" w14:textId="4CE7ABDA" w:rsidR="00B2263C" w:rsidRDefault="00B2263C" w:rsidP="0030138C">
            <w:pPr>
              <w:tabs>
                <w:tab w:val="left" w:pos="5280"/>
              </w:tabs>
              <w:jc w:val="left"/>
              <w:rPr>
                <w:ins w:id="685" w:author="Marc Florisson" w:date="2014-02-25T16:21:00Z"/>
                <w:rFonts w:ascii="Times New Roman" w:hAnsi="Times New Roman"/>
                <w:color w:val="993300"/>
                <w:sz w:val="24"/>
                <w:szCs w:val="24"/>
              </w:rPr>
            </w:pPr>
            <w:ins w:id="686" w:author="Marc Florisson" w:date="2014-02-25T16:24:00Z">
              <w:r>
                <w:rPr>
                  <w:rFonts w:ascii="Times New Roman" w:hAnsi="Times New Roman"/>
                  <w:color w:val="993300"/>
                  <w:sz w:val="24"/>
                  <w:szCs w:val="24"/>
                </w:rPr>
                <w:t>X</w:t>
              </w:r>
            </w:ins>
          </w:p>
        </w:tc>
        <w:tc>
          <w:tcPr>
            <w:tcW w:w="4678" w:type="dxa"/>
            <w:tcPrChange w:id="687" w:author="Marc Florisson" w:date="2014-04-24T10:06:00Z">
              <w:tcPr>
                <w:tcW w:w="4252" w:type="dxa"/>
              </w:tcPr>
            </w:tcPrChange>
          </w:tcPr>
          <w:p w14:paraId="4ECF563A" w14:textId="0CB428E0" w:rsidR="00B2263C" w:rsidRDefault="00B2263C" w:rsidP="0030138C">
            <w:pPr>
              <w:tabs>
                <w:tab w:val="left" w:pos="5280"/>
              </w:tabs>
              <w:jc w:val="left"/>
              <w:rPr>
                <w:ins w:id="688" w:author="Marc Florisson" w:date="2014-02-21T17:28:00Z"/>
              </w:rPr>
            </w:pPr>
            <w:ins w:id="689" w:author="Marc Florisson" w:date="2014-02-21T17:28:00Z">
              <w:r>
                <w:rPr>
                  <w:rFonts w:ascii="Times New Roman" w:hAnsi="Times New Roman"/>
                  <w:color w:val="993300"/>
                  <w:sz w:val="24"/>
                  <w:szCs w:val="24"/>
                </w:rPr>
                <w:t>http://www.apiisim.fr/common/1.0/itinerary</w:t>
              </w:r>
            </w:ins>
          </w:p>
        </w:tc>
      </w:tr>
      <w:tr w:rsidR="00B2263C" w14:paraId="02A4BD53" w14:textId="77777777" w:rsidTr="00B67B9F">
        <w:trPr>
          <w:ins w:id="690" w:author="Marc Florisson" w:date="2014-02-21T17:28:00Z"/>
        </w:trPr>
        <w:tc>
          <w:tcPr>
            <w:tcW w:w="2376" w:type="dxa"/>
            <w:tcPrChange w:id="691" w:author="Marc Florisson" w:date="2014-04-24T10:06:00Z">
              <w:tcPr>
                <w:tcW w:w="2235" w:type="dxa"/>
              </w:tcPr>
            </w:tcPrChange>
          </w:tcPr>
          <w:p w14:paraId="0761BB5F" w14:textId="56E73E57" w:rsidR="00B2263C" w:rsidRPr="00F12F92" w:rsidRDefault="00B2263C" w:rsidP="0030138C">
            <w:pPr>
              <w:tabs>
                <w:tab w:val="left" w:pos="5280"/>
              </w:tabs>
              <w:jc w:val="left"/>
              <w:rPr>
                <w:ins w:id="692" w:author="Marc Florisson" w:date="2014-02-25T16:22:00Z"/>
                <w:rFonts w:ascii="Times New Roman" w:hAnsi="Times New Roman"/>
                <w:color w:val="993300"/>
                <w:sz w:val="24"/>
                <w:szCs w:val="24"/>
              </w:rPr>
            </w:pPr>
            <w:ins w:id="693" w:author="Marc Florisson" w:date="2014-02-25T16:22:00Z">
              <w:r>
                <w:t>Itinerary-Request.xsd</w:t>
              </w:r>
            </w:ins>
          </w:p>
        </w:tc>
        <w:tc>
          <w:tcPr>
            <w:tcW w:w="1134" w:type="dxa"/>
            <w:tcPrChange w:id="694" w:author="Marc Florisson" w:date="2014-04-24T10:06:00Z">
              <w:tcPr>
                <w:tcW w:w="1417" w:type="dxa"/>
              </w:tcPr>
            </w:tcPrChange>
          </w:tcPr>
          <w:p w14:paraId="68488255" w14:textId="6EB8AC46" w:rsidR="00B2263C" w:rsidRPr="00F12F92" w:rsidRDefault="00B2263C" w:rsidP="0030138C">
            <w:pPr>
              <w:tabs>
                <w:tab w:val="left" w:pos="5280"/>
              </w:tabs>
              <w:jc w:val="left"/>
              <w:rPr>
                <w:ins w:id="695" w:author="Marc Florisson" w:date="2014-02-25T16:22:00Z"/>
                <w:rFonts w:ascii="Times New Roman" w:hAnsi="Times New Roman"/>
                <w:color w:val="993300"/>
                <w:sz w:val="24"/>
                <w:szCs w:val="24"/>
              </w:rPr>
            </w:pPr>
            <w:ins w:id="696" w:author="Marc Florisson" w:date="2014-02-25T16:25:00Z">
              <w:r>
                <w:rPr>
                  <w:rFonts w:ascii="Times New Roman" w:hAnsi="Times New Roman"/>
                  <w:color w:val="993300"/>
                  <w:sz w:val="24"/>
                  <w:szCs w:val="24"/>
                </w:rPr>
                <w:t>X</w:t>
              </w:r>
            </w:ins>
          </w:p>
        </w:tc>
        <w:tc>
          <w:tcPr>
            <w:tcW w:w="1134" w:type="dxa"/>
            <w:tcPrChange w:id="697" w:author="Marc Florisson" w:date="2014-04-24T10:06:00Z">
              <w:tcPr>
                <w:tcW w:w="1418" w:type="dxa"/>
              </w:tcPr>
            </w:tcPrChange>
          </w:tcPr>
          <w:p w14:paraId="0D0DBA22" w14:textId="3DB5F0B7" w:rsidR="00B2263C" w:rsidRPr="00F12F92" w:rsidRDefault="00B2263C" w:rsidP="0030138C">
            <w:pPr>
              <w:tabs>
                <w:tab w:val="left" w:pos="5280"/>
              </w:tabs>
              <w:jc w:val="left"/>
              <w:rPr>
                <w:ins w:id="698" w:author="Marc Florisson" w:date="2014-02-25T16:21:00Z"/>
                <w:rFonts w:ascii="Times New Roman" w:hAnsi="Times New Roman"/>
                <w:color w:val="993300"/>
                <w:sz w:val="24"/>
                <w:szCs w:val="24"/>
              </w:rPr>
            </w:pPr>
            <w:ins w:id="699" w:author="Marc Florisson" w:date="2014-02-25T16:25:00Z">
              <w:r>
                <w:rPr>
                  <w:rFonts w:ascii="Times New Roman" w:hAnsi="Times New Roman"/>
                  <w:color w:val="993300"/>
                  <w:sz w:val="24"/>
                  <w:szCs w:val="24"/>
                </w:rPr>
                <w:t>X</w:t>
              </w:r>
            </w:ins>
          </w:p>
        </w:tc>
        <w:tc>
          <w:tcPr>
            <w:tcW w:w="4678" w:type="dxa"/>
            <w:tcPrChange w:id="700" w:author="Marc Florisson" w:date="2014-04-24T10:06:00Z">
              <w:tcPr>
                <w:tcW w:w="4252" w:type="dxa"/>
              </w:tcPr>
            </w:tcPrChange>
          </w:tcPr>
          <w:p w14:paraId="134E4D4F" w14:textId="2B3AE270" w:rsidR="00B2263C" w:rsidRPr="004330D8" w:rsidRDefault="00B2263C" w:rsidP="0030138C">
            <w:pPr>
              <w:tabs>
                <w:tab w:val="left" w:pos="5280"/>
              </w:tabs>
              <w:jc w:val="left"/>
              <w:rPr>
                <w:ins w:id="701" w:author="Marc Florisson" w:date="2014-02-21T17:28:00Z"/>
                <w:rFonts w:ascii="Times New Roman" w:hAnsi="Times New Roman"/>
                <w:color w:val="993300"/>
                <w:sz w:val="24"/>
                <w:szCs w:val="24"/>
              </w:rPr>
            </w:pPr>
            <w:ins w:id="702" w:author="Marc Florisson" w:date="2014-02-21T17:28:00Z">
              <w:r w:rsidRPr="00F12F92">
                <w:rPr>
                  <w:rFonts w:ascii="Times New Roman" w:hAnsi="Times New Roman"/>
                  <w:color w:val="993300"/>
                  <w:sz w:val="24"/>
                  <w:szCs w:val="24"/>
                </w:rPr>
                <w:t>http://www.apiisim.fr/common/1.0/itinerary-request</w:t>
              </w:r>
            </w:ins>
          </w:p>
        </w:tc>
      </w:tr>
      <w:tr w:rsidR="00B2263C" w14:paraId="5A3DB11A" w14:textId="77777777" w:rsidTr="00B67B9F">
        <w:trPr>
          <w:ins w:id="703" w:author="Marc Florisson" w:date="2014-02-21T17:28:00Z"/>
        </w:trPr>
        <w:tc>
          <w:tcPr>
            <w:tcW w:w="2376" w:type="dxa"/>
            <w:tcPrChange w:id="704" w:author="Marc Florisson" w:date="2014-04-24T10:06:00Z">
              <w:tcPr>
                <w:tcW w:w="2235" w:type="dxa"/>
              </w:tcPr>
            </w:tcPrChange>
          </w:tcPr>
          <w:p w14:paraId="6B855E7A" w14:textId="42CDA135" w:rsidR="00B2263C" w:rsidRPr="004330D8" w:rsidRDefault="00B2263C" w:rsidP="0030138C">
            <w:pPr>
              <w:tabs>
                <w:tab w:val="left" w:pos="5280"/>
              </w:tabs>
              <w:jc w:val="left"/>
              <w:rPr>
                <w:ins w:id="705" w:author="Marc Florisson" w:date="2014-02-25T16:22:00Z"/>
                <w:rFonts w:ascii="Times New Roman" w:hAnsi="Times New Roman"/>
                <w:color w:val="993300"/>
                <w:sz w:val="24"/>
                <w:szCs w:val="24"/>
              </w:rPr>
            </w:pPr>
            <w:ins w:id="706" w:author="Marc Florisson" w:date="2014-02-25T16:22:00Z">
              <w:r>
                <w:t>Site.xsd</w:t>
              </w:r>
            </w:ins>
          </w:p>
        </w:tc>
        <w:tc>
          <w:tcPr>
            <w:tcW w:w="1134" w:type="dxa"/>
            <w:tcPrChange w:id="707" w:author="Marc Florisson" w:date="2014-04-24T10:06:00Z">
              <w:tcPr>
                <w:tcW w:w="1417" w:type="dxa"/>
              </w:tcPr>
            </w:tcPrChange>
          </w:tcPr>
          <w:p w14:paraId="279A0944" w14:textId="07E07CEB" w:rsidR="00B2263C" w:rsidRPr="004330D8" w:rsidRDefault="00B2263C" w:rsidP="0030138C">
            <w:pPr>
              <w:tabs>
                <w:tab w:val="left" w:pos="5280"/>
              </w:tabs>
              <w:jc w:val="left"/>
              <w:rPr>
                <w:ins w:id="708" w:author="Marc Florisson" w:date="2014-02-25T16:22:00Z"/>
                <w:rFonts w:ascii="Times New Roman" w:hAnsi="Times New Roman"/>
                <w:color w:val="993300"/>
                <w:sz w:val="24"/>
                <w:szCs w:val="24"/>
              </w:rPr>
            </w:pPr>
            <w:ins w:id="709" w:author="Marc Florisson" w:date="2014-02-25T16:25:00Z">
              <w:r>
                <w:rPr>
                  <w:rFonts w:ascii="Times New Roman" w:hAnsi="Times New Roman"/>
                  <w:color w:val="993300"/>
                  <w:sz w:val="24"/>
                  <w:szCs w:val="24"/>
                </w:rPr>
                <w:t>X</w:t>
              </w:r>
            </w:ins>
          </w:p>
        </w:tc>
        <w:tc>
          <w:tcPr>
            <w:tcW w:w="1134" w:type="dxa"/>
            <w:tcPrChange w:id="710" w:author="Marc Florisson" w:date="2014-04-24T10:06:00Z">
              <w:tcPr>
                <w:tcW w:w="1418" w:type="dxa"/>
              </w:tcPr>
            </w:tcPrChange>
          </w:tcPr>
          <w:p w14:paraId="3CB9015F" w14:textId="4A24EE14" w:rsidR="00B2263C" w:rsidRPr="004330D8" w:rsidRDefault="00B2263C" w:rsidP="0030138C">
            <w:pPr>
              <w:tabs>
                <w:tab w:val="left" w:pos="5280"/>
              </w:tabs>
              <w:jc w:val="left"/>
              <w:rPr>
                <w:ins w:id="711" w:author="Marc Florisson" w:date="2014-02-25T16:21:00Z"/>
                <w:rFonts w:ascii="Times New Roman" w:hAnsi="Times New Roman"/>
                <w:color w:val="993300"/>
                <w:sz w:val="24"/>
                <w:szCs w:val="24"/>
              </w:rPr>
            </w:pPr>
            <w:ins w:id="712" w:author="Marc Florisson" w:date="2014-02-25T16:25:00Z">
              <w:r>
                <w:rPr>
                  <w:rFonts w:ascii="Times New Roman" w:hAnsi="Times New Roman"/>
                  <w:color w:val="993300"/>
                  <w:sz w:val="24"/>
                  <w:szCs w:val="24"/>
                </w:rPr>
                <w:t>X</w:t>
              </w:r>
            </w:ins>
          </w:p>
        </w:tc>
        <w:tc>
          <w:tcPr>
            <w:tcW w:w="4678" w:type="dxa"/>
            <w:tcPrChange w:id="713" w:author="Marc Florisson" w:date="2014-04-24T10:06:00Z">
              <w:tcPr>
                <w:tcW w:w="4252" w:type="dxa"/>
              </w:tcPr>
            </w:tcPrChange>
          </w:tcPr>
          <w:p w14:paraId="04FFCA02" w14:textId="62AA5CDA" w:rsidR="00B2263C" w:rsidRPr="004330D8" w:rsidRDefault="00B2263C" w:rsidP="0030138C">
            <w:pPr>
              <w:tabs>
                <w:tab w:val="left" w:pos="5280"/>
              </w:tabs>
              <w:jc w:val="left"/>
              <w:rPr>
                <w:ins w:id="714" w:author="Marc Florisson" w:date="2014-02-21T17:28:00Z"/>
                <w:rFonts w:ascii="Times New Roman" w:hAnsi="Times New Roman"/>
                <w:color w:val="993300"/>
                <w:sz w:val="24"/>
                <w:szCs w:val="24"/>
              </w:rPr>
            </w:pPr>
            <w:ins w:id="715" w:author="Marc Florisson" w:date="2014-02-21T17:28:00Z">
              <w:r w:rsidRPr="004330D8">
                <w:rPr>
                  <w:rFonts w:ascii="Times New Roman" w:hAnsi="Times New Roman"/>
                  <w:color w:val="993300"/>
                  <w:sz w:val="24"/>
                  <w:szCs w:val="24"/>
                </w:rPr>
                <w:t>http://www.apiisim.fr/common/1.0/site</w:t>
              </w:r>
            </w:ins>
          </w:p>
        </w:tc>
      </w:tr>
      <w:tr w:rsidR="00B2263C" w14:paraId="63A5B8D8" w14:textId="77777777" w:rsidTr="00B67B9F">
        <w:trPr>
          <w:ins w:id="716" w:author="Marc Florisson" w:date="2014-02-21T17:28:00Z"/>
        </w:trPr>
        <w:tc>
          <w:tcPr>
            <w:tcW w:w="2376" w:type="dxa"/>
            <w:tcPrChange w:id="717" w:author="Marc Florisson" w:date="2014-04-24T10:06:00Z">
              <w:tcPr>
                <w:tcW w:w="2235" w:type="dxa"/>
              </w:tcPr>
            </w:tcPrChange>
          </w:tcPr>
          <w:p w14:paraId="1AE6C37C" w14:textId="7BBE9ED7" w:rsidR="00B2263C" w:rsidRPr="00D63AAB" w:rsidRDefault="00A650E1" w:rsidP="0030138C">
            <w:pPr>
              <w:tabs>
                <w:tab w:val="left" w:pos="5280"/>
              </w:tabs>
              <w:jc w:val="left"/>
              <w:rPr>
                <w:ins w:id="718" w:author="Marc Florisson" w:date="2014-02-25T16:22:00Z"/>
                <w:rFonts w:ascii="Times New Roman" w:hAnsi="Times New Roman"/>
                <w:color w:val="993300"/>
                <w:sz w:val="24"/>
                <w:szCs w:val="24"/>
              </w:rPr>
            </w:pPr>
            <w:ins w:id="719" w:author="Marc Florisson" w:date="2014-04-23T17:25:00Z">
              <w:r>
                <w:t>Mis</w:t>
              </w:r>
            </w:ins>
            <w:ins w:id="720" w:author="Marc Florisson" w:date="2014-02-25T16:22:00Z">
              <w:r w:rsidR="00B2263C">
                <w:t>LocationTime.xsd</w:t>
              </w:r>
            </w:ins>
          </w:p>
        </w:tc>
        <w:tc>
          <w:tcPr>
            <w:tcW w:w="1134" w:type="dxa"/>
            <w:tcPrChange w:id="721" w:author="Marc Florisson" w:date="2014-04-24T10:06:00Z">
              <w:tcPr>
                <w:tcW w:w="1417" w:type="dxa"/>
              </w:tcPr>
            </w:tcPrChange>
          </w:tcPr>
          <w:p w14:paraId="638450D5" w14:textId="05CE63A4" w:rsidR="00B2263C" w:rsidRPr="00D63AAB" w:rsidRDefault="00B2263C" w:rsidP="0030138C">
            <w:pPr>
              <w:tabs>
                <w:tab w:val="left" w:pos="5280"/>
              </w:tabs>
              <w:jc w:val="left"/>
              <w:rPr>
                <w:ins w:id="722" w:author="Marc Florisson" w:date="2014-02-25T16:22:00Z"/>
                <w:rFonts w:ascii="Times New Roman" w:hAnsi="Times New Roman"/>
                <w:color w:val="993300"/>
                <w:sz w:val="24"/>
                <w:szCs w:val="24"/>
              </w:rPr>
            </w:pPr>
            <w:ins w:id="723" w:author="Marc Florisson" w:date="2014-02-25T16:25:00Z">
              <w:r>
                <w:rPr>
                  <w:rFonts w:ascii="Times New Roman" w:hAnsi="Times New Roman"/>
                  <w:color w:val="993300"/>
                  <w:sz w:val="24"/>
                  <w:szCs w:val="24"/>
                </w:rPr>
                <w:t>X</w:t>
              </w:r>
            </w:ins>
          </w:p>
        </w:tc>
        <w:tc>
          <w:tcPr>
            <w:tcW w:w="1134" w:type="dxa"/>
            <w:tcPrChange w:id="724" w:author="Marc Florisson" w:date="2014-04-24T10:06:00Z">
              <w:tcPr>
                <w:tcW w:w="1418" w:type="dxa"/>
              </w:tcPr>
            </w:tcPrChange>
          </w:tcPr>
          <w:p w14:paraId="77AA9E1A" w14:textId="5B6241D4" w:rsidR="00B2263C" w:rsidRPr="00D63AAB" w:rsidRDefault="00B2263C" w:rsidP="0030138C">
            <w:pPr>
              <w:tabs>
                <w:tab w:val="left" w:pos="5280"/>
              </w:tabs>
              <w:jc w:val="left"/>
              <w:rPr>
                <w:ins w:id="725" w:author="Marc Florisson" w:date="2014-02-25T16:21:00Z"/>
                <w:rFonts w:ascii="Times New Roman" w:hAnsi="Times New Roman"/>
                <w:color w:val="993300"/>
                <w:sz w:val="24"/>
                <w:szCs w:val="24"/>
              </w:rPr>
            </w:pPr>
          </w:p>
        </w:tc>
        <w:tc>
          <w:tcPr>
            <w:tcW w:w="4678" w:type="dxa"/>
            <w:tcPrChange w:id="726" w:author="Marc Florisson" w:date="2014-04-24T10:06:00Z">
              <w:tcPr>
                <w:tcW w:w="4252" w:type="dxa"/>
              </w:tcPr>
            </w:tcPrChange>
          </w:tcPr>
          <w:p w14:paraId="0BC027F0" w14:textId="02D026AE" w:rsidR="00B2263C" w:rsidRDefault="00744CAA" w:rsidP="00744CAA">
            <w:pPr>
              <w:tabs>
                <w:tab w:val="left" w:pos="5280"/>
              </w:tabs>
              <w:jc w:val="left"/>
              <w:rPr>
                <w:ins w:id="727" w:author="Marc Florisson" w:date="2014-02-21T17:28:00Z"/>
                <w:rFonts w:ascii="Times New Roman" w:hAnsi="Times New Roman"/>
                <w:color w:val="993300"/>
                <w:sz w:val="24"/>
                <w:szCs w:val="24"/>
              </w:rPr>
            </w:pPr>
            <w:ins w:id="728" w:author="Marc Florisson" w:date="2014-04-23T17:24:00Z">
              <w:r>
                <w:rPr>
                  <w:rFonts w:ascii="Times New Roman" w:hAnsi="Times New Roman"/>
                  <w:color w:val="993300"/>
                  <w:sz w:val="24"/>
                  <w:szCs w:val="24"/>
                </w:rPr>
                <w:fldChar w:fldCharType="begin"/>
              </w:r>
              <w:r>
                <w:rPr>
                  <w:rFonts w:ascii="Times New Roman" w:hAnsi="Times New Roman"/>
                  <w:color w:val="993300"/>
                  <w:sz w:val="24"/>
                  <w:szCs w:val="24"/>
                </w:rPr>
                <w:instrText xml:space="preserve"> HYPERLINK "</w:instrText>
              </w:r>
            </w:ins>
            <w:ins w:id="729" w:author="Marc Florisson" w:date="2014-02-21T17:28:00Z">
              <w:r w:rsidRPr="00D63AAB">
                <w:rPr>
                  <w:rFonts w:ascii="Times New Roman" w:hAnsi="Times New Roman"/>
                  <w:color w:val="993300"/>
                  <w:sz w:val="24"/>
                  <w:szCs w:val="24"/>
                </w:rPr>
                <w:instrText>http://www.apiisim.fr/</w:instrText>
              </w:r>
            </w:ins>
            <w:ins w:id="730" w:author="Marc Florisson" w:date="2014-04-23T17:24:00Z">
              <w:r>
                <w:rPr>
                  <w:rFonts w:ascii="Times New Roman" w:hAnsi="Times New Roman"/>
                  <w:color w:val="993300"/>
                  <w:sz w:val="24"/>
                  <w:szCs w:val="24"/>
                </w:rPr>
                <w:instrText>mis</w:instrText>
              </w:r>
            </w:ins>
            <w:ins w:id="731" w:author="Marc Florisson" w:date="2014-02-21T17:28:00Z">
              <w:r w:rsidRPr="00D63AAB">
                <w:rPr>
                  <w:rFonts w:ascii="Times New Roman" w:hAnsi="Times New Roman"/>
                  <w:color w:val="993300"/>
                  <w:sz w:val="24"/>
                  <w:szCs w:val="24"/>
                </w:rPr>
                <w:instrText>-generic/1.0/location-time</w:instrText>
              </w:r>
            </w:ins>
            <w:ins w:id="732" w:author="Marc Florisson" w:date="2014-04-23T17:24:00Z">
              <w:r>
                <w:rPr>
                  <w:rFonts w:ascii="Times New Roman" w:hAnsi="Times New Roman"/>
                  <w:color w:val="993300"/>
                  <w:sz w:val="24"/>
                  <w:szCs w:val="24"/>
                </w:rPr>
                <w:instrText xml:space="preserve">" </w:instrText>
              </w:r>
              <w:r>
                <w:rPr>
                  <w:rFonts w:ascii="Times New Roman" w:hAnsi="Times New Roman"/>
                  <w:color w:val="993300"/>
                  <w:sz w:val="24"/>
                  <w:szCs w:val="24"/>
                </w:rPr>
                <w:fldChar w:fldCharType="separate"/>
              </w:r>
            </w:ins>
            <w:ins w:id="733" w:author="Marc Florisson" w:date="2014-02-21T17:28:00Z">
              <w:r w:rsidRPr="00D57100">
                <w:rPr>
                  <w:rStyle w:val="Lienhypertexte"/>
                  <w:rFonts w:ascii="Times New Roman" w:hAnsi="Times New Roman"/>
                  <w:sz w:val="24"/>
                  <w:szCs w:val="24"/>
                </w:rPr>
                <w:t>http://www.apiisim.fr/</w:t>
              </w:r>
            </w:ins>
            <w:ins w:id="734" w:author="Marc Florisson" w:date="2014-04-23T17:24:00Z">
              <w:r w:rsidRPr="00D57100">
                <w:rPr>
                  <w:rStyle w:val="Lienhypertexte"/>
                  <w:rFonts w:ascii="Times New Roman" w:hAnsi="Times New Roman"/>
                  <w:sz w:val="24"/>
                  <w:szCs w:val="24"/>
                </w:rPr>
                <w:t>mis</w:t>
              </w:r>
            </w:ins>
            <w:ins w:id="735" w:author="Marc Florisson" w:date="2014-02-21T17:28:00Z">
              <w:r w:rsidRPr="00D57100">
                <w:rPr>
                  <w:rStyle w:val="Lienhypertexte"/>
                  <w:rFonts w:ascii="Times New Roman" w:hAnsi="Times New Roman"/>
                  <w:sz w:val="24"/>
                  <w:szCs w:val="24"/>
                </w:rPr>
                <w:t>-generic/1.0/location-time</w:t>
              </w:r>
            </w:ins>
            <w:ins w:id="736" w:author="Marc Florisson" w:date="2014-04-23T17:24:00Z">
              <w:r>
                <w:rPr>
                  <w:rFonts w:ascii="Times New Roman" w:hAnsi="Times New Roman"/>
                  <w:color w:val="993300"/>
                  <w:sz w:val="24"/>
                  <w:szCs w:val="24"/>
                </w:rPr>
                <w:fldChar w:fldCharType="end"/>
              </w:r>
            </w:ins>
          </w:p>
        </w:tc>
      </w:tr>
      <w:tr w:rsidR="00B2263C" w14:paraId="05316111" w14:textId="77777777" w:rsidTr="00B67B9F">
        <w:trPr>
          <w:ins w:id="737" w:author="Marc Florisson" w:date="2014-02-21T17:28:00Z"/>
        </w:trPr>
        <w:tc>
          <w:tcPr>
            <w:tcW w:w="2376" w:type="dxa"/>
            <w:tcPrChange w:id="738" w:author="Marc Florisson" w:date="2014-04-24T10:06:00Z">
              <w:tcPr>
                <w:tcW w:w="2235" w:type="dxa"/>
              </w:tcPr>
            </w:tcPrChange>
          </w:tcPr>
          <w:p w14:paraId="17DAC0BF" w14:textId="7687CA0C" w:rsidR="00B2263C" w:rsidRPr="004330D8" w:rsidRDefault="00A650E1" w:rsidP="0030138C">
            <w:pPr>
              <w:tabs>
                <w:tab w:val="left" w:pos="5280"/>
              </w:tabs>
              <w:jc w:val="left"/>
              <w:rPr>
                <w:ins w:id="739" w:author="Marc Florisson" w:date="2014-02-25T16:22:00Z"/>
                <w:rFonts w:ascii="Times New Roman" w:hAnsi="Times New Roman"/>
                <w:color w:val="993300"/>
                <w:sz w:val="24"/>
                <w:szCs w:val="24"/>
              </w:rPr>
            </w:pPr>
            <w:ins w:id="740" w:author="Marc Florisson" w:date="2014-04-23T17:25:00Z">
              <w:r>
                <w:t>Mis</w:t>
              </w:r>
            </w:ins>
            <w:ins w:id="741" w:author="Marc Florisson" w:date="2014-02-25T16:22:00Z">
              <w:r w:rsidR="00B2263C">
                <w:t>Protocol.xsd</w:t>
              </w:r>
            </w:ins>
          </w:p>
        </w:tc>
        <w:tc>
          <w:tcPr>
            <w:tcW w:w="1134" w:type="dxa"/>
            <w:tcPrChange w:id="742" w:author="Marc Florisson" w:date="2014-04-24T10:06:00Z">
              <w:tcPr>
                <w:tcW w:w="1417" w:type="dxa"/>
              </w:tcPr>
            </w:tcPrChange>
          </w:tcPr>
          <w:p w14:paraId="25410C36" w14:textId="59D12D0B" w:rsidR="00B2263C" w:rsidRPr="004330D8" w:rsidRDefault="00B2263C" w:rsidP="0030138C">
            <w:pPr>
              <w:tabs>
                <w:tab w:val="left" w:pos="5280"/>
              </w:tabs>
              <w:jc w:val="left"/>
              <w:rPr>
                <w:ins w:id="743" w:author="Marc Florisson" w:date="2014-02-25T16:22:00Z"/>
                <w:rFonts w:ascii="Times New Roman" w:hAnsi="Times New Roman"/>
                <w:color w:val="993300"/>
                <w:sz w:val="24"/>
                <w:szCs w:val="24"/>
              </w:rPr>
            </w:pPr>
            <w:ins w:id="744" w:author="Marc Florisson" w:date="2014-02-25T16:25:00Z">
              <w:r>
                <w:rPr>
                  <w:rFonts w:ascii="Times New Roman" w:hAnsi="Times New Roman"/>
                  <w:color w:val="993300"/>
                  <w:sz w:val="24"/>
                  <w:szCs w:val="24"/>
                </w:rPr>
                <w:t>X</w:t>
              </w:r>
            </w:ins>
          </w:p>
        </w:tc>
        <w:tc>
          <w:tcPr>
            <w:tcW w:w="1134" w:type="dxa"/>
            <w:tcPrChange w:id="745" w:author="Marc Florisson" w:date="2014-04-24T10:06:00Z">
              <w:tcPr>
                <w:tcW w:w="1418" w:type="dxa"/>
              </w:tcPr>
            </w:tcPrChange>
          </w:tcPr>
          <w:p w14:paraId="3EE31CA3" w14:textId="661DEE04" w:rsidR="00B2263C" w:rsidRPr="004330D8" w:rsidRDefault="00B2263C" w:rsidP="0030138C">
            <w:pPr>
              <w:tabs>
                <w:tab w:val="left" w:pos="5280"/>
              </w:tabs>
              <w:jc w:val="left"/>
              <w:rPr>
                <w:ins w:id="746" w:author="Marc Florisson" w:date="2014-02-25T16:21:00Z"/>
                <w:rFonts w:ascii="Times New Roman" w:hAnsi="Times New Roman"/>
                <w:color w:val="993300"/>
                <w:sz w:val="24"/>
                <w:szCs w:val="24"/>
              </w:rPr>
            </w:pPr>
          </w:p>
        </w:tc>
        <w:tc>
          <w:tcPr>
            <w:tcW w:w="4678" w:type="dxa"/>
            <w:tcPrChange w:id="747" w:author="Marc Florisson" w:date="2014-04-24T10:06:00Z">
              <w:tcPr>
                <w:tcW w:w="4252" w:type="dxa"/>
              </w:tcPr>
            </w:tcPrChange>
          </w:tcPr>
          <w:p w14:paraId="67B11BD8" w14:textId="1E0156CC" w:rsidR="00B2263C" w:rsidRPr="004330D8" w:rsidRDefault="00744CAA" w:rsidP="00744CAA">
            <w:pPr>
              <w:tabs>
                <w:tab w:val="left" w:pos="5280"/>
              </w:tabs>
              <w:jc w:val="left"/>
              <w:rPr>
                <w:ins w:id="748" w:author="Marc Florisson" w:date="2014-02-21T17:28:00Z"/>
                <w:rFonts w:ascii="Times New Roman" w:hAnsi="Times New Roman"/>
                <w:color w:val="993300"/>
                <w:sz w:val="24"/>
                <w:szCs w:val="24"/>
              </w:rPr>
            </w:pPr>
            <w:ins w:id="749" w:author="Marc Florisson" w:date="2014-04-23T17:24:00Z">
              <w:r>
                <w:rPr>
                  <w:rFonts w:ascii="Times New Roman" w:hAnsi="Times New Roman"/>
                  <w:color w:val="993300"/>
                  <w:sz w:val="24"/>
                  <w:szCs w:val="24"/>
                </w:rPr>
                <w:fldChar w:fldCharType="begin"/>
              </w:r>
              <w:r>
                <w:rPr>
                  <w:rFonts w:ascii="Times New Roman" w:hAnsi="Times New Roman"/>
                  <w:color w:val="993300"/>
                  <w:sz w:val="24"/>
                  <w:szCs w:val="24"/>
                </w:rPr>
                <w:instrText xml:space="preserve"> HYPERLINK "</w:instrText>
              </w:r>
            </w:ins>
            <w:ins w:id="750" w:author="Marc Florisson" w:date="2014-02-21T17:28:00Z">
              <w:r w:rsidRPr="004330D8">
                <w:rPr>
                  <w:rFonts w:ascii="Times New Roman" w:hAnsi="Times New Roman"/>
                  <w:color w:val="993300"/>
                  <w:sz w:val="24"/>
                  <w:szCs w:val="24"/>
                </w:rPr>
                <w:instrText>http://www.apiisim.fr/</w:instrText>
              </w:r>
            </w:ins>
            <w:ins w:id="751" w:author="Marc Florisson" w:date="2014-04-23T17:24:00Z">
              <w:r>
                <w:rPr>
                  <w:rFonts w:ascii="Times New Roman" w:hAnsi="Times New Roman"/>
                  <w:color w:val="993300"/>
                  <w:sz w:val="24"/>
                  <w:szCs w:val="24"/>
                </w:rPr>
                <w:instrText>mis</w:instrText>
              </w:r>
            </w:ins>
            <w:ins w:id="752" w:author="Marc Florisson" w:date="2014-02-21T17:28:00Z">
              <w:r w:rsidRPr="004330D8">
                <w:rPr>
                  <w:rFonts w:ascii="Times New Roman" w:hAnsi="Times New Roman"/>
                  <w:color w:val="993300"/>
                  <w:sz w:val="24"/>
                  <w:szCs w:val="24"/>
                </w:rPr>
                <w:instrText>-generic/1.0/protocol</w:instrText>
              </w:r>
            </w:ins>
            <w:ins w:id="753" w:author="Marc Florisson" w:date="2014-04-23T17:24:00Z">
              <w:r>
                <w:rPr>
                  <w:rFonts w:ascii="Times New Roman" w:hAnsi="Times New Roman"/>
                  <w:color w:val="993300"/>
                  <w:sz w:val="24"/>
                  <w:szCs w:val="24"/>
                </w:rPr>
                <w:instrText xml:space="preserve">" </w:instrText>
              </w:r>
              <w:r>
                <w:rPr>
                  <w:rFonts w:ascii="Times New Roman" w:hAnsi="Times New Roman"/>
                  <w:color w:val="993300"/>
                  <w:sz w:val="24"/>
                  <w:szCs w:val="24"/>
                </w:rPr>
                <w:fldChar w:fldCharType="separate"/>
              </w:r>
            </w:ins>
            <w:ins w:id="754" w:author="Marc Florisson" w:date="2014-02-21T17:28:00Z">
              <w:r w:rsidRPr="00D57100">
                <w:rPr>
                  <w:rStyle w:val="Lienhypertexte"/>
                  <w:rFonts w:ascii="Times New Roman" w:hAnsi="Times New Roman"/>
                  <w:sz w:val="24"/>
                  <w:szCs w:val="24"/>
                </w:rPr>
                <w:t>http://www.apiisim.fr/</w:t>
              </w:r>
            </w:ins>
            <w:ins w:id="755" w:author="Marc Florisson" w:date="2014-04-23T17:24:00Z">
              <w:r w:rsidRPr="00D57100">
                <w:rPr>
                  <w:rStyle w:val="Lienhypertexte"/>
                  <w:rFonts w:ascii="Times New Roman" w:hAnsi="Times New Roman"/>
                  <w:sz w:val="24"/>
                  <w:szCs w:val="24"/>
                </w:rPr>
                <w:t>mis</w:t>
              </w:r>
            </w:ins>
            <w:ins w:id="756" w:author="Marc Florisson" w:date="2014-02-21T17:28:00Z">
              <w:r w:rsidRPr="00D57100">
                <w:rPr>
                  <w:rStyle w:val="Lienhypertexte"/>
                  <w:rFonts w:ascii="Times New Roman" w:hAnsi="Times New Roman"/>
                  <w:sz w:val="24"/>
                  <w:szCs w:val="24"/>
                </w:rPr>
                <w:t>-generic/1.0/protocol</w:t>
              </w:r>
            </w:ins>
            <w:ins w:id="757" w:author="Marc Florisson" w:date="2014-04-23T17:24:00Z">
              <w:r>
                <w:rPr>
                  <w:rFonts w:ascii="Times New Roman" w:hAnsi="Times New Roman"/>
                  <w:color w:val="993300"/>
                  <w:sz w:val="24"/>
                  <w:szCs w:val="24"/>
                </w:rPr>
                <w:fldChar w:fldCharType="end"/>
              </w:r>
            </w:ins>
          </w:p>
        </w:tc>
      </w:tr>
      <w:tr w:rsidR="00B2263C" w14:paraId="167851BC" w14:textId="77777777" w:rsidTr="00B67B9F">
        <w:trPr>
          <w:ins w:id="758" w:author="Marc Florisson" w:date="2014-02-21T17:28:00Z"/>
        </w:trPr>
        <w:tc>
          <w:tcPr>
            <w:tcW w:w="2376" w:type="dxa"/>
            <w:tcPrChange w:id="759" w:author="Marc Florisson" w:date="2014-04-24T10:06:00Z">
              <w:tcPr>
                <w:tcW w:w="2235" w:type="dxa"/>
              </w:tcPr>
            </w:tcPrChange>
          </w:tcPr>
          <w:p w14:paraId="1758E8E4" w14:textId="25C41BEE" w:rsidR="00B2263C" w:rsidRPr="004330D8" w:rsidRDefault="00A650E1" w:rsidP="0030138C">
            <w:pPr>
              <w:tabs>
                <w:tab w:val="left" w:pos="5280"/>
              </w:tabs>
              <w:jc w:val="left"/>
              <w:rPr>
                <w:ins w:id="760" w:author="Marc Florisson" w:date="2014-02-25T16:22:00Z"/>
                <w:rFonts w:ascii="Times New Roman" w:hAnsi="Times New Roman"/>
                <w:color w:val="993300"/>
                <w:sz w:val="24"/>
                <w:szCs w:val="24"/>
              </w:rPr>
            </w:pPr>
            <w:ins w:id="761" w:author="Marc Florisson" w:date="2014-04-23T17:25:00Z">
              <w:r>
                <w:t>Mis</w:t>
              </w:r>
            </w:ins>
            <w:ins w:id="762" w:author="Marc Florisson" w:date="2014-02-25T16:22:00Z">
              <w:r w:rsidR="00B2263C">
                <w:t>PlanTrip.xsd</w:t>
              </w:r>
            </w:ins>
          </w:p>
        </w:tc>
        <w:tc>
          <w:tcPr>
            <w:tcW w:w="1134" w:type="dxa"/>
            <w:tcPrChange w:id="763" w:author="Marc Florisson" w:date="2014-04-24T10:06:00Z">
              <w:tcPr>
                <w:tcW w:w="1417" w:type="dxa"/>
              </w:tcPr>
            </w:tcPrChange>
          </w:tcPr>
          <w:p w14:paraId="4429D8CF" w14:textId="48B9EE1D" w:rsidR="00B2263C" w:rsidRPr="004330D8" w:rsidRDefault="00B2263C" w:rsidP="0030138C">
            <w:pPr>
              <w:tabs>
                <w:tab w:val="left" w:pos="5280"/>
              </w:tabs>
              <w:jc w:val="left"/>
              <w:rPr>
                <w:ins w:id="764" w:author="Marc Florisson" w:date="2014-02-25T16:22:00Z"/>
                <w:rFonts w:ascii="Times New Roman" w:hAnsi="Times New Roman"/>
                <w:color w:val="993300"/>
                <w:sz w:val="24"/>
                <w:szCs w:val="24"/>
              </w:rPr>
            </w:pPr>
            <w:ins w:id="765" w:author="Marc Florisson" w:date="2014-02-25T16:25:00Z">
              <w:r>
                <w:rPr>
                  <w:rFonts w:ascii="Times New Roman" w:hAnsi="Times New Roman"/>
                  <w:color w:val="993300"/>
                  <w:sz w:val="24"/>
                  <w:szCs w:val="24"/>
                </w:rPr>
                <w:t>X</w:t>
              </w:r>
            </w:ins>
          </w:p>
        </w:tc>
        <w:tc>
          <w:tcPr>
            <w:tcW w:w="1134" w:type="dxa"/>
            <w:tcPrChange w:id="766" w:author="Marc Florisson" w:date="2014-04-24T10:06:00Z">
              <w:tcPr>
                <w:tcW w:w="1418" w:type="dxa"/>
              </w:tcPr>
            </w:tcPrChange>
          </w:tcPr>
          <w:p w14:paraId="6F9F5793" w14:textId="4B7E37A7" w:rsidR="00B2263C" w:rsidRPr="004330D8" w:rsidRDefault="00B2263C" w:rsidP="0030138C">
            <w:pPr>
              <w:tabs>
                <w:tab w:val="left" w:pos="5280"/>
              </w:tabs>
              <w:jc w:val="left"/>
              <w:rPr>
                <w:ins w:id="767" w:author="Marc Florisson" w:date="2014-02-25T16:21:00Z"/>
                <w:rFonts w:ascii="Times New Roman" w:hAnsi="Times New Roman"/>
                <w:color w:val="993300"/>
                <w:sz w:val="24"/>
                <w:szCs w:val="24"/>
              </w:rPr>
            </w:pPr>
          </w:p>
        </w:tc>
        <w:tc>
          <w:tcPr>
            <w:tcW w:w="4678" w:type="dxa"/>
            <w:tcPrChange w:id="768" w:author="Marc Florisson" w:date="2014-04-24T10:06:00Z">
              <w:tcPr>
                <w:tcW w:w="4252" w:type="dxa"/>
              </w:tcPr>
            </w:tcPrChange>
          </w:tcPr>
          <w:p w14:paraId="5265845E" w14:textId="6CFBDC18" w:rsidR="00B2263C" w:rsidRPr="004330D8" w:rsidRDefault="00744CAA" w:rsidP="00744CAA">
            <w:pPr>
              <w:tabs>
                <w:tab w:val="left" w:pos="5280"/>
              </w:tabs>
              <w:jc w:val="left"/>
              <w:rPr>
                <w:ins w:id="769" w:author="Marc Florisson" w:date="2014-02-21T17:28:00Z"/>
                <w:rFonts w:ascii="Times New Roman" w:hAnsi="Times New Roman"/>
                <w:color w:val="993300"/>
                <w:sz w:val="24"/>
                <w:szCs w:val="24"/>
              </w:rPr>
            </w:pPr>
            <w:ins w:id="770" w:author="Marc Florisson" w:date="2014-04-23T17:24:00Z">
              <w:r>
                <w:rPr>
                  <w:rFonts w:ascii="Times New Roman" w:hAnsi="Times New Roman"/>
                  <w:color w:val="993300"/>
                  <w:sz w:val="24"/>
                  <w:szCs w:val="24"/>
                </w:rPr>
                <w:fldChar w:fldCharType="begin"/>
              </w:r>
              <w:r>
                <w:rPr>
                  <w:rFonts w:ascii="Times New Roman" w:hAnsi="Times New Roman"/>
                  <w:color w:val="993300"/>
                  <w:sz w:val="24"/>
                  <w:szCs w:val="24"/>
                </w:rPr>
                <w:instrText xml:space="preserve"> HYPERLINK "</w:instrText>
              </w:r>
            </w:ins>
            <w:ins w:id="771" w:author="Marc Florisson" w:date="2014-02-21T17:28:00Z">
              <w:r w:rsidRPr="004330D8">
                <w:rPr>
                  <w:rFonts w:ascii="Times New Roman" w:hAnsi="Times New Roman"/>
                  <w:color w:val="993300"/>
                  <w:sz w:val="24"/>
                  <w:szCs w:val="24"/>
                </w:rPr>
                <w:instrText>http://www.apiisim.fr/</w:instrText>
              </w:r>
            </w:ins>
            <w:ins w:id="772" w:author="Marc Florisson" w:date="2014-04-23T17:24:00Z">
              <w:r>
                <w:rPr>
                  <w:rFonts w:ascii="Times New Roman" w:hAnsi="Times New Roman"/>
                  <w:color w:val="993300"/>
                  <w:sz w:val="24"/>
                  <w:szCs w:val="24"/>
                </w:rPr>
                <w:instrText>mis</w:instrText>
              </w:r>
            </w:ins>
            <w:ins w:id="773" w:author="Marc Florisson" w:date="2014-02-21T17:28:00Z">
              <w:r w:rsidRPr="004330D8">
                <w:rPr>
                  <w:rFonts w:ascii="Times New Roman" w:hAnsi="Times New Roman"/>
                  <w:color w:val="993300"/>
                  <w:sz w:val="24"/>
                  <w:szCs w:val="24"/>
                </w:rPr>
                <w:instrText>-generic/1.0/plantrip</w:instrText>
              </w:r>
            </w:ins>
            <w:ins w:id="774" w:author="Marc Florisson" w:date="2014-04-23T17:24:00Z">
              <w:r>
                <w:rPr>
                  <w:rFonts w:ascii="Times New Roman" w:hAnsi="Times New Roman"/>
                  <w:color w:val="993300"/>
                  <w:sz w:val="24"/>
                  <w:szCs w:val="24"/>
                </w:rPr>
                <w:instrText xml:space="preserve">" </w:instrText>
              </w:r>
              <w:r>
                <w:rPr>
                  <w:rFonts w:ascii="Times New Roman" w:hAnsi="Times New Roman"/>
                  <w:color w:val="993300"/>
                  <w:sz w:val="24"/>
                  <w:szCs w:val="24"/>
                </w:rPr>
                <w:fldChar w:fldCharType="separate"/>
              </w:r>
            </w:ins>
            <w:ins w:id="775" w:author="Marc Florisson" w:date="2014-02-21T17:28:00Z">
              <w:r w:rsidRPr="00D57100">
                <w:rPr>
                  <w:rStyle w:val="Lienhypertexte"/>
                  <w:rFonts w:ascii="Times New Roman" w:hAnsi="Times New Roman"/>
                  <w:sz w:val="24"/>
                  <w:szCs w:val="24"/>
                </w:rPr>
                <w:t>http://www.apiisim.fr/</w:t>
              </w:r>
            </w:ins>
            <w:ins w:id="776" w:author="Marc Florisson" w:date="2014-04-23T17:24:00Z">
              <w:r w:rsidRPr="00D57100">
                <w:rPr>
                  <w:rStyle w:val="Lienhypertexte"/>
                  <w:rFonts w:ascii="Times New Roman" w:hAnsi="Times New Roman"/>
                  <w:sz w:val="24"/>
                  <w:szCs w:val="24"/>
                </w:rPr>
                <w:t>mis</w:t>
              </w:r>
            </w:ins>
            <w:ins w:id="777" w:author="Marc Florisson" w:date="2014-02-21T17:28:00Z">
              <w:r w:rsidRPr="00D57100">
                <w:rPr>
                  <w:rStyle w:val="Lienhypertexte"/>
                  <w:rFonts w:ascii="Times New Roman" w:hAnsi="Times New Roman"/>
                  <w:sz w:val="24"/>
                  <w:szCs w:val="24"/>
                </w:rPr>
                <w:t>-generic/1.0/plantrip</w:t>
              </w:r>
            </w:ins>
            <w:ins w:id="778" w:author="Marc Florisson" w:date="2014-04-23T17:24:00Z">
              <w:r>
                <w:rPr>
                  <w:rFonts w:ascii="Times New Roman" w:hAnsi="Times New Roman"/>
                  <w:color w:val="993300"/>
                  <w:sz w:val="24"/>
                  <w:szCs w:val="24"/>
                </w:rPr>
                <w:fldChar w:fldCharType="end"/>
              </w:r>
            </w:ins>
          </w:p>
        </w:tc>
      </w:tr>
      <w:tr w:rsidR="00B2263C" w14:paraId="6E81EAF9" w14:textId="77777777" w:rsidTr="00B67B9F">
        <w:trPr>
          <w:ins w:id="779" w:author="Marc Florisson" w:date="2014-02-21T17:28:00Z"/>
        </w:trPr>
        <w:tc>
          <w:tcPr>
            <w:tcW w:w="2376" w:type="dxa"/>
            <w:tcPrChange w:id="780" w:author="Marc Florisson" w:date="2014-04-24T10:06:00Z">
              <w:tcPr>
                <w:tcW w:w="2235" w:type="dxa"/>
              </w:tcPr>
            </w:tcPrChange>
          </w:tcPr>
          <w:p w14:paraId="7F0F9CAE" w14:textId="40784254" w:rsidR="00B2263C" w:rsidRPr="004330D8" w:rsidRDefault="00A650E1" w:rsidP="0030138C">
            <w:pPr>
              <w:tabs>
                <w:tab w:val="left" w:pos="5280"/>
              </w:tabs>
              <w:jc w:val="left"/>
              <w:rPr>
                <w:ins w:id="781" w:author="Marc Florisson" w:date="2014-02-25T16:22:00Z"/>
                <w:rFonts w:ascii="Times New Roman" w:hAnsi="Times New Roman"/>
                <w:color w:val="993300"/>
                <w:sz w:val="24"/>
                <w:szCs w:val="24"/>
              </w:rPr>
            </w:pPr>
            <w:ins w:id="782" w:author="Marc Florisson" w:date="2014-04-23T17:25:00Z">
              <w:r>
                <w:t>Mis</w:t>
              </w:r>
            </w:ins>
            <w:ins w:id="783" w:author="Marc Florisson" w:date="2014-02-25T16:22:00Z">
              <w:r w:rsidR="00B2263C">
                <w:t>PlanSumedUpTrip.xsd</w:t>
              </w:r>
            </w:ins>
          </w:p>
        </w:tc>
        <w:tc>
          <w:tcPr>
            <w:tcW w:w="1134" w:type="dxa"/>
            <w:tcPrChange w:id="784" w:author="Marc Florisson" w:date="2014-04-24T10:06:00Z">
              <w:tcPr>
                <w:tcW w:w="1417" w:type="dxa"/>
              </w:tcPr>
            </w:tcPrChange>
          </w:tcPr>
          <w:p w14:paraId="0FD7FBE2" w14:textId="1FF0B6B0" w:rsidR="00B2263C" w:rsidRPr="004330D8" w:rsidRDefault="00B2263C" w:rsidP="0030138C">
            <w:pPr>
              <w:tabs>
                <w:tab w:val="left" w:pos="5280"/>
              </w:tabs>
              <w:jc w:val="left"/>
              <w:rPr>
                <w:ins w:id="785" w:author="Marc Florisson" w:date="2014-02-25T16:22:00Z"/>
                <w:rFonts w:ascii="Times New Roman" w:hAnsi="Times New Roman"/>
                <w:color w:val="993300"/>
                <w:sz w:val="24"/>
                <w:szCs w:val="24"/>
              </w:rPr>
            </w:pPr>
            <w:ins w:id="786" w:author="Marc Florisson" w:date="2014-02-25T16:25:00Z">
              <w:r>
                <w:rPr>
                  <w:rFonts w:ascii="Times New Roman" w:hAnsi="Times New Roman"/>
                  <w:color w:val="993300"/>
                  <w:sz w:val="24"/>
                  <w:szCs w:val="24"/>
                </w:rPr>
                <w:t>X</w:t>
              </w:r>
            </w:ins>
          </w:p>
        </w:tc>
        <w:tc>
          <w:tcPr>
            <w:tcW w:w="1134" w:type="dxa"/>
            <w:tcPrChange w:id="787" w:author="Marc Florisson" w:date="2014-04-24T10:06:00Z">
              <w:tcPr>
                <w:tcW w:w="1418" w:type="dxa"/>
              </w:tcPr>
            </w:tcPrChange>
          </w:tcPr>
          <w:p w14:paraId="593851BF" w14:textId="146F608F" w:rsidR="00B2263C" w:rsidRPr="004330D8" w:rsidRDefault="00B2263C" w:rsidP="0030138C">
            <w:pPr>
              <w:tabs>
                <w:tab w:val="left" w:pos="5280"/>
              </w:tabs>
              <w:jc w:val="left"/>
              <w:rPr>
                <w:ins w:id="788" w:author="Marc Florisson" w:date="2014-02-25T16:21:00Z"/>
                <w:rFonts w:ascii="Times New Roman" w:hAnsi="Times New Roman"/>
                <w:color w:val="993300"/>
                <w:sz w:val="24"/>
                <w:szCs w:val="24"/>
              </w:rPr>
            </w:pPr>
          </w:p>
        </w:tc>
        <w:tc>
          <w:tcPr>
            <w:tcW w:w="4678" w:type="dxa"/>
            <w:tcPrChange w:id="789" w:author="Marc Florisson" w:date="2014-04-24T10:06:00Z">
              <w:tcPr>
                <w:tcW w:w="4252" w:type="dxa"/>
              </w:tcPr>
            </w:tcPrChange>
          </w:tcPr>
          <w:p w14:paraId="20E467C0" w14:textId="7D8C2BCB" w:rsidR="00B2263C" w:rsidRPr="004330D8" w:rsidRDefault="00744CAA" w:rsidP="00744CAA">
            <w:pPr>
              <w:tabs>
                <w:tab w:val="left" w:pos="5280"/>
              </w:tabs>
              <w:jc w:val="left"/>
              <w:rPr>
                <w:ins w:id="790" w:author="Marc Florisson" w:date="2014-02-21T17:28:00Z"/>
                <w:rFonts w:ascii="Times New Roman" w:hAnsi="Times New Roman"/>
                <w:color w:val="993300"/>
                <w:sz w:val="24"/>
                <w:szCs w:val="24"/>
              </w:rPr>
            </w:pPr>
            <w:ins w:id="791" w:author="Marc Florisson" w:date="2014-04-23T17:24:00Z">
              <w:r>
                <w:rPr>
                  <w:rFonts w:ascii="Times New Roman" w:hAnsi="Times New Roman"/>
                  <w:color w:val="993300"/>
                  <w:sz w:val="24"/>
                  <w:szCs w:val="24"/>
                </w:rPr>
                <w:fldChar w:fldCharType="begin"/>
              </w:r>
              <w:r>
                <w:rPr>
                  <w:rFonts w:ascii="Times New Roman" w:hAnsi="Times New Roman"/>
                  <w:color w:val="993300"/>
                  <w:sz w:val="24"/>
                  <w:szCs w:val="24"/>
                </w:rPr>
                <w:instrText xml:space="preserve"> HYPERLINK "</w:instrText>
              </w:r>
            </w:ins>
            <w:ins w:id="792" w:author="Marc Florisson" w:date="2014-02-21T17:28:00Z">
              <w:r w:rsidRPr="004330D8">
                <w:rPr>
                  <w:rFonts w:ascii="Times New Roman" w:hAnsi="Times New Roman"/>
                  <w:color w:val="993300"/>
                  <w:sz w:val="24"/>
                  <w:szCs w:val="24"/>
                </w:rPr>
                <w:instrText>http://www.apiisim.fr/</w:instrText>
              </w:r>
            </w:ins>
            <w:ins w:id="793" w:author="Marc Florisson" w:date="2014-04-23T17:24:00Z">
              <w:r>
                <w:rPr>
                  <w:rFonts w:ascii="Times New Roman" w:hAnsi="Times New Roman"/>
                  <w:color w:val="993300"/>
                  <w:sz w:val="24"/>
                  <w:szCs w:val="24"/>
                </w:rPr>
                <w:instrText>mis</w:instrText>
              </w:r>
            </w:ins>
            <w:ins w:id="794" w:author="Marc Florisson" w:date="2014-02-21T17:28:00Z">
              <w:r w:rsidRPr="004330D8">
                <w:rPr>
                  <w:rFonts w:ascii="Times New Roman" w:hAnsi="Times New Roman"/>
                  <w:color w:val="993300"/>
                  <w:sz w:val="24"/>
                  <w:szCs w:val="24"/>
                </w:rPr>
                <w:instrText>-generic/1.0/plantrip</w:instrText>
              </w:r>
            </w:ins>
            <w:ins w:id="795" w:author="Marc Florisson" w:date="2014-04-23T17:24:00Z">
              <w:r>
                <w:rPr>
                  <w:rFonts w:ascii="Times New Roman" w:hAnsi="Times New Roman"/>
                  <w:color w:val="993300"/>
                  <w:sz w:val="24"/>
                  <w:szCs w:val="24"/>
                </w:rPr>
                <w:instrText xml:space="preserve">" </w:instrText>
              </w:r>
              <w:r>
                <w:rPr>
                  <w:rFonts w:ascii="Times New Roman" w:hAnsi="Times New Roman"/>
                  <w:color w:val="993300"/>
                  <w:sz w:val="24"/>
                  <w:szCs w:val="24"/>
                </w:rPr>
                <w:fldChar w:fldCharType="separate"/>
              </w:r>
            </w:ins>
            <w:ins w:id="796" w:author="Marc Florisson" w:date="2014-02-21T17:28:00Z">
              <w:r w:rsidRPr="00D57100">
                <w:rPr>
                  <w:rStyle w:val="Lienhypertexte"/>
                  <w:rFonts w:ascii="Times New Roman" w:hAnsi="Times New Roman"/>
                  <w:sz w:val="24"/>
                  <w:szCs w:val="24"/>
                </w:rPr>
                <w:t>http://www.apiisim.fr/</w:t>
              </w:r>
            </w:ins>
            <w:ins w:id="797" w:author="Marc Florisson" w:date="2014-04-23T17:24:00Z">
              <w:r w:rsidRPr="00D57100">
                <w:rPr>
                  <w:rStyle w:val="Lienhypertexte"/>
                  <w:rFonts w:ascii="Times New Roman" w:hAnsi="Times New Roman"/>
                  <w:sz w:val="24"/>
                  <w:szCs w:val="24"/>
                </w:rPr>
                <w:t>mis</w:t>
              </w:r>
            </w:ins>
            <w:ins w:id="798" w:author="Marc Florisson" w:date="2014-02-21T17:28:00Z">
              <w:r w:rsidRPr="00D57100">
                <w:rPr>
                  <w:rStyle w:val="Lienhypertexte"/>
                  <w:rFonts w:ascii="Times New Roman" w:hAnsi="Times New Roman"/>
                  <w:sz w:val="24"/>
                  <w:szCs w:val="24"/>
                </w:rPr>
                <w:t>-generic/1.0/plantrip</w:t>
              </w:r>
            </w:ins>
            <w:ins w:id="799" w:author="Marc Florisson" w:date="2014-04-23T17:24:00Z">
              <w:r>
                <w:rPr>
                  <w:rFonts w:ascii="Times New Roman" w:hAnsi="Times New Roman"/>
                  <w:color w:val="993300"/>
                  <w:sz w:val="24"/>
                  <w:szCs w:val="24"/>
                </w:rPr>
                <w:fldChar w:fldCharType="end"/>
              </w:r>
            </w:ins>
          </w:p>
        </w:tc>
      </w:tr>
      <w:tr w:rsidR="00B2263C" w14:paraId="2BC3D064" w14:textId="77777777" w:rsidTr="00B67B9F">
        <w:trPr>
          <w:ins w:id="800" w:author="Marc Florisson" w:date="2014-02-21T17:28:00Z"/>
        </w:trPr>
        <w:tc>
          <w:tcPr>
            <w:tcW w:w="2376" w:type="dxa"/>
            <w:tcPrChange w:id="801" w:author="Marc Florisson" w:date="2014-04-24T10:06:00Z">
              <w:tcPr>
                <w:tcW w:w="2235" w:type="dxa"/>
              </w:tcPr>
            </w:tcPrChange>
          </w:tcPr>
          <w:p w14:paraId="6FC53753" w14:textId="60E4224C" w:rsidR="00B2263C" w:rsidRPr="004330D8" w:rsidRDefault="00A650E1" w:rsidP="0030138C">
            <w:pPr>
              <w:tabs>
                <w:tab w:val="left" w:pos="5280"/>
              </w:tabs>
              <w:jc w:val="left"/>
              <w:rPr>
                <w:ins w:id="802" w:author="Marc Florisson" w:date="2014-02-25T16:22:00Z"/>
                <w:rFonts w:ascii="Times New Roman" w:hAnsi="Times New Roman"/>
                <w:color w:val="993300"/>
                <w:sz w:val="24"/>
                <w:szCs w:val="24"/>
              </w:rPr>
            </w:pPr>
            <w:ins w:id="803" w:author="Marc Florisson" w:date="2014-04-23T17:25:00Z">
              <w:r>
                <w:t>Mis</w:t>
              </w:r>
            </w:ins>
            <w:ins w:id="804" w:author="Marc Florisson" w:date="2014-02-25T16:22:00Z">
              <w:r w:rsidR="00B2263C">
                <w:t>CollectStops.xsd</w:t>
              </w:r>
            </w:ins>
          </w:p>
        </w:tc>
        <w:tc>
          <w:tcPr>
            <w:tcW w:w="1134" w:type="dxa"/>
            <w:tcPrChange w:id="805" w:author="Marc Florisson" w:date="2014-04-24T10:06:00Z">
              <w:tcPr>
                <w:tcW w:w="1417" w:type="dxa"/>
              </w:tcPr>
            </w:tcPrChange>
          </w:tcPr>
          <w:p w14:paraId="1073888D" w14:textId="709D43D8" w:rsidR="00B2263C" w:rsidRPr="004330D8" w:rsidRDefault="00B2263C" w:rsidP="0030138C">
            <w:pPr>
              <w:tabs>
                <w:tab w:val="left" w:pos="5280"/>
              </w:tabs>
              <w:jc w:val="left"/>
              <w:rPr>
                <w:ins w:id="806" w:author="Marc Florisson" w:date="2014-02-25T16:22:00Z"/>
                <w:rFonts w:ascii="Times New Roman" w:hAnsi="Times New Roman"/>
                <w:color w:val="993300"/>
                <w:sz w:val="24"/>
                <w:szCs w:val="24"/>
              </w:rPr>
            </w:pPr>
            <w:ins w:id="807" w:author="Marc Florisson" w:date="2014-02-25T16:25:00Z">
              <w:r>
                <w:rPr>
                  <w:rFonts w:ascii="Times New Roman" w:hAnsi="Times New Roman"/>
                  <w:color w:val="993300"/>
                  <w:sz w:val="24"/>
                  <w:szCs w:val="24"/>
                </w:rPr>
                <w:t>X</w:t>
              </w:r>
            </w:ins>
          </w:p>
        </w:tc>
        <w:tc>
          <w:tcPr>
            <w:tcW w:w="1134" w:type="dxa"/>
            <w:tcPrChange w:id="808" w:author="Marc Florisson" w:date="2014-04-24T10:06:00Z">
              <w:tcPr>
                <w:tcW w:w="1418" w:type="dxa"/>
              </w:tcPr>
            </w:tcPrChange>
          </w:tcPr>
          <w:p w14:paraId="3584FE2D" w14:textId="6BE6CDD6" w:rsidR="00B2263C" w:rsidRPr="004330D8" w:rsidRDefault="00B2263C" w:rsidP="0030138C">
            <w:pPr>
              <w:tabs>
                <w:tab w:val="left" w:pos="5280"/>
              </w:tabs>
              <w:jc w:val="left"/>
              <w:rPr>
                <w:ins w:id="809" w:author="Marc Florisson" w:date="2014-02-25T16:21:00Z"/>
                <w:rFonts w:ascii="Times New Roman" w:hAnsi="Times New Roman"/>
                <w:color w:val="993300"/>
                <w:sz w:val="24"/>
                <w:szCs w:val="24"/>
              </w:rPr>
            </w:pPr>
          </w:p>
        </w:tc>
        <w:tc>
          <w:tcPr>
            <w:tcW w:w="4678" w:type="dxa"/>
            <w:tcPrChange w:id="810" w:author="Marc Florisson" w:date="2014-04-24T10:06:00Z">
              <w:tcPr>
                <w:tcW w:w="4252" w:type="dxa"/>
              </w:tcPr>
            </w:tcPrChange>
          </w:tcPr>
          <w:p w14:paraId="0920348B" w14:textId="43A6505B" w:rsidR="00B2263C" w:rsidRPr="004330D8" w:rsidRDefault="00744CAA" w:rsidP="00744CAA">
            <w:pPr>
              <w:tabs>
                <w:tab w:val="left" w:pos="5280"/>
              </w:tabs>
              <w:jc w:val="left"/>
              <w:rPr>
                <w:ins w:id="811" w:author="Marc Florisson" w:date="2014-02-21T17:28:00Z"/>
                <w:rFonts w:ascii="Times New Roman" w:hAnsi="Times New Roman"/>
                <w:color w:val="993300"/>
                <w:sz w:val="24"/>
                <w:szCs w:val="24"/>
              </w:rPr>
            </w:pPr>
            <w:ins w:id="812" w:author="Marc Florisson" w:date="2014-04-23T17:24:00Z">
              <w:r>
                <w:rPr>
                  <w:rFonts w:ascii="Times New Roman" w:hAnsi="Times New Roman"/>
                  <w:color w:val="993300"/>
                  <w:sz w:val="24"/>
                  <w:szCs w:val="24"/>
                </w:rPr>
                <w:fldChar w:fldCharType="begin"/>
              </w:r>
              <w:r>
                <w:rPr>
                  <w:rFonts w:ascii="Times New Roman" w:hAnsi="Times New Roman"/>
                  <w:color w:val="993300"/>
                  <w:sz w:val="24"/>
                  <w:szCs w:val="24"/>
                </w:rPr>
                <w:instrText xml:space="preserve"> HYPERLINK "</w:instrText>
              </w:r>
            </w:ins>
            <w:ins w:id="813" w:author="Marc Florisson" w:date="2014-02-21T17:28:00Z">
              <w:r w:rsidRPr="004330D8">
                <w:rPr>
                  <w:rFonts w:ascii="Times New Roman" w:hAnsi="Times New Roman"/>
                  <w:color w:val="993300"/>
                  <w:sz w:val="24"/>
                  <w:szCs w:val="24"/>
                </w:rPr>
                <w:instrText>http://www.apiisim.fr/</w:instrText>
              </w:r>
            </w:ins>
            <w:ins w:id="814" w:author="Marc Florisson" w:date="2014-04-23T17:24:00Z">
              <w:r>
                <w:rPr>
                  <w:rFonts w:ascii="Times New Roman" w:hAnsi="Times New Roman"/>
                  <w:color w:val="993300"/>
                  <w:sz w:val="24"/>
                  <w:szCs w:val="24"/>
                </w:rPr>
                <w:instrText>mis</w:instrText>
              </w:r>
            </w:ins>
            <w:ins w:id="815" w:author="Marc Florisson" w:date="2014-02-21T17:28:00Z">
              <w:r w:rsidRPr="004330D8">
                <w:rPr>
                  <w:rFonts w:ascii="Times New Roman" w:hAnsi="Times New Roman"/>
                  <w:color w:val="993300"/>
                  <w:sz w:val="24"/>
                  <w:szCs w:val="24"/>
                </w:rPr>
                <w:instrText>-generic/1.0/col</w:instrText>
              </w:r>
              <w:r>
                <w:rPr>
                  <w:rFonts w:ascii="Times New Roman" w:hAnsi="Times New Roman"/>
                  <w:color w:val="993300"/>
                  <w:sz w:val="24"/>
                  <w:szCs w:val="24"/>
                </w:rPr>
                <w:instrText>l</w:instrText>
              </w:r>
              <w:r w:rsidRPr="004330D8">
                <w:rPr>
                  <w:rFonts w:ascii="Times New Roman" w:hAnsi="Times New Roman"/>
                  <w:color w:val="993300"/>
                  <w:sz w:val="24"/>
                  <w:szCs w:val="24"/>
                </w:rPr>
                <w:instrText>ect</w:instrText>
              </w:r>
              <w:r>
                <w:rPr>
                  <w:rFonts w:ascii="Times New Roman" w:hAnsi="Times New Roman"/>
                  <w:color w:val="993300"/>
                  <w:sz w:val="24"/>
                  <w:szCs w:val="24"/>
                </w:rPr>
                <w:instrText>-</w:instrText>
              </w:r>
              <w:r w:rsidRPr="004330D8">
                <w:rPr>
                  <w:rFonts w:ascii="Times New Roman" w:hAnsi="Times New Roman"/>
                  <w:color w:val="993300"/>
                  <w:sz w:val="24"/>
                  <w:szCs w:val="24"/>
                </w:rPr>
                <w:instrText>stops</w:instrText>
              </w:r>
            </w:ins>
            <w:ins w:id="816" w:author="Marc Florisson" w:date="2014-04-23T17:24:00Z">
              <w:r>
                <w:rPr>
                  <w:rFonts w:ascii="Times New Roman" w:hAnsi="Times New Roman"/>
                  <w:color w:val="993300"/>
                  <w:sz w:val="24"/>
                  <w:szCs w:val="24"/>
                </w:rPr>
                <w:instrText xml:space="preserve">" </w:instrText>
              </w:r>
              <w:r>
                <w:rPr>
                  <w:rFonts w:ascii="Times New Roman" w:hAnsi="Times New Roman"/>
                  <w:color w:val="993300"/>
                  <w:sz w:val="24"/>
                  <w:szCs w:val="24"/>
                </w:rPr>
                <w:fldChar w:fldCharType="separate"/>
              </w:r>
            </w:ins>
            <w:ins w:id="817" w:author="Marc Florisson" w:date="2014-02-21T17:28:00Z">
              <w:r w:rsidRPr="00D57100">
                <w:rPr>
                  <w:rStyle w:val="Lienhypertexte"/>
                  <w:rFonts w:ascii="Times New Roman" w:hAnsi="Times New Roman"/>
                  <w:sz w:val="24"/>
                  <w:szCs w:val="24"/>
                </w:rPr>
                <w:t>http://www.apiisim.fr/</w:t>
              </w:r>
            </w:ins>
            <w:ins w:id="818" w:author="Marc Florisson" w:date="2014-04-23T17:24:00Z">
              <w:r w:rsidRPr="00D57100">
                <w:rPr>
                  <w:rStyle w:val="Lienhypertexte"/>
                  <w:rFonts w:ascii="Times New Roman" w:hAnsi="Times New Roman"/>
                  <w:sz w:val="24"/>
                  <w:szCs w:val="24"/>
                </w:rPr>
                <w:t>mis</w:t>
              </w:r>
            </w:ins>
            <w:ins w:id="819" w:author="Marc Florisson" w:date="2014-02-21T17:28:00Z">
              <w:r w:rsidRPr="00D57100">
                <w:rPr>
                  <w:rStyle w:val="Lienhypertexte"/>
                  <w:rFonts w:ascii="Times New Roman" w:hAnsi="Times New Roman"/>
                  <w:sz w:val="24"/>
                  <w:szCs w:val="24"/>
                </w:rPr>
                <w:t>-generic/1.0/collect-stops</w:t>
              </w:r>
            </w:ins>
            <w:ins w:id="820" w:author="Marc Florisson" w:date="2014-04-23T17:24:00Z">
              <w:r>
                <w:rPr>
                  <w:rFonts w:ascii="Times New Roman" w:hAnsi="Times New Roman"/>
                  <w:color w:val="993300"/>
                  <w:sz w:val="24"/>
                  <w:szCs w:val="24"/>
                </w:rPr>
                <w:fldChar w:fldCharType="end"/>
              </w:r>
            </w:ins>
          </w:p>
        </w:tc>
      </w:tr>
      <w:tr w:rsidR="00B2263C" w14:paraId="7AE65E70" w14:textId="77777777" w:rsidTr="00B67B9F">
        <w:trPr>
          <w:ins w:id="821" w:author="Marc Florisson" w:date="2014-02-21T17:28:00Z"/>
        </w:trPr>
        <w:tc>
          <w:tcPr>
            <w:tcW w:w="2376" w:type="dxa"/>
            <w:tcPrChange w:id="822" w:author="Marc Florisson" w:date="2014-04-24T10:06:00Z">
              <w:tcPr>
                <w:tcW w:w="2235" w:type="dxa"/>
              </w:tcPr>
            </w:tcPrChange>
          </w:tcPr>
          <w:p w14:paraId="1D54806D" w14:textId="6A49E76A" w:rsidR="00B2263C" w:rsidRPr="004330D8" w:rsidRDefault="00A650E1" w:rsidP="0030138C">
            <w:pPr>
              <w:tabs>
                <w:tab w:val="left" w:pos="5280"/>
              </w:tabs>
              <w:jc w:val="left"/>
              <w:rPr>
                <w:ins w:id="823" w:author="Marc Florisson" w:date="2014-02-25T16:22:00Z"/>
                <w:rFonts w:ascii="Times New Roman" w:hAnsi="Times New Roman"/>
                <w:color w:val="993300"/>
                <w:sz w:val="24"/>
                <w:szCs w:val="24"/>
              </w:rPr>
            </w:pPr>
            <w:ins w:id="824" w:author="Marc Florisson" w:date="2014-04-23T17:25:00Z">
              <w:r>
                <w:t>Mis</w:t>
              </w:r>
            </w:ins>
            <w:ins w:id="825" w:author="Marc Florisson" w:date="2014-02-25T16:22:00Z">
              <w:r w:rsidR="0021659E">
                <w:t>Capabilities</w:t>
              </w:r>
              <w:r w:rsidR="00B2263C">
                <w:t>.xsd</w:t>
              </w:r>
            </w:ins>
          </w:p>
        </w:tc>
        <w:tc>
          <w:tcPr>
            <w:tcW w:w="1134" w:type="dxa"/>
            <w:tcPrChange w:id="826" w:author="Marc Florisson" w:date="2014-04-24T10:06:00Z">
              <w:tcPr>
                <w:tcW w:w="1417" w:type="dxa"/>
              </w:tcPr>
            </w:tcPrChange>
          </w:tcPr>
          <w:p w14:paraId="29E4F241" w14:textId="5C40A15D" w:rsidR="00B2263C" w:rsidRPr="004330D8" w:rsidRDefault="00B2263C" w:rsidP="0030138C">
            <w:pPr>
              <w:tabs>
                <w:tab w:val="left" w:pos="5280"/>
              </w:tabs>
              <w:jc w:val="left"/>
              <w:rPr>
                <w:ins w:id="827" w:author="Marc Florisson" w:date="2014-02-25T16:22:00Z"/>
                <w:rFonts w:ascii="Times New Roman" w:hAnsi="Times New Roman"/>
                <w:color w:val="993300"/>
                <w:sz w:val="24"/>
                <w:szCs w:val="24"/>
              </w:rPr>
            </w:pPr>
            <w:ins w:id="828" w:author="Marc Florisson" w:date="2014-02-25T16:25:00Z">
              <w:r>
                <w:rPr>
                  <w:rFonts w:ascii="Times New Roman" w:hAnsi="Times New Roman"/>
                  <w:color w:val="993300"/>
                  <w:sz w:val="24"/>
                  <w:szCs w:val="24"/>
                </w:rPr>
                <w:t>X</w:t>
              </w:r>
            </w:ins>
          </w:p>
        </w:tc>
        <w:tc>
          <w:tcPr>
            <w:tcW w:w="1134" w:type="dxa"/>
            <w:tcPrChange w:id="829" w:author="Marc Florisson" w:date="2014-04-24T10:06:00Z">
              <w:tcPr>
                <w:tcW w:w="1418" w:type="dxa"/>
              </w:tcPr>
            </w:tcPrChange>
          </w:tcPr>
          <w:p w14:paraId="109F8A05" w14:textId="3B4A3BCD" w:rsidR="00B2263C" w:rsidRPr="004330D8" w:rsidRDefault="00B2263C" w:rsidP="0030138C">
            <w:pPr>
              <w:tabs>
                <w:tab w:val="left" w:pos="5280"/>
              </w:tabs>
              <w:jc w:val="left"/>
              <w:rPr>
                <w:ins w:id="830" w:author="Marc Florisson" w:date="2014-02-25T16:21:00Z"/>
                <w:rFonts w:ascii="Times New Roman" w:hAnsi="Times New Roman"/>
                <w:color w:val="993300"/>
                <w:sz w:val="24"/>
                <w:szCs w:val="24"/>
              </w:rPr>
            </w:pPr>
          </w:p>
        </w:tc>
        <w:tc>
          <w:tcPr>
            <w:tcW w:w="4678" w:type="dxa"/>
            <w:tcPrChange w:id="831" w:author="Marc Florisson" w:date="2014-04-24T10:06:00Z">
              <w:tcPr>
                <w:tcW w:w="4252" w:type="dxa"/>
              </w:tcPr>
            </w:tcPrChange>
          </w:tcPr>
          <w:p w14:paraId="121E5948" w14:textId="7A8D48B3" w:rsidR="00B2263C" w:rsidRPr="004330D8" w:rsidRDefault="00B2263C" w:rsidP="00744CAA">
            <w:pPr>
              <w:tabs>
                <w:tab w:val="left" w:pos="5280"/>
              </w:tabs>
              <w:jc w:val="left"/>
              <w:rPr>
                <w:ins w:id="832" w:author="Marc Florisson" w:date="2014-02-21T17:28:00Z"/>
                <w:rFonts w:ascii="Times New Roman" w:hAnsi="Times New Roman"/>
                <w:color w:val="993300"/>
                <w:sz w:val="24"/>
                <w:szCs w:val="24"/>
              </w:rPr>
            </w:pPr>
            <w:ins w:id="833" w:author="Marc Florisson" w:date="2014-02-21T17:28:00Z">
              <w:r w:rsidRPr="004330D8">
                <w:rPr>
                  <w:rFonts w:ascii="Times New Roman" w:hAnsi="Times New Roman"/>
                  <w:color w:val="993300"/>
                  <w:sz w:val="24"/>
                  <w:szCs w:val="24"/>
                </w:rPr>
                <w:t>http://www.apiisim.fr/</w:t>
              </w:r>
            </w:ins>
            <w:ins w:id="834" w:author="Marc Florisson" w:date="2014-04-23T17:24:00Z">
              <w:r w:rsidR="00744CAA">
                <w:rPr>
                  <w:rFonts w:ascii="Times New Roman" w:hAnsi="Times New Roman"/>
                  <w:color w:val="993300"/>
                  <w:sz w:val="24"/>
                  <w:szCs w:val="24"/>
                </w:rPr>
                <w:t>mis</w:t>
              </w:r>
            </w:ins>
            <w:ins w:id="835" w:author="Marc Florisson" w:date="2014-02-21T17:28:00Z">
              <w:r w:rsidRPr="004330D8">
                <w:rPr>
                  <w:rFonts w:ascii="Times New Roman" w:hAnsi="Times New Roman"/>
                  <w:color w:val="993300"/>
                  <w:sz w:val="24"/>
                  <w:szCs w:val="24"/>
                </w:rPr>
                <w:t>-generic/1.0/</w:t>
              </w:r>
              <w:r>
                <w:rPr>
                  <w:rFonts w:ascii="Times New Roman" w:hAnsi="Times New Roman"/>
                  <w:color w:val="993300"/>
                  <w:sz w:val="24"/>
                  <w:szCs w:val="24"/>
                </w:rPr>
                <w:t>capa</w:t>
              </w:r>
              <w:r w:rsidR="00F633CF">
                <w:rPr>
                  <w:rFonts w:ascii="Times New Roman" w:hAnsi="Times New Roman"/>
                  <w:color w:val="993300"/>
                  <w:sz w:val="24"/>
                  <w:szCs w:val="24"/>
                </w:rPr>
                <w:t>bilities</w:t>
              </w:r>
            </w:ins>
          </w:p>
        </w:tc>
      </w:tr>
      <w:tr w:rsidR="00B2263C" w14:paraId="2E0D2AFB" w14:textId="77777777" w:rsidTr="00B67B9F">
        <w:trPr>
          <w:ins w:id="836" w:author="Marc Florisson" w:date="2014-02-21T17:28:00Z"/>
        </w:trPr>
        <w:tc>
          <w:tcPr>
            <w:tcW w:w="2376" w:type="dxa"/>
            <w:tcPrChange w:id="837" w:author="Marc Florisson" w:date="2014-04-24T10:06:00Z">
              <w:tcPr>
                <w:tcW w:w="2235" w:type="dxa"/>
              </w:tcPr>
            </w:tcPrChange>
          </w:tcPr>
          <w:p w14:paraId="323CBC5D" w14:textId="390C777D" w:rsidR="00B2263C" w:rsidRPr="004330D8" w:rsidRDefault="00B2263C" w:rsidP="0030138C">
            <w:pPr>
              <w:tabs>
                <w:tab w:val="left" w:pos="5280"/>
              </w:tabs>
              <w:jc w:val="left"/>
              <w:rPr>
                <w:ins w:id="838" w:author="Marc Florisson" w:date="2014-02-25T16:22:00Z"/>
                <w:rFonts w:ascii="Times New Roman" w:hAnsi="Times New Roman"/>
                <w:color w:val="993300"/>
                <w:sz w:val="24"/>
                <w:szCs w:val="24"/>
              </w:rPr>
            </w:pPr>
            <w:ins w:id="839" w:author="Marc Florisson" w:date="2014-02-25T16:22:00Z">
              <w:r>
                <w:t>Protocol.xsd</w:t>
              </w:r>
            </w:ins>
          </w:p>
        </w:tc>
        <w:tc>
          <w:tcPr>
            <w:tcW w:w="1134" w:type="dxa"/>
            <w:tcPrChange w:id="840" w:author="Marc Florisson" w:date="2014-04-24T10:06:00Z">
              <w:tcPr>
                <w:tcW w:w="1417" w:type="dxa"/>
              </w:tcPr>
            </w:tcPrChange>
          </w:tcPr>
          <w:p w14:paraId="420180AA" w14:textId="4DCFA6BF" w:rsidR="00B2263C" w:rsidRPr="004330D8" w:rsidRDefault="00B2263C" w:rsidP="0030138C">
            <w:pPr>
              <w:tabs>
                <w:tab w:val="left" w:pos="5280"/>
              </w:tabs>
              <w:jc w:val="left"/>
              <w:rPr>
                <w:ins w:id="841" w:author="Marc Florisson" w:date="2014-02-25T16:22:00Z"/>
                <w:rFonts w:ascii="Times New Roman" w:hAnsi="Times New Roman"/>
                <w:color w:val="993300"/>
                <w:sz w:val="24"/>
                <w:szCs w:val="24"/>
              </w:rPr>
            </w:pPr>
          </w:p>
        </w:tc>
        <w:tc>
          <w:tcPr>
            <w:tcW w:w="1134" w:type="dxa"/>
            <w:tcPrChange w:id="842" w:author="Marc Florisson" w:date="2014-04-24T10:06:00Z">
              <w:tcPr>
                <w:tcW w:w="1418" w:type="dxa"/>
              </w:tcPr>
            </w:tcPrChange>
          </w:tcPr>
          <w:p w14:paraId="38B3E11E" w14:textId="367B5C34" w:rsidR="00B2263C" w:rsidRPr="004330D8" w:rsidRDefault="00B2263C" w:rsidP="0030138C">
            <w:pPr>
              <w:tabs>
                <w:tab w:val="left" w:pos="5280"/>
              </w:tabs>
              <w:jc w:val="left"/>
              <w:rPr>
                <w:ins w:id="843" w:author="Marc Florisson" w:date="2014-02-25T16:21:00Z"/>
                <w:rFonts w:ascii="Times New Roman" w:hAnsi="Times New Roman"/>
                <w:color w:val="993300"/>
                <w:sz w:val="24"/>
                <w:szCs w:val="24"/>
              </w:rPr>
            </w:pPr>
            <w:ins w:id="844" w:author="Marc Florisson" w:date="2014-02-25T16:25:00Z">
              <w:r>
                <w:rPr>
                  <w:rFonts w:ascii="Times New Roman" w:hAnsi="Times New Roman"/>
                  <w:color w:val="993300"/>
                  <w:sz w:val="24"/>
                  <w:szCs w:val="24"/>
                </w:rPr>
                <w:t>X</w:t>
              </w:r>
            </w:ins>
          </w:p>
        </w:tc>
        <w:tc>
          <w:tcPr>
            <w:tcW w:w="4678" w:type="dxa"/>
            <w:tcPrChange w:id="845" w:author="Marc Florisson" w:date="2014-04-24T10:06:00Z">
              <w:tcPr>
                <w:tcW w:w="4252" w:type="dxa"/>
              </w:tcPr>
            </w:tcPrChange>
          </w:tcPr>
          <w:p w14:paraId="72C1EF90" w14:textId="537E8B53" w:rsidR="00B2263C" w:rsidRPr="004330D8" w:rsidRDefault="00B2263C" w:rsidP="0030138C">
            <w:pPr>
              <w:tabs>
                <w:tab w:val="left" w:pos="5280"/>
              </w:tabs>
              <w:jc w:val="left"/>
              <w:rPr>
                <w:ins w:id="846" w:author="Marc Florisson" w:date="2014-02-21T17:28:00Z"/>
                <w:rFonts w:ascii="Times New Roman" w:hAnsi="Times New Roman"/>
                <w:color w:val="993300"/>
                <w:sz w:val="24"/>
                <w:szCs w:val="24"/>
              </w:rPr>
            </w:pPr>
            <w:ins w:id="847" w:author="Marc Florisson" w:date="2014-02-21T17:28:00Z">
              <w:r w:rsidRPr="004330D8">
                <w:rPr>
                  <w:rFonts w:ascii="Times New Roman" w:hAnsi="Times New Roman"/>
                  <w:color w:val="993300"/>
                  <w:sz w:val="24"/>
                  <w:szCs w:val="24"/>
                </w:rPr>
                <w:t>http://www.apiisim.fr/distributed-journey-planner/1.0/protocol</w:t>
              </w:r>
            </w:ins>
          </w:p>
        </w:tc>
      </w:tr>
      <w:tr w:rsidR="00B2263C" w14:paraId="58323871" w14:textId="77777777" w:rsidTr="00B67B9F">
        <w:trPr>
          <w:ins w:id="848" w:author="Marc Florisson" w:date="2014-02-21T17:28:00Z"/>
        </w:trPr>
        <w:tc>
          <w:tcPr>
            <w:tcW w:w="2376" w:type="dxa"/>
            <w:tcPrChange w:id="849" w:author="Marc Florisson" w:date="2014-04-24T10:06:00Z">
              <w:tcPr>
                <w:tcW w:w="2235" w:type="dxa"/>
              </w:tcPr>
            </w:tcPrChange>
          </w:tcPr>
          <w:p w14:paraId="7706D144" w14:textId="2E50DA71" w:rsidR="00B2263C" w:rsidRPr="00660F8B" w:rsidRDefault="00B2263C" w:rsidP="0030138C">
            <w:pPr>
              <w:tabs>
                <w:tab w:val="left" w:pos="5280"/>
              </w:tabs>
              <w:jc w:val="left"/>
              <w:rPr>
                <w:ins w:id="850" w:author="Marc Florisson" w:date="2014-02-25T16:22:00Z"/>
                <w:rFonts w:ascii="Times New Roman" w:hAnsi="Times New Roman"/>
                <w:color w:val="993300"/>
                <w:sz w:val="24"/>
                <w:szCs w:val="24"/>
              </w:rPr>
            </w:pPr>
            <w:ins w:id="851" w:author="Marc Florisson" w:date="2014-02-25T16:22:00Z">
              <w:r>
                <w:t>PlanTrip.xsd</w:t>
              </w:r>
            </w:ins>
          </w:p>
        </w:tc>
        <w:tc>
          <w:tcPr>
            <w:tcW w:w="1134" w:type="dxa"/>
            <w:tcPrChange w:id="852" w:author="Marc Florisson" w:date="2014-04-24T10:06:00Z">
              <w:tcPr>
                <w:tcW w:w="1417" w:type="dxa"/>
              </w:tcPr>
            </w:tcPrChange>
          </w:tcPr>
          <w:p w14:paraId="158877D8" w14:textId="5F13007E" w:rsidR="00B2263C" w:rsidRPr="00660F8B" w:rsidRDefault="00B2263C" w:rsidP="0030138C">
            <w:pPr>
              <w:tabs>
                <w:tab w:val="left" w:pos="5280"/>
              </w:tabs>
              <w:jc w:val="left"/>
              <w:rPr>
                <w:ins w:id="853" w:author="Marc Florisson" w:date="2014-02-25T16:22:00Z"/>
                <w:rFonts w:ascii="Times New Roman" w:hAnsi="Times New Roman"/>
                <w:color w:val="993300"/>
                <w:sz w:val="24"/>
                <w:szCs w:val="24"/>
              </w:rPr>
            </w:pPr>
          </w:p>
        </w:tc>
        <w:tc>
          <w:tcPr>
            <w:tcW w:w="1134" w:type="dxa"/>
            <w:tcPrChange w:id="854" w:author="Marc Florisson" w:date="2014-04-24T10:06:00Z">
              <w:tcPr>
                <w:tcW w:w="1418" w:type="dxa"/>
              </w:tcPr>
            </w:tcPrChange>
          </w:tcPr>
          <w:p w14:paraId="36741319" w14:textId="358D148D" w:rsidR="00B2263C" w:rsidRPr="00660F8B" w:rsidRDefault="00B2263C" w:rsidP="0030138C">
            <w:pPr>
              <w:tabs>
                <w:tab w:val="left" w:pos="5280"/>
              </w:tabs>
              <w:jc w:val="left"/>
              <w:rPr>
                <w:ins w:id="855" w:author="Marc Florisson" w:date="2014-02-25T16:21:00Z"/>
                <w:rFonts w:ascii="Times New Roman" w:hAnsi="Times New Roman"/>
                <w:color w:val="993300"/>
                <w:sz w:val="24"/>
                <w:szCs w:val="24"/>
              </w:rPr>
            </w:pPr>
            <w:ins w:id="856" w:author="Marc Florisson" w:date="2014-02-25T16:25:00Z">
              <w:r>
                <w:rPr>
                  <w:rFonts w:ascii="Times New Roman" w:hAnsi="Times New Roman"/>
                  <w:color w:val="993300"/>
                  <w:sz w:val="24"/>
                  <w:szCs w:val="24"/>
                </w:rPr>
                <w:t>X</w:t>
              </w:r>
            </w:ins>
          </w:p>
        </w:tc>
        <w:tc>
          <w:tcPr>
            <w:tcW w:w="4678" w:type="dxa"/>
            <w:tcPrChange w:id="857" w:author="Marc Florisson" w:date="2014-04-24T10:06:00Z">
              <w:tcPr>
                <w:tcW w:w="4252" w:type="dxa"/>
              </w:tcPr>
            </w:tcPrChange>
          </w:tcPr>
          <w:p w14:paraId="4A36B7C0" w14:textId="67D0204D" w:rsidR="00B2263C" w:rsidRPr="004330D8" w:rsidRDefault="00B2263C" w:rsidP="0030138C">
            <w:pPr>
              <w:tabs>
                <w:tab w:val="left" w:pos="5280"/>
              </w:tabs>
              <w:jc w:val="left"/>
              <w:rPr>
                <w:ins w:id="858" w:author="Marc Florisson" w:date="2014-02-21T17:28:00Z"/>
                <w:rFonts w:ascii="Times New Roman" w:hAnsi="Times New Roman"/>
                <w:color w:val="993300"/>
                <w:sz w:val="24"/>
                <w:szCs w:val="24"/>
              </w:rPr>
            </w:pPr>
            <w:ins w:id="859" w:author="Marc Florisson" w:date="2014-02-21T17:28:00Z">
              <w:r w:rsidRPr="00660F8B">
                <w:rPr>
                  <w:rFonts w:ascii="Times New Roman" w:hAnsi="Times New Roman"/>
                  <w:color w:val="993300"/>
                  <w:sz w:val="24"/>
                  <w:szCs w:val="24"/>
                </w:rPr>
                <w:t>http://www.apiisim.fr/distributed-journey-planner/1.0/plantrip</w:t>
              </w:r>
            </w:ins>
          </w:p>
        </w:tc>
      </w:tr>
      <w:tr w:rsidR="00B2263C" w14:paraId="3B2F3627" w14:textId="77777777" w:rsidTr="00B67B9F">
        <w:trPr>
          <w:ins w:id="860" w:author="Marc Florisson" w:date="2014-02-21T17:28:00Z"/>
        </w:trPr>
        <w:tc>
          <w:tcPr>
            <w:tcW w:w="2376" w:type="dxa"/>
            <w:tcPrChange w:id="861" w:author="Marc Florisson" w:date="2014-04-24T10:06:00Z">
              <w:tcPr>
                <w:tcW w:w="2235" w:type="dxa"/>
              </w:tcPr>
            </w:tcPrChange>
          </w:tcPr>
          <w:p w14:paraId="4B414E9F" w14:textId="6ED8E755" w:rsidR="00B2263C" w:rsidRPr="00660F8B" w:rsidRDefault="00B2263C" w:rsidP="0030138C">
            <w:pPr>
              <w:tabs>
                <w:tab w:val="left" w:pos="5280"/>
              </w:tabs>
              <w:jc w:val="left"/>
              <w:rPr>
                <w:ins w:id="862" w:author="Marc Florisson" w:date="2014-02-25T16:22:00Z"/>
                <w:rFonts w:ascii="Times New Roman" w:hAnsi="Times New Roman"/>
                <w:color w:val="993300"/>
                <w:sz w:val="24"/>
                <w:szCs w:val="24"/>
              </w:rPr>
            </w:pPr>
            <w:ins w:id="863" w:author="Marc Florisson" w:date="2014-02-25T16:22:00Z">
              <w:r>
                <w:t>SearchPoints.xsd</w:t>
              </w:r>
            </w:ins>
          </w:p>
        </w:tc>
        <w:tc>
          <w:tcPr>
            <w:tcW w:w="1134" w:type="dxa"/>
            <w:tcPrChange w:id="864" w:author="Marc Florisson" w:date="2014-04-24T10:06:00Z">
              <w:tcPr>
                <w:tcW w:w="1417" w:type="dxa"/>
              </w:tcPr>
            </w:tcPrChange>
          </w:tcPr>
          <w:p w14:paraId="1F864A04" w14:textId="5B970255" w:rsidR="00B2263C" w:rsidRPr="00660F8B" w:rsidRDefault="00B2263C" w:rsidP="0030138C">
            <w:pPr>
              <w:tabs>
                <w:tab w:val="left" w:pos="5280"/>
              </w:tabs>
              <w:jc w:val="left"/>
              <w:rPr>
                <w:ins w:id="865" w:author="Marc Florisson" w:date="2014-02-25T16:22:00Z"/>
                <w:rFonts w:ascii="Times New Roman" w:hAnsi="Times New Roman"/>
                <w:color w:val="993300"/>
                <w:sz w:val="24"/>
                <w:szCs w:val="24"/>
              </w:rPr>
            </w:pPr>
          </w:p>
        </w:tc>
        <w:tc>
          <w:tcPr>
            <w:tcW w:w="1134" w:type="dxa"/>
            <w:tcPrChange w:id="866" w:author="Marc Florisson" w:date="2014-04-24T10:06:00Z">
              <w:tcPr>
                <w:tcW w:w="1418" w:type="dxa"/>
              </w:tcPr>
            </w:tcPrChange>
          </w:tcPr>
          <w:p w14:paraId="06087CE3" w14:textId="005A4104" w:rsidR="00B2263C" w:rsidRPr="00660F8B" w:rsidRDefault="00B2263C" w:rsidP="0030138C">
            <w:pPr>
              <w:tabs>
                <w:tab w:val="left" w:pos="5280"/>
              </w:tabs>
              <w:jc w:val="left"/>
              <w:rPr>
                <w:ins w:id="867" w:author="Marc Florisson" w:date="2014-02-25T16:21:00Z"/>
                <w:rFonts w:ascii="Times New Roman" w:hAnsi="Times New Roman"/>
                <w:color w:val="993300"/>
                <w:sz w:val="24"/>
                <w:szCs w:val="24"/>
              </w:rPr>
            </w:pPr>
            <w:ins w:id="868" w:author="Marc Florisson" w:date="2014-02-25T16:25:00Z">
              <w:r>
                <w:rPr>
                  <w:rFonts w:ascii="Times New Roman" w:hAnsi="Times New Roman"/>
                  <w:color w:val="993300"/>
                  <w:sz w:val="24"/>
                  <w:szCs w:val="24"/>
                </w:rPr>
                <w:t>X</w:t>
              </w:r>
            </w:ins>
          </w:p>
        </w:tc>
        <w:tc>
          <w:tcPr>
            <w:tcW w:w="4678" w:type="dxa"/>
            <w:tcPrChange w:id="869" w:author="Marc Florisson" w:date="2014-04-24T10:06:00Z">
              <w:tcPr>
                <w:tcW w:w="4252" w:type="dxa"/>
              </w:tcPr>
            </w:tcPrChange>
          </w:tcPr>
          <w:p w14:paraId="19AC3546" w14:textId="5C7FFE0D" w:rsidR="00B2263C" w:rsidRPr="00660F8B" w:rsidRDefault="0021659E" w:rsidP="0030138C">
            <w:pPr>
              <w:tabs>
                <w:tab w:val="left" w:pos="5280"/>
              </w:tabs>
              <w:jc w:val="left"/>
              <w:rPr>
                <w:ins w:id="870" w:author="Marc Florisson" w:date="2014-02-21T17:28:00Z"/>
                <w:rFonts w:ascii="Times New Roman" w:hAnsi="Times New Roman"/>
                <w:color w:val="993300"/>
                <w:sz w:val="24"/>
                <w:szCs w:val="24"/>
              </w:rPr>
            </w:pPr>
            <w:ins w:id="871" w:author="Marc Florisson" w:date="2014-04-23T17:17:00Z">
              <w:r>
                <w:rPr>
                  <w:rFonts w:ascii="Times New Roman" w:hAnsi="Times New Roman"/>
                  <w:color w:val="993300"/>
                  <w:sz w:val="24"/>
                  <w:szCs w:val="24"/>
                </w:rPr>
                <w:fldChar w:fldCharType="begin"/>
              </w:r>
              <w:r>
                <w:rPr>
                  <w:rFonts w:ascii="Times New Roman" w:hAnsi="Times New Roman"/>
                  <w:color w:val="993300"/>
                  <w:sz w:val="24"/>
                  <w:szCs w:val="24"/>
                </w:rPr>
                <w:instrText xml:space="preserve"> HYPERLINK "</w:instrText>
              </w:r>
            </w:ins>
            <w:ins w:id="872" w:author="Marc Florisson" w:date="2014-02-21T17:28:00Z">
              <w:r w:rsidRPr="00660F8B">
                <w:rPr>
                  <w:rFonts w:ascii="Times New Roman" w:hAnsi="Times New Roman"/>
                  <w:color w:val="993300"/>
                  <w:sz w:val="24"/>
                  <w:szCs w:val="24"/>
                </w:rPr>
                <w:instrText>http://www.apiisim.fr/distributed-</w:instrText>
              </w:r>
            </w:ins>
            <w:ins w:id="873" w:author="Marc Florisson" w:date="2014-04-23T17:17:00Z">
              <w:r>
                <w:rPr>
                  <w:rFonts w:ascii="Times New Roman" w:hAnsi="Times New Roman"/>
                  <w:color w:val="993300"/>
                  <w:sz w:val="24"/>
                  <w:szCs w:val="24"/>
                </w:rPr>
                <w:instrText xml:space="preserve">" </w:instrText>
              </w:r>
              <w:r>
                <w:rPr>
                  <w:rFonts w:ascii="Times New Roman" w:hAnsi="Times New Roman"/>
                  <w:color w:val="993300"/>
                  <w:sz w:val="24"/>
                  <w:szCs w:val="24"/>
                </w:rPr>
                <w:fldChar w:fldCharType="separate"/>
              </w:r>
            </w:ins>
            <w:ins w:id="874" w:author="Marc Florisson" w:date="2014-02-21T17:28:00Z">
              <w:r w:rsidRPr="00D57100">
                <w:rPr>
                  <w:rStyle w:val="Lienhypertexte"/>
                  <w:rFonts w:ascii="Times New Roman" w:hAnsi="Times New Roman"/>
                  <w:sz w:val="24"/>
                  <w:szCs w:val="24"/>
                </w:rPr>
                <w:t>http://www.apiisim.fr/distributed-</w:t>
              </w:r>
            </w:ins>
            <w:ins w:id="875" w:author="Marc Florisson" w:date="2014-04-23T17:17:00Z">
              <w:r>
                <w:rPr>
                  <w:rFonts w:ascii="Times New Roman" w:hAnsi="Times New Roman"/>
                  <w:color w:val="993300"/>
                  <w:sz w:val="24"/>
                  <w:szCs w:val="24"/>
                </w:rPr>
                <w:fldChar w:fldCharType="end"/>
              </w:r>
            </w:ins>
            <w:ins w:id="876" w:author="Marc Florisson" w:date="2014-02-21T17:28:00Z">
              <w:r w:rsidR="00B2263C" w:rsidRPr="00660F8B">
                <w:rPr>
                  <w:rFonts w:ascii="Times New Roman" w:hAnsi="Times New Roman"/>
                  <w:color w:val="993300"/>
                  <w:sz w:val="24"/>
                  <w:szCs w:val="24"/>
                </w:rPr>
                <w:t>journey-planner/1.0/</w:t>
              </w:r>
              <w:r w:rsidR="00B2263C">
                <w:rPr>
                  <w:rFonts w:ascii="Times New Roman" w:hAnsi="Times New Roman"/>
                  <w:color w:val="993300"/>
                  <w:sz w:val="24"/>
                  <w:szCs w:val="24"/>
                </w:rPr>
                <w:t>search-point</w:t>
              </w:r>
            </w:ins>
          </w:p>
        </w:tc>
      </w:tr>
      <w:tr w:rsidR="0021659E" w14:paraId="3BA445CE" w14:textId="77777777" w:rsidTr="00B67B9F">
        <w:trPr>
          <w:ins w:id="877" w:author="Marc Florisson" w:date="2014-04-23T17:17:00Z"/>
        </w:trPr>
        <w:tc>
          <w:tcPr>
            <w:tcW w:w="2376" w:type="dxa"/>
            <w:tcPrChange w:id="878" w:author="Marc Florisson" w:date="2014-04-24T10:06:00Z">
              <w:tcPr>
                <w:tcW w:w="2235" w:type="dxa"/>
              </w:tcPr>
            </w:tcPrChange>
          </w:tcPr>
          <w:p w14:paraId="62BFF458" w14:textId="2816C422" w:rsidR="0021659E" w:rsidRDefault="0021659E" w:rsidP="0030138C">
            <w:pPr>
              <w:tabs>
                <w:tab w:val="left" w:pos="5280"/>
              </w:tabs>
              <w:jc w:val="left"/>
              <w:rPr>
                <w:ins w:id="879" w:author="Marc Florisson" w:date="2014-04-23T17:17:00Z"/>
              </w:rPr>
            </w:pPr>
            <w:ins w:id="880" w:author="Marc Florisson" w:date="2014-04-23T17:17:00Z">
              <w:r>
                <w:t>ProtocolFramework.xsd</w:t>
              </w:r>
            </w:ins>
          </w:p>
        </w:tc>
        <w:tc>
          <w:tcPr>
            <w:tcW w:w="1134" w:type="dxa"/>
            <w:tcPrChange w:id="881" w:author="Marc Florisson" w:date="2014-04-24T10:06:00Z">
              <w:tcPr>
                <w:tcW w:w="1417" w:type="dxa"/>
              </w:tcPr>
            </w:tcPrChange>
          </w:tcPr>
          <w:p w14:paraId="790DBE97" w14:textId="0C6F0D18" w:rsidR="0021659E" w:rsidRPr="00660F8B" w:rsidRDefault="0021659E" w:rsidP="0030138C">
            <w:pPr>
              <w:tabs>
                <w:tab w:val="left" w:pos="5280"/>
              </w:tabs>
              <w:jc w:val="left"/>
              <w:rPr>
                <w:ins w:id="882" w:author="Marc Florisson" w:date="2014-04-23T17:17:00Z"/>
                <w:rFonts w:ascii="Times New Roman" w:hAnsi="Times New Roman"/>
                <w:color w:val="993300"/>
                <w:sz w:val="24"/>
                <w:szCs w:val="24"/>
              </w:rPr>
            </w:pPr>
            <w:ins w:id="883" w:author="Marc Florisson" w:date="2014-04-23T17:17:00Z">
              <w:r>
                <w:rPr>
                  <w:rFonts w:ascii="Times New Roman" w:hAnsi="Times New Roman"/>
                  <w:color w:val="993300"/>
                  <w:sz w:val="24"/>
                  <w:szCs w:val="24"/>
                </w:rPr>
                <w:t>X</w:t>
              </w:r>
            </w:ins>
          </w:p>
        </w:tc>
        <w:tc>
          <w:tcPr>
            <w:tcW w:w="1134" w:type="dxa"/>
            <w:tcPrChange w:id="884" w:author="Marc Florisson" w:date="2014-04-24T10:06:00Z">
              <w:tcPr>
                <w:tcW w:w="1418" w:type="dxa"/>
              </w:tcPr>
            </w:tcPrChange>
          </w:tcPr>
          <w:p w14:paraId="1F5592E8" w14:textId="1B5602CD" w:rsidR="0021659E" w:rsidRDefault="0021659E" w:rsidP="0030138C">
            <w:pPr>
              <w:tabs>
                <w:tab w:val="left" w:pos="5280"/>
              </w:tabs>
              <w:jc w:val="left"/>
              <w:rPr>
                <w:ins w:id="885" w:author="Marc Florisson" w:date="2014-04-23T17:17:00Z"/>
                <w:rFonts w:ascii="Times New Roman" w:hAnsi="Times New Roman"/>
                <w:color w:val="993300"/>
                <w:sz w:val="24"/>
                <w:szCs w:val="24"/>
              </w:rPr>
            </w:pPr>
            <w:ins w:id="886" w:author="Marc Florisson" w:date="2014-04-23T17:18:00Z">
              <w:r>
                <w:rPr>
                  <w:rFonts w:ascii="Times New Roman" w:hAnsi="Times New Roman"/>
                  <w:color w:val="993300"/>
                  <w:sz w:val="24"/>
                  <w:szCs w:val="24"/>
                </w:rPr>
                <w:t>X</w:t>
              </w:r>
            </w:ins>
          </w:p>
        </w:tc>
        <w:tc>
          <w:tcPr>
            <w:tcW w:w="4678" w:type="dxa"/>
            <w:tcPrChange w:id="887" w:author="Marc Florisson" w:date="2014-04-24T10:06:00Z">
              <w:tcPr>
                <w:tcW w:w="4252" w:type="dxa"/>
              </w:tcPr>
            </w:tcPrChange>
          </w:tcPr>
          <w:p w14:paraId="30F17F10" w14:textId="05031F4B" w:rsidR="0021659E" w:rsidRDefault="0021659E" w:rsidP="0021659E">
            <w:pPr>
              <w:tabs>
                <w:tab w:val="left" w:pos="5280"/>
              </w:tabs>
              <w:jc w:val="left"/>
              <w:rPr>
                <w:ins w:id="888" w:author="Marc Florisson" w:date="2014-04-23T17:17:00Z"/>
                <w:rFonts w:ascii="Times New Roman" w:hAnsi="Times New Roman"/>
                <w:color w:val="993300"/>
                <w:sz w:val="24"/>
                <w:szCs w:val="24"/>
              </w:rPr>
            </w:pPr>
            <w:ins w:id="889" w:author="Marc Florisson" w:date="2014-04-23T17:18:00Z">
              <w:r w:rsidRPr="004330D8">
                <w:rPr>
                  <w:rFonts w:ascii="Times New Roman" w:hAnsi="Times New Roman"/>
                  <w:color w:val="993300"/>
                  <w:sz w:val="24"/>
                  <w:szCs w:val="24"/>
                </w:rPr>
                <w:t>http://www.apiisim.fr/common/1.0/</w:t>
              </w:r>
              <w:r>
                <w:rPr>
                  <w:rFonts w:ascii="Times New Roman" w:hAnsi="Times New Roman"/>
                  <w:color w:val="993300"/>
                  <w:sz w:val="24"/>
                  <w:szCs w:val="24"/>
                </w:rPr>
                <w:t>protocol-framework</w:t>
              </w:r>
            </w:ins>
          </w:p>
        </w:tc>
      </w:tr>
    </w:tbl>
    <w:p w14:paraId="1D3D3748" w14:textId="77777777" w:rsidR="0030138C" w:rsidRDefault="0030138C" w:rsidP="0030138C">
      <w:pPr>
        <w:tabs>
          <w:tab w:val="left" w:pos="5280"/>
        </w:tabs>
        <w:rPr>
          <w:ins w:id="890" w:author="Marc Florisson" w:date="2014-02-21T17:28:00Z"/>
        </w:rPr>
      </w:pPr>
    </w:p>
    <w:p w14:paraId="010F38D4" w14:textId="77777777" w:rsidR="0030138C" w:rsidRPr="0030138C" w:rsidRDefault="0030138C">
      <w:pPr>
        <w:rPr>
          <w:ins w:id="891" w:author="Marc Florisson" w:date="2014-02-21T17:28:00Z"/>
        </w:rPr>
        <w:pPrChange w:id="892" w:author="Marc Florisson" w:date="2014-02-21T17:28:00Z">
          <w:pPr>
            <w:pStyle w:val="Titre1"/>
          </w:pPr>
        </w:pPrChange>
      </w:pPr>
    </w:p>
    <w:p w14:paraId="7B4CE40B" w14:textId="77777777" w:rsidR="00DA446E" w:rsidRDefault="00BE30A6" w:rsidP="001E0E90">
      <w:pPr>
        <w:pStyle w:val="Titre1"/>
      </w:pPr>
      <w:bookmarkStart w:id="893" w:name="_Toc259983412"/>
      <w:r>
        <w:t>Introduction</w:t>
      </w:r>
      <w:bookmarkEnd w:id="893"/>
    </w:p>
    <w:p w14:paraId="6E2793BD" w14:textId="77777777" w:rsidR="00BB5F4E" w:rsidRDefault="00BB5F4E" w:rsidP="00BB5F4E">
      <w:r>
        <w:t xml:space="preserve">Ce document fait suite aux documents « état de l’art », « besoins et contraintes technique » et « spécifications fonctionnelles » du projet APII-SIM. </w:t>
      </w:r>
    </w:p>
    <w:p w14:paraId="7F5BBB95" w14:textId="77777777" w:rsidR="00BB5F4E" w:rsidRDefault="00BB5F4E" w:rsidP="00BB5F4E"/>
    <w:p w14:paraId="7D384221" w14:textId="77777777" w:rsidR="00BB5F4E" w:rsidRDefault="00BB5F4E" w:rsidP="00BB5F4E">
      <w:r>
        <w:t>Le document des spécifications fonctionnelles présente les différents systèmes qui composent la solution proposée : l’aiguilleur, le système d’administration et le site de démonstration.</w:t>
      </w:r>
    </w:p>
    <w:p w14:paraId="724DE7B1" w14:textId="77777777" w:rsidR="00BB5F4E" w:rsidRDefault="00BB5F4E" w:rsidP="00BB5F4E"/>
    <w:p w14:paraId="31BE6D4F" w14:textId="77777777" w:rsidR="00BB5F4E" w:rsidRDefault="00BB5F4E" w:rsidP="00BB5F4E">
      <w:r>
        <w:t>Par rapport aux objectifs fixés, l’enjeu technique essentiel se situe au niveau de la fonction de recherche. Cette fonction doit en effet préserver la qualité des solutions sans trop dégrader les performances.</w:t>
      </w:r>
    </w:p>
    <w:p w14:paraId="71743AD9" w14:textId="77777777" w:rsidR="00BB5F4E" w:rsidRDefault="00BB5F4E" w:rsidP="00BB5F4E"/>
    <w:p w14:paraId="13029E28" w14:textId="77777777" w:rsidR="00BB5F4E" w:rsidRDefault="00BB5F4E" w:rsidP="00BB5F4E">
      <w:r>
        <w:t xml:space="preserve">La phase de conception s’organise autour du système qui implémente cette fonction de recherche, à savoir l’aiguilleur. </w:t>
      </w:r>
    </w:p>
    <w:p w14:paraId="667A19CE" w14:textId="77777777" w:rsidR="00BB5F4E" w:rsidRDefault="00BB5F4E" w:rsidP="00BB5F4E">
      <w:r>
        <w:t xml:space="preserve">L’objectif des spécifications techniques est de </w:t>
      </w:r>
    </w:p>
    <w:p w14:paraId="753CD34B" w14:textId="77777777" w:rsidR="00BB5F4E" w:rsidRDefault="00BB5F4E" w:rsidP="00774769">
      <w:pPr>
        <w:pStyle w:val="Paragraphedeliste"/>
        <w:numPr>
          <w:ilvl w:val="0"/>
          <w:numId w:val="3"/>
        </w:numPr>
        <w:jc w:val="left"/>
      </w:pPr>
      <w:r>
        <w:t>définir les interfaces externes de l’aiguilleur et la méta-base</w:t>
      </w:r>
    </w:p>
    <w:p w14:paraId="3982CDD2" w14:textId="77777777" w:rsidR="00BB5F4E" w:rsidRDefault="00BB5F4E" w:rsidP="00774769">
      <w:pPr>
        <w:pStyle w:val="Paragraphedeliste"/>
        <w:numPr>
          <w:ilvl w:val="0"/>
          <w:numId w:val="3"/>
        </w:numPr>
        <w:jc w:val="left"/>
      </w:pPr>
      <w:r>
        <w:t>détailler les aspects algorithmiques qui conditionnent le succès des fonctions principales (y compris la fonction de recherche d’itinéraire distribuée)</w:t>
      </w:r>
    </w:p>
    <w:p w14:paraId="6A1EC894" w14:textId="77777777" w:rsidR="00BB5F4E" w:rsidRDefault="00BB5F4E" w:rsidP="00BB5F4E"/>
    <w:p w14:paraId="3A01C70F" w14:textId="77777777" w:rsidR="00BB5F4E" w:rsidRDefault="00BB5F4E" w:rsidP="00BB5F4E">
      <w:r>
        <w:t>Par ailleurs les interfaces externes de l’aiguilleur et la méta-base  constituent une interface d’échange d’information voyageur et intéressent à ce titre les instances de normalisation comme le GT7.2.</w:t>
      </w:r>
    </w:p>
    <w:p w14:paraId="713E5680" w14:textId="77777777" w:rsidR="00BB5F4E" w:rsidRDefault="00BB5F4E" w:rsidP="00BB5F4E"/>
    <w:p w14:paraId="7F895459" w14:textId="77777777" w:rsidR="00BB5F4E" w:rsidRDefault="00BB5F4E" w:rsidP="00BB5F4E">
      <w:r>
        <w:t>Les interfaces de l’aiguilleur avec les SIM (que ce soit des SIM de collectivité ou bien des SIM longues distances) feront l’objet d’un document spécifique ultérieur.</w:t>
      </w:r>
    </w:p>
    <w:p w14:paraId="5275D13E" w14:textId="77777777" w:rsidR="00BB5F4E" w:rsidRDefault="00BB5F4E" w:rsidP="00BB5F4E"/>
    <w:p w14:paraId="0CE91B8E" w14:textId="649D18E2" w:rsidR="00BB5F4E" w:rsidRDefault="00BB5F4E" w:rsidP="00BB5F4E">
      <w:r>
        <w:t>Les autres systèmes de la solution à savoir le système d’administration des méta-données et le site de démonstration ne sont pas au cœur de l’enjeu technique.</w:t>
      </w:r>
    </w:p>
    <w:p w14:paraId="65D2DCDE" w14:textId="77777777" w:rsidR="00BB5F4E" w:rsidRDefault="00BB5F4E" w:rsidP="00BB5F4E"/>
    <w:p w14:paraId="65701906" w14:textId="77777777" w:rsidR="00BB5F4E" w:rsidRDefault="00BB5F4E" w:rsidP="00BB5F4E">
      <w:r>
        <w:t>Le système d’administration des méta-données est relativement « découplé » de l’aiguilleur, la base des méta-données est finalement la seule interface entre les 2 systèmes.</w:t>
      </w:r>
    </w:p>
    <w:p w14:paraId="187CD5FF" w14:textId="77777777" w:rsidR="00BB5F4E" w:rsidRDefault="00BB5F4E" w:rsidP="00BB5F4E">
      <w:r>
        <w:t>Le système d’administration n’a donc pas directement d’incidence sur les objectifs de la solution globale.</w:t>
      </w:r>
    </w:p>
    <w:p w14:paraId="082A50D0" w14:textId="77777777" w:rsidR="00BB5F4E" w:rsidRDefault="00BB5F4E" w:rsidP="00BB5F4E">
      <w:r>
        <w:t>Le rôle du système d’administration se limite à permettre la gestion des données durant la phase d’expérimentation du POC (3 mois). Le but du projet consiste à valider une solution technique et en évaluer les performances, le projet laisse donc au second plan les aspects spécifiques au système d’administration. Ces aspects s’inscrivent davantage dans une phase d’industrialisation. Par ailleurs, les choix de gouvernance du méta-système ont une incidence sur les fonctionnalités du système d’administration (profil des utilisateurs, droits d’accès, etc.). Les choix de gouvernance seront donc à définir avant la conception d’une version « industrialisée » du système d’administration.</w:t>
      </w:r>
    </w:p>
    <w:p w14:paraId="5A6ADF60" w14:textId="77777777" w:rsidR="00BB5F4E" w:rsidRDefault="00BB5F4E" w:rsidP="00BB5F4E"/>
    <w:p w14:paraId="51085F55" w14:textId="77777777" w:rsidR="00BB5F4E" w:rsidRDefault="00BB5F4E" w:rsidP="00BB5F4E">
      <w:r>
        <w:t xml:space="preserve">Il est important de garder à l’esprit que le projet garde une part importante de recherche et développement. </w:t>
      </w:r>
    </w:p>
    <w:p w14:paraId="493E2A94" w14:textId="77777777" w:rsidR="00BB5F4E" w:rsidRDefault="00BB5F4E" w:rsidP="00BB5F4E">
      <w:r>
        <w:t xml:space="preserve">La phase de conception doit éviter de figer trop tôt les choix techniques de manière à faciliter le développement en mode itératif. </w:t>
      </w:r>
    </w:p>
    <w:p w14:paraId="70F43C6A" w14:textId="77777777" w:rsidR="00BB5F4E" w:rsidRDefault="00BB5F4E" w:rsidP="00BB5F4E">
      <w:r>
        <w:t xml:space="preserve">Pour cette raison, le modèle de classes internes des différents systèmes ne sont pas décrits dans ce document. </w:t>
      </w:r>
    </w:p>
    <w:p w14:paraId="64BEA7BD" w14:textId="77777777" w:rsidR="00BB5F4E" w:rsidRDefault="00BB5F4E" w:rsidP="00BB5F4E">
      <w:r>
        <w:t>Cependant ces modèles seront bien produits à la fin de la phase de développement.</w:t>
      </w:r>
    </w:p>
    <w:p w14:paraId="0135F9F8" w14:textId="77777777" w:rsidR="00BB5F4E" w:rsidRDefault="00BB5F4E" w:rsidP="00BB5F4E">
      <w:pPr>
        <w:pStyle w:val="Titre1"/>
      </w:pPr>
      <w:bookmarkStart w:id="894" w:name="_Toc259983413"/>
      <w:r>
        <w:t>Les interfaces du système</w:t>
      </w:r>
      <w:bookmarkEnd w:id="894"/>
      <w:r>
        <w:t xml:space="preserve"> </w:t>
      </w:r>
    </w:p>
    <w:p w14:paraId="0EC35FAF" w14:textId="77777777" w:rsidR="00BB5F4E" w:rsidRDefault="00BB5F4E" w:rsidP="00BB5F4E"/>
    <w:p w14:paraId="783A8614" w14:textId="77777777" w:rsidR="00BB5F4E" w:rsidRDefault="00BB5F4E" w:rsidP="00BB5F4E">
      <w:pPr>
        <w:pStyle w:val="Titre2"/>
      </w:pPr>
      <w:bookmarkStart w:id="895" w:name="_Toc259983414"/>
      <w:r>
        <w:t>Les interfaces de recherche d’itinéraire et de localités</w:t>
      </w:r>
      <w:bookmarkEnd w:id="895"/>
    </w:p>
    <w:p w14:paraId="783699DF" w14:textId="77777777" w:rsidR="00BB5F4E" w:rsidRDefault="00BB5F4E" w:rsidP="00BB5F4E"/>
    <w:p w14:paraId="61B9F81F" w14:textId="77777777" w:rsidR="00BB5F4E" w:rsidRDefault="00BB5F4E" w:rsidP="00BB5F4E">
      <w:r>
        <w:t>Même si l’aiguilleur (dans le cadre du POC) n’implémente pas le service de recherche de localités, celui-ci a été joint à la définition de l’interface de manière à disposer d’un ensemble de services qui soient autonomes complets et cohérents.</w:t>
      </w:r>
    </w:p>
    <w:p w14:paraId="24448BD6" w14:textId="77777777" w:rsidR="002106CD" w:rsidRDefault="002106CD" w:rsidP="00BB5F4E"/>
    <w:p w14:paraId="74B55676" w14:textId="60148AE2" w:rsidR="002106CD" w:rsidRPr="00E539D6" w:rsidRDefault="002106CD" w:rsidP="00BB5F4E">
      <w:r>
        <w:t xml:space="preserve">Dans la suite du chapitre, l’API RI simple désigne les travaux publiés sur le site de la PREDIM </w:t>
      </w:r>
      <w:hyperlink r:id="rId13" w:history="1">
        <w:r w:rsidRPr="00414CC6">
          <w:rPr>
            <w:rStyle w:val="Lienhypertexte"/>
          </w:rPr>
          <w:t>http://www.predim.org/spip.php?article4057</w:t>
        </w:r>
      </w:hyperlink>
      <w:r>
        <w:t xml:space="preserve">. Cette API est conçue pour interroger un SIM pour un déplacement dans le périmètre géographique du SIM (ou </w:t>
      </w:r>
      <w:r w:rsidR="001C013B">
        <w:t>au-</w:t>
      </w:r>
      <w:r>
        <w:t>delà par rabattement vélo ou voiture).</w:t>
      </w:r>
    </w:p>
    <w:p w14:paraId="36709DB2" w14:textId="77777777" w:rsidR="00BB5F4E" w:rsidRDefault="00BB5F4E" w:rsidP="00BB5F4E">
      <w:pPr>
        <w:pStyle w:val="Titre3"/>
      </w:pPr>
      <w:bookmarkStart w:id="896" w:name="_Toc259983415"/>
      <w:r>
        <w:t>Protocole</w:t>
      </w:r>
      <w:bookmarkEnd w:id="896"/>
    </w:p>
    <w:p w14:paraId="195E86BD" w14:textId="77777777" w:rsidR="00BB5F4E" w:rsidRDefault="00BB5F4E" w:rsidP="00BB5F4E"/>
    <w:p w14:paraId="5A63C8AA" w14:textId="77777777" w:rsidR="00BB5F4E" w:rsidRDefault="00BB5F4E" w:rsidP="00BB5F4E">
      <w:r>
        <w:t xml:space="preserve">Les services mis à disposition par l’interface de l’aiguilleur correspondent à des traitements dont la durée d’exécution est difficilement prédictible. Par nature, le projet repose sur un principe de distribution de calcul auprès d’autres systèmes qui ont donc un impact variable sur les durées de traitement globales. </w:t>
      </w:r>
    </w:p>
    <w:p w14:paraId="411610F4" w14:textId="77777777" w:rsidR="00BB5F4E" w:rsidRDefault="00BB5F4E" w:rsidP="00BB5F4E">
      <w:r>
        <w:t>Comme indiqué dans le document de spécifications fonctionnelles, l’aiguilleur répond à une requête d’itinéraire en évaluant plusieurs solutions possibles, chaque solution étant répartie sur une liste de SIM spécifique.</w:t>
      </w:r>
    </w:p>
    <w:p w14:paraId="06952966" w14:textId="711ACF31" w:rsidR="00BB5F4E" w:rsidRDefault="00BB5F4E" w:rsidP="00EC39E1">
      <w:r>
        <w:t>Autant que possible, le protocole doit permettre un mode asynchrone entre l’aiguilleur et le client</w:t>
      </w:r>
      <w:r w:rsidR="00EC39E1">
        <w:t>,</w:t>
      </w:r>
      <w:r>
        <w:t xml:space="preserve"> et permettre ainsi à l’aiguilleur de renvoyer </w:t>
      </w:r>
      <w:r w:rsidR="00EC39E1">
        <w:t xml:space="preserve">au client </w:t>
      </w:r>
      <w:r>
        <w:t xml:space="preserve">les premières solutions </w:t>
      </w:r>
      <w:r w:rsidR="00EC39E1">
        <w:t xml:space="preserve">obtenues </w:t>
      </w:r>
      <w:r>
        <w:t xml:space="preserve">sans attendre l’aboutissement </w:t>
      </w:r>
      <w:r w:rsidR="00EC39E1">
        <w:t xml:space="preserve">total de toutes les </w:t>
      </w:r>
      <w:r>
        <w:t>solutions.</w:t>
      </w:r>
    </w:p>
    <w:p w14:paraId="2361EFD8" w14:textId="77777777" w:rsidR="00BB5F4E" w:rsidRDefault="00BB5F4E" w:rsidP="00BB5F4E"/>
    <w:p w14:paraId="7F3AF760" w14:textId="77777777" w:rsidR="00BB5F4E" w:rsidRDefault="00BB5F4E" w:rsidP="00BB5F4E">
      <w:r>
        <w:t>Pour faciliter l’utilisation des interfaces de l’aiguilleur, il est préférable que le protocole permette une interrogation depuis un navigateur web directement. Autrement dit les navigateurs doivent pouvoir être des clients des interfaces.</w:t>
      </w:r>
    </w:p>
    <w:p w14:paraId="143109C6" w14:textId="2C3CE182" w:rsidR="00BB5F4E" w:rsidRDefault="00BB5F4E" w:rsidP="00BB5F4E">
      <w:r>
        <w:t>L’API RI simple a utilisé un protocole http GET avec une sortie XML ou JSON.</w:t>
      </w:r>
    </w:p>
    <w:p w14:paraId="2D2CB6BB" w14:textId="77777777" w:rsidR="001D58EB" w:rsidRDefault="00BB5F4E" w:rsidP="00BB5F4E">
      <w:pPr>
        <w:rPr>
          <w:ins w:id="897" w:author="Marc Florisson" w:date="2014-04-23T16:56:00Z"/>
        </w:rPr>
      </w:pPr>
      <w:r>
        <w:t>Ce protocole avait été choisi pour sa simplicité d’intégration dans les navigateurs.</w:t>
      </w:r>
    </w:p>
    <w:p w14:paraId="4EFDE1F2" w14:textId="77777777" w:rsidR="001D58EB" w:rsidRDefault="001D58EB" w:rsidP="00BB5F4E">
      <w:pPr>
        <w:rPr>
          <w:ins w:id="898" w:author="Marc Florisson" w:date="2014-04-23T16:56:00Z"/>
        </w:rPr>
      </w:pPr>
    </w:p>
    <w:p w14:paraId="71BD7C04" w14:textId="752670A1" w:rsidR="00F0642B" w:rsidRDefault="001D58EB">
      <w:pPr>
        <w:pStyle w:val="Titre4"/>
        <w:rPr>
          <w:ins w:id="899" w:author="Marc Florisson" w:date="2013-12-03T18:53:00Z"/>
        </w:rPr>
        <w:pPrChange w:id="900" w:author="Marc Florisson" w:date="2014-04-23T16:56:00Z">
          <w:pPr/>
        </w:pPrChange>
      </w:pPr>
      <w:ins w:id="901" w:author="Marc Florisson" w:date="2014-04-23T16:56:00Z">
        <w:r>
          <w:t>Choix de WebSocket/JSON</w:t>
        </w:r>
      </w:ins>
      <w:r w:rsidR="00BB5F4E">
        <w:t xml:space="preserve"> </w:t>
      </w:r>
      <w:del w:id="902" w:author="Marc Florisson" w:date="2013-12-03T14:48:00Z">
        <w:r w:rsidR="00BB5F4E" w:rsidDel="002153CA">
          <w:delText xml:space="preserve">Cependant ce protocole </w:delText>
        </w:r>
      </w:del>
      <w:del w:id="903" w:author="Marc Florisson" w:date="2013-12-03T14:47:00Z">
        <w:r w:rsidR="00BB5F4E" w:rsidDel="002153CA">
          <w:delText xml:space="preserve">n’autorise </w:delText>
        </w:r>
      </w:del>
      <w:del w:id="904" w:author="Marc Florisson" w:date="2013-12-03T14:48:00Z">
        <w:r w:rsidR="00BB5F4E" w:rsidDel="002153CA">
          <w:delText>pas un mode asynchrone</w:delText>
        </w:r>
      </w:del>
      <w:del w:id="905" w:author="Marc Florisson" w:date="2013-12-03T16:07:00Z">
        <w:r w:rsidR="00BB5F4E" w:rsidDel="0025545B">
          <w:delText>.</w:delText>
        </w:r>
      </w:del>
    </w:p>
    <w:p w14:paraId="450FB474" w14:textId="281C66DB" w:rsidR="00F0642B" w:rsidRDefault="00F0642B" w:rsidP="00BB5F4E">
      <w:pPr>
        <w:rPr>
          <w:ins w:id="906" w:author="Marc Florisson" w:date="2013-12-03T18:41:00Z"/>
        </w:rPr>
      </w:pPr>
    </w:p>
    <w:p w14:paraId="6A8BC833" w14:textId="63C2BF4B" w:rsidR="008C5E71" w:rsidRDefault="008C5E71" w:rsidP="00F0642B">
      <w:pPr>
        <w:rPr>
          <w:ins w:id="907" w:author="Marc Florisson" w:date="2014-04-23T16:57:00Z"/>
        </w:rPr>
      </w:pPr>
      <w:ins w:id="908" w:author="Marc Florisson" w:date="2014-04-23T16:57:00Z">
        <w:r>
          <w:t>Au niveau du POC, il a été convenu d</w:t>
        </w:r>
      </w:ins>
      <w:ins w:id="909" w:author="Marc Florisson" w:date="2014-04-23T16:58:00Z">
        <w:r>
          <w:t>’utilisé WebSocket/JSON comme protocole d’implémentation des services du méta-système.</w:t>
        </w:r>
      </w:ins>
    </w:p>
    <w:p w14:paraId="5C60AE49" w14:textId="51AD9501" w:rsidR="00F0642B" w:rsidRDefault="00F0642B" w:rsidP="00F0642B">
      <w:pPr>
        <w:rPr>
          <w:ins w:id="910" w:author="Marc Florisson" w:date="2013-12-03T18:38:00Z"/>
        </w:rPr>
      </w:pPr>
      <w:ins w:id="911" w:author="Marc Florisson" w:date="2013-12-03T18:41:00Z">
        <w:r>
          <w:t xml:space="preserve">Le protocole </w:t>
        </w:r>
      </w:ins>
      <w:ins w:id="912" w:author="Marc Florisson" w:date="2014-02-26T07:25:00Z">
        <w:r w:rsidR="007E3E3F">
          <w:t>WebSocket</w:t>
        </w:r>
      </w:ins>
      <w:ins w:id="913" w:author="Marc Florisson" w:date="2013-12-03T18:42:00Z">
        <w:r>
          <w:t xml:space="preserve"> (dont les spécifications sont publiées sur le site  </w:t>
        </w:r>
        <w:r>
          <w:fldChar w:fldCharType="begin"/>
        </w:r>
        <w:r>
          <w:instrText xml:space="preserve"> HYPERLINK "</w:instrText>
        </w:r>
        <w:r w:rsidRPr="00BF1EFA">
          <w:instrText>http://tools.ietf.org/html/rfc6455</w:instrText>
        </w:r>
        <w:r>
          <w:instrText xml:space="preserve">" </w:instrText>
        </w:r>
        <w:r>
          <w:fldChar w:fldCharType="separate"/>
        </w:r>
        <w:r w:rsidRPr="005B0549">
          <w:rPr>
            <w:rStyle w:val="Lienhypertexte"/>
          </w:rPr>
          <w:t>http://tools.ietf.org/html/rfc6455</w:t>
        </w:r>
        <w:r>
          <w:fldChar w:fldCharType="end"/>
        </w:r>
        <w:r>
          <w:t xml:space="preserve">) est un protocole bidirectionnel </w:t>
        </w:r>
      </w:ins>
      <w:ins w:id="914" w:author="Marc Florisson" w:date="2013-12-03T18:43:00Z">
        <w:r>
          <w:t xml:space="preserve">qui simplifie </w:t>
        </w:r>
      </w:ins>
      <w:ins w:id="915" w:author="Marc Florisson" w:date="2013-12-03T18:54:00Z">
        <w:r>
          <w:t xml:space="preserve">également </w:t>
        </w:r>
      </w:ins>
      <w:ins w:id="916" w:author="Marc Florisson" w:date="2013-12-03T18:43:00Z">
        <w:r>
          <w:t xml:space="preserve">l’implémentation </w:t>
        </w:r>
      </w:ins>
      <w:ins w:id="917" w:author="Marc Florisson" w:date="2013-12-03T18:41:00Z">
        <w:r>
          <w:t>d</w:t>
        </w:r>
      </w:ins>
      <w:ins w:id="918" w:author="Marc Florisson" w:date="2013-12-03T18:43:00Z">
        <w:r>
          <w:t xml:space="preserve">es </w:t>
        </w:r>
      </w:ins>
      <w:ins w:id="919" w:author="Marc Florisson" w:date="2013-12-03T18:41:00Z">
        <w:r>
          <w:t>échanges asynchrones</w:t>
        </w:r>
      </w:ins>
      <w:ins w:id="920" w:author="Marc Florisson" w:date="2013-12-03T18:43:00Z">
        <w:r>
          <w:t xml:space="preserve"> entre un serveur </w:t>
        </w:r>
      </w:ins>
      <w:ins w:id="921" w:author="Marc Florisson" w:date="2013-12-03T18:53:00Z">
        <w:r>
          <w:t xml:space="preserve">WEB </w:t>
        </w:r>
      </w:ins>
      <w:ins w:id="922" w:author="Marc Florisson" w:date="2013-12-03T18:43:00Z">
        <w:r>
          <w:t>et un client</w:t>
        </w:r>
      </w:ins>
      <w:ins w:id="923" w:author="Marc Florisson" w:date="2013-12-03T18:41:00Z">
        <w:r>
          <w:t>.</w:t>
        </w:r>
      </w:ins>
    </w:p>
    <w:p w14:paraId="42E754CF" w14:textId="0694995C" w:rsidR="002153CA" w:rsidRDefault="002153CA" w:rsidP="00BB5F4E">
      <w:pPr>
        <w:rPr>
          <w:ins w:id="924" w:author="Marc Florisson" w:date="2013-12-03T19:00:00Z"/>
        </w:rPr>
      </w:pPr>
      <w:ins w:id="925" w:author="Marc Florisson" w:date="2013-12-03T14:48:00Z">
        <w:r>
          <w:t xml:space="preserve">L’article suivant </w:t>
        </w:r>
      </w:ins>
      <w:ins w:id="926" w:author="Marc Florisson" w:date="2013-12-03T18:44:00Z">
        <w:r w:rsidR="00F0642B">
          <w:fldChar w:fldCharType="begin"/>
        </w:r>
        <w:r w:rsidR="00F0642B">
          <w:instrText xml:space="preserve"> HYPERLINK "</w:instrText>
        </w:r>
        <w:r w:rsidR="00F0642B" w:rsidRPr="002153CA">
          <w:instrText>http://www.websocket.org/quantum.html</w:instrText>
        </w:r>
        <w:r w:rsidR="00F0642B">
          <w:instrText xml:space="preserve">" </w:instrText>
        </w:r>
        <w:r w:rsidR="00F0642B">
          <w:fldChar w:fldCharType="separate"/>
        </w:r>
        <w:r w:rsidR="00F0642B" w:rsidRPr="005B0549">
          <w:rPr>
            <w:rStyle w:val="Lienhypertexte"/>
          </w:rPr>
          <w:t>http://www.</w:t>
        </w:r>
      </w:ins>
      <w:ins w:id="927" w:author="Marc Florisson" w:date="2014-02-26T07:24:00Z">
        <w:r w:rsidR="007E3E3F">
          <w:rPr>
            <w:rStyle w:val="Lienhypertexte"/>
          </w:rPr>
          <w:t>WebSocket</w:t>
        </w:r>
      </w:ins>
      <w:ins w:id="928" w:author="Marc Florisson" w:date="2013-12-03T18:44:00Z">
        <w:r w:rsidR="00F0642B" w:rsidRPr="005B0549">
          <w:rPr>
            <w:rStyle w:val="Lienhypertexte"/>
          </w:rPr>
          <w:t>.org/quantum.html</w:t>
        </w:r>
        <w:r w:rsidR="00F0642B">
          <w:fldChar w:fldCharType="end"/>
        </w:r>
        <w:r w:rsidR="00F0642B">
          <w:t xml:space="preserve"> </w:t>
        </w:r>
      </w:ins>
      <w:ins w:id="929" w:author="Marc Florisson" w:date="2013-12-03T14:48:00Z">
        <w:r>
          <w:t xml:space="preserve">expose assez bien les différentes solutions existantes </w:t>
        </w:r>
      </w:ins>
      <w:ins w:id="930" w:author="Marc Florisson" w:date="2013-12-03T19:01:00Z">
        <w:r w:rsidR="003D307E">
          <w:t xml:space="preserve">en http par rapport aux </w:t>
        </w:r>
      </w:ins>
      <w:ins w:id="931" w:author="Marc Florisson" w:date="2013-12-03T18:43:00Z">
        <w:r w:rsidR="00F0642B">
          <w:t xml:space="preserve">traitements </w:t>
        </w:r>
      </w:ins>
      <w:ins w:id="932" w:author="Marc Florisson" w:date="2013-12-03T18:37:00Z">
        <w:r w:rsidR="00F0642B">
          <w:t>asynchrones</w:t>
        </w:r>
      </w:ins>
      <w:ins w:id="933" w:author="Marc Florisson" w:date="2013-12-03T14:48:00Z">
        <w:r w:rsidR="00F0642B">
          <w:t>.</w:t>
        </w:r>
      </w:ins>
    </w:p>
    <w:p w14:paraId="7745351D" w14:textId="35138B0D" w:rsidR="001D58EB" w:rsidRDefault="003D307E" w:rsidP="00BB5F4E">
      <w:pPr>
        <w:rPr>
          <w:ins w:id="934" w:author="Marc Florisson" w:date="2013-12-03T14:49:00Z"/>
        </w:rPr>
      </w:pPr>
      <w:ins w:id="935" w:author="Marc Florisson" w:date="2013-12-03T19:00:00Z">
        <w:r>
          <w:t xml:space="preserve">Sur le plan de la sécurité des connexions, le protocole </w:t>
        </w:r>
      </w:ins>
      <w:ins w:id="936" w:author="Marc Florisson" w:date="2014-02-26T07:24:00Z">
        <w:r w:rsidR="007E3E3F">
          <w:t>WebSocket</w:t>
        </w:r>
      </w:ins>
      <w:ins w:id="937" w:author="Marc Florisson" w:date="2013-12-03T19:00:00Z">
        <w:r>
          <w:t xml:space="preserve"> autorise également des échanges à travers une liaison SSL.</w:t>
        </w:r>
      </w:ins>
    </w:p>
    <w:p w14:paraId="30C35339" w14:textId="77777777" w:rsidR="00F0642B" w:rsidRDefault="00F0642B" w:rsidP="00BB5F4E"/>
    <w:p w14:paraId="7BC5E67C" w14:textId="56F9D959" w:rsidR="00F0642B" w:rsidRDefault="007E3E3F" w:rsidP="00BB5F4E">
      <w:pPr>
        <w:rPr>
          <w:ins w:id="938" w:author="Marc Florisson" w:date="2013-12-03T18:47:00Z"/>
        </w:rPr>
      </w:pPr>
      <w:ins w:id="939" w:author="Marc Florisson" w:date="2013-12-03T18:45:00Z">
        <w:r>
          <w:t>Le protoc</w:t>
        </w:r>
        <w:r w:rsidR="00F0642B">
          <w:t xml:space="preserve">ole </w:t>
        </w:r>
      </w:ins>
      <w:ins w:id="940" w:author="Marc Florisson" w:date="2014-02-26T07:24:00Z">
        <w:r>
          <w:t>WebSocket</w:t>
        </w:r>
      </w:ins>
      <w:ins w:id="941" w:author="Marc Florisson" w:date="2013-12-03T18:45:00Z">
        <w:r w:rsidR="00F0642B">
          <w:t xml:space="preserve"> s’établit en 2 phases. Une première phase de connexion en http entre le client et le serveur et une phase d</w:t>
        </w:r>
      </w:ins>
      <w:ins w:id="942" w:author="Marc Florisson" w:date="2013-12-03T18:46:00Z">
        <w:r w:rsidR="00F0642B">
          <w:t xml:space="preserve">’échange direct au niveau TCP. </w:t>
        </w:r>
      </w:ins>
    </w:p>
    <w:p w14:paraId="0BFBD636" w14:textId="707771C5" w:rsidR="00BB5F4E" w:rsidRDefault="00F0642B" w:rsidP="00BB5F4E">
      <w:pPr>
        <w:rPr>
          <w:ins w:id="943" w:author="Marc Florisson" w:date="2013-12-03T18:57:00Z"/>
        </w:rPr>
      </w:pPr>
      <w:ins w:id="944" w:author="Marc Florisson" w:date="2013-12-03T18:51:00Z">
        <w:r>
          <w:t xml:space="preserve">La mise en place de ce protocole </w:t>
        </w:r>
      </w:ins>
      <w:ins w:id="945" w:author="Marc Florisson" w:date="2013-12-03T18:54:00Z">
        <w:r>
          <w:t xml:space="preserve">est donc </w:t>
        </w:r>
      </w:ins>
      <w:ins w:id="946" w:author="Marc Florisson" w:date="2013-12-03T18:52:00Z">
        <w:r>
          <w:t xml:space="preserve">à prendre en compte </w:t>
        </w:r>
      </w:ins>
      <w:ins w:id="947" w:author="Marc Florisson" w:date="2013-12-03T18:54:00Z">
        <w:r>
          <w:t xml:space="preserve">conjointement </w:t>
        </w:r>
      </w:ins>
      <w:ins w:id="948" w:author="Marc Florisson" w:date="2013-12-03T18:52:00Z">
        <w:r>
          <w:t xml:space="preserve">sur </w:t>
        </w:r>
      </w:ins>
      <w:ins w:id="949" w:author="Marc Florisson" w:date="2013-12-03T18:55:00Z">
        <w:r w:rsidR="003D307E">
          <w:t>le serveur (</w:t>
        </w:r>
      </w:ins>
      <w:ins w:id="950" w:author="Marc Florisson" w:date="2013-12-03T18:52:00Z">
        <w:r>
          <w:t>l’aiguilleur</w:t>
        </w:r>
      </w:ins>
      <w:ins w:id="951" w:author="Marc Florisson" w:date="2013-12-03T18:55:00Z">
        <w:r w:rsidR="003D307E">
          <w:t>)</w:t>
        </w:r>
      </w:ins>
      <w:ins w:id="952" w:author="Marc Florisson" w:date="2013-12-03T18:52:00Z">
        <w:r>
          <w:t xml:space="preserve"> mais aussi sur les clients.</w:t>
        </w:r>
      </w:ins>
      <w:ins w:id="953" w:author="Marc Florisson" w:date="2013-12-03T18:51:00Z">
        <w:r>
          <w:t xml:space="preserve"> </w:t>
        </w:r>
      </w:ins>
    </w:p>
    <w:p w14:paraId="22E202F2" w14:textId="77F3BC13" w:rsidR="003D307E" w:rsidRDefault="003D307E">
      <w:pPr>
        <w:pStyle w:val="Paragraphedeliste"/>
        <w:numPr>
          <w:ilvl w:val="0"/>
          <w:numId w:val="43"/>
        </w:numPr>
        <w:pPrChange w:id="954" w:author="Marc Florisson" w:date="2013-12-03T18:58:00Z">
          <w:pPr/>
        </w:pPrChange>
      </w:pPr>
      <w:ins w:id="955" w:author="Marc Florisson" w:date="2013-12-03T18:57:00Z">
        <w:r>
          <w:t>Au niveau des clients WEB :</w:t>
        </w:r>
      </w:ins>
    </w:p>
    <w:p w14:paraId="57558B0A" w14:textId="2AE12EFA" w:rsidR="00BB5F4E" w:rsidRDefault="00BB5F4E">
      <w:pPr>
        <w:pStyle w:val="Paragraphedeliste"/>
        <w:numPr>
          <w:ilvl w:val="1"/>
          <w:numId w:val="43"/>
        </w:numPr>
        <w:rPr>
          <w:ins w:id="956" w:author="Marc Florisson" w:date="2013-12-03T18:57:00Z"/>
        </w:rPr>
        <w:pPrChange w:id="957" w:author="Marc Florisson" w:date="2013-12-03T18:58:00Z">
          <w:pPr/>
        </w:pPrChange>
      </w:pPr>
      <w:del w:id="958" w:author="Marc Florisson" w:date="2013-12-03T18:55:00Z">
        <w:r w:rsidDel="003D307E">
          <w:delText>Le protocole Websocket</w:delText>
        </w:r>
        <w:r w:rsidR="00774769" w:rsidDel="003D307E">
          <w:delText xml:space="preserve"> réalise en quelque sorte la synthèse des 2 exigences. Ce protocole établit d’une liaison bidirectionnelle entre le navigateur et fournisseur du service web permettant les échanges asynchrones. Par ailleurs le protocole est désormais natif sur l</w:delText>
        </w:r>
      </w:del>
      <w:ins w:id="959" w:author="Marc Florisson" w:date="2013-12-03T18:55:00Z">
        <w:r w:rsidR="003D307E">
          <w:t>l</w:t>
        </w:r>
      </w:ins>
      <w:r w:rsidR="00774769">
        <w:t>es dernières versions de</w:t>
      </w:r>
      <w:ins w:id="960" w:author="Marc Florisson" w:date="2013-12-03T18:55:00Z">
        <w:r w:rsidR="003D307E">
          <w:t>s principaux navigateurs WEB</w:t>
        </w:r>
      </w:ins>
      <w:ins w:id="961" w:author="Marc Florisson" w:date="2013-12-03T18:56:00Z">
        <w:r w:rsidR="003D307E">
          <w:t> </w:t>
        </w:r>
      </w:ins>
      <w:ins w:id="962" w:author="Marc Florisson" w:date="2013-12-03T18:55:00Z">
        <w:r w:rsidR="003D307E">
          <w:t>:</w:t>
        </w:r>
      </w:ins>
      <w:r w:rsidR="00774769">
        <w:t xml:space="preserve"> IE, Firefox, Chrome et Safari (cf </w:t>
      </w:r>
      <w:r w:rsidR="00F0642B">
        <w:fldChar w:fldCharType="begin"/>
      </w:r>
      <w:r w:rsidR="00F0642B">
        <w:instrText xml:space="preserve"> HYPERLINK "http://caniuse.com/websockets" </w:instrText>
      </w:r>
      <w:r w:rsidR="00F0642B">
        <w:fldChar w:fldCharType="separate"/>
      </w:r>
      <w:r w:rsidR="00774769" w:rsidRPr="00414CC6">
        <w:rPr>
          <w:rStyle w:val="Lienhypertexte"/>
        </w:rPr>
        <w:t>http://caniuse.com/websockets</w:t>
      </w:r>
      <w:r w:rsidR="00F0642B">
        <w:rPr>
          <w:rStyle w:val="Lienhypertexte"/>
        </w:rPr>
        <w:fldChar w:fldCharType="end"/>
      </w:r>
      <w:r w:rsidR="00774769">
        <w:t>)</w:t>
      </w:r>
      <w:ins w:id="963" w:author="Marc Florisson" w:date="2013-12-03T18:56:00Z">
        <w:r w:rsidR="003D307E">
          <w:t xml:space="preserve"> intègrent nativement le protocole </w:t>
        </w:r>
      </w:ins>
      <w:ins w:id="964" w:author="Marc Florisson" w:date="2014-02-26T07:24:00Z">
        <w:r w:rsidR="007E3E3F">
          <w:t>WebSocket</w:t>
        </w:r>
      </w:ins>
      <w:ins w:id="965" w:author="Marc Florisson" w:date="2013-12-03T18:56:00Z">
        <w:r w:rsidR="003D307E">
          <w:t xml:space="preserve"> sur leur moteur Javascript</w:t>
        </w:r>
      </w:ins>
      <w:r w:rsidR="00774769">
        <w:t>.</w:t>
      </w:r>
    </w:p>
    <w:p w14:paraId="5C831106" w14:textId="13123BAD" w:rsidR="003D307E" w:rsidRDefault="003D307E">
      <w:pPr>
        <w:pStyle w:val="Paragraphedeliste"/>
        <w:numPr>
          <w:ilvl w:val="0"/>
          <w:numId w:val="43"/>
        </w:numPr>
        <w:rPr>
          <w:ins w:id="966" w:author="Marc Florisson" w:date="2013-12-03T18:58:00Z"/>
        </w:rPr>
        <w:pPrChange w:id="967" w:author="Marc Florisson" w:date="2013-12-03T18:58:00Z">
          <w:pPr/>
        </w:pPrChange>
      </w:pPr>
      <w:ins w:id="968" w:author="Marc Florisson" w:date="2013-12-03T18:57:00Z">
        <w:r>
          <w:t>Au niveau des serveurs WEB :</w:t>
        </w:r>
      </w:ins>
    </w:p>
    <w:p w14:paraId="16832C4B" w14:textId="2F191E31" w:rsidR="003D307E" w:rsidRDefault="003D307E">
      <w:pPr>
        <w:pStyle w:val="Paragraphedeliste"/>
        <w:numPr>
          <w:ilvl w:val="1"/>
          <w:numId w:val="43"/>
        </w:numPr>
        <w:rPr>
          <w:ins w:id="969" w:author="Marc Florisson" w:date="2013-12-03T18:58:00Z"/>
        </w:rPr>
        <w:pPrChange w:id="970" w:author="Marc Florisson" w:date="2013-12-03T18:58:00Z">
          <w:pPr/>
        </w:pPrChange>
      </w:pPr>
      <w:ins w:id="971" w:author="Marc Florisson" w:date="2013-12-03T18:58:00Z">
        <w:r>
          <w:t xml:space="preserve">une série de frameworks </w:t>
        </w:r>
      </w:ins>
      <w:ins w:id="972" w:author="Marc Florisson" w:date="2014-02-26T07:21:00Z">
        <w:r w:rsidR="007E3E3F">
          <w:t>est</w:t>
        </w:r>
      </w:ins>
      <w:ins w:id="973" w:author="Marc Florisson" w:date="2013-12-03T18:58:00Z">
        <w:r w:rsidR="007E3E3F">
          <w:t xml:space="preserve"> disponible</w:t>
        </w:r>
        <w:r>
          <w:t xml:space="preserve"> pour faciliter l’implémentation d’un serveur </w:t>
        </w:r>
      </w:ins>
      <w:ins w:id="974" w:author="Marc Florisson" w:date="2014-02-26T07:24:00Z">
        <w:r w:rsidR="007E3E3F">
          <w:t>WebSocket</w:t>
        </w:r>
      </w:ins>
      <w:ins w:id="975" w:author="Marc Florisson" w:date="2013-12-03T18:59:00Z">
        <w:r>
          <w:t xml:space="preserve"> </w:t>
        </w:r>
      </w:ins>
      <w:ins w:id="976" w:author="Marc Florisson" w:date="2013-12-03T18:58:00Z">
        <w:r>
          <w:t>dans une variété de langages : .Net, Python, Ruby, Java, Javascript…</w:t>
        </w:r>
      </w:ins>
    </w:p>
    <w:p w14:paraId="54E5FF62" w14:textId="77777777" w:rsidR="003D307E" w:rsidRDefault="003D307E" w:rsidP="00BB5F4E">
      <w:pPr>
        <w:rPr>
          <w:ins w:id="977" w:author="Marc Florisson" w:date="2014-02-21T15:15:00Z"/>
        </w:rPr>
      </w:pPr>
    </w:p>
    <w:p w14:paraId="480B0A92" w14:textId="6EB36416" w:rsidR="006F42BB" w:rsidRDefault="006F42BB" w:rsidP="006F42BB">
      <w:pPr>
        <w:rPr>
          <w:ins w:id="978" w:author="Marc Florisson" w:date="2014-02-21T15:15:00Z"/>
        </w:rPr>
      </w:pPr>
      <w:ins w:id="979" w:author="Marc Florisson" w:date="2014-02-21T15:15:00Z">
        <w:r>
          <w:t xml:space="preserve">Une fois la connexion établie, </w:t>
        </w:r>
      </w:ins>
      <w:ins w:id="980" w:author="Marc Florisson" w:date="2014-02-26T07:24:00Z">
        <w:r w:rsidR="007E3E3F">
          <w:t>WebSocket</w:t>
        </w:r>
      </w:ins>
      <w:ins w:id="981" w:author="Marc Florisson" w:date="2014-02-26T07:22:00Z">
        <w:r w:rsidR="007E3E3F">
          <w:t xml:space="preserve"> </w:t>
        </w:r>
      </w:ins>
      <w:ins w:id="982" w:author="Marc Florisson" w:date="2014-02-25T16:33:00Z">
        <w:r w:rsidR="00B2263C">
          <w:t>(</w:t>
        </w:r>
        <w:r w:rsidR="00B2263C" w:rsidRPr="00B2263C">
          <w:rPr>
            <w:rPrChange w:id="983" w:author="Marc Florisson" w:date="2014-02-25T16:33:00Z">
              <w:rPr>
                <w:rFonts w:ascii="Lucida Grande" w:hAnsi="Lucida Grande" w:cs="Lucida Grande"/>
                <w:color w:val="000000"/>
              </w:rPr>
            </w:rPrChange>
          </w:rPr>
          <w:t>https://developer.mozilla.org/en-US/docs/Web/API/WebSocket</w:t>
        </w:r>
        <w:r w:rsidR="00B2263C">
          <w:t>)</w:t>
        </w:r>
      </w:ins>
      <w:ins w:id="984" w:author="Marc Florisson" w:date="2014-02-21T15:15:00Z">
        <w:r w:rsidR="007E3E3F">
          <w:t xml:space="preserve"> propose</w:t>
        </w:r>
        <w:r>
          <w:t xml:space="preserve"> 3 formats pour transmettre les données de requête</w:t>
        </w:r>
      </w:ins>
      <w:ins w:id="985" w:author="Marc Florisson" w:date="2014-02-21T17:25:00Z">
        <w:r w:rsidR="00027894">
          <w:t xml:space="preserve"> au méta-serveur</w:t>
        </w:r>
      </w:ins>
      <w:ins w:id="986" w:author="Marc Florisson" w:date="2014-02-21T15:15:00Z">
        <w:r>
          <w:t>.</w:t>
        </w:r>
      </w:ins>
    </w:p>
    <w:p w14:paraId="17065693" w14:textId="3C368B6D" w:rsidR="00A04ADE" w:rsidRDefault="00A04ADE" w:rsidP="006F42BB">
      <w:pPr>
        <w:rPr>
          <w:ins w:id="987" w:author="Marc Florisson" w:date="2014-02-21T15:16:00Z"/>
        </w:rPr>
      </w:pPr>
      <w:ins w:id="988" w:author="Marc Florisson" w:date="2014-02-21T15:16:00Z">
        <w:r>
          <w:t xml:space="preserve">L’objet WebSocket dispose </w:t>
        </w:r>
      </w:ins>
      <w:ins w:id="989" w:author="Marc Florisson" w:date="2014-02-26T07:23:00Z">
        <w:r w:rsidR="007E3E3F">
          <w:t xml:space="preserve">de 3 </w:t>
        </w:r>
      </w:ins>
      <w:ins w:id="990" w:author="Marc Florisson" w:date="2014-02-21T15:16:00Z">
        <w:r>
          <w:t>méthode</w:t>
        </w:r>
      </w:ins>
      <w:ins w:id="991" w:author="Marc Florisson" w:date="2014-02-26T07:23:00Z">
        <w:r w:rsidR="007E3E3F">
          <w:t>s</w:t>
        </w:r>
      </w:ins>
      <w:ins w:id="992" w:author="Marc Florisson" w:date="2014-02-21T15:16:00Z">
        <w:r>
          <w:t xml:space="preserve"> « send » </w:t>
        </w:r>
      </w:ins>
      <w:ins w:id="993" w:author="Marc Florisson" w:date="2014-02-26T07:23:00Z">
        <w:r w:rsidR="007E3E3F">
          <w:t xml:space="preserve">chacune ayant </w:t>
        </w:r>
      </w:ins>
      <w:ins w:id="994" w:author="Marc Florisson" w:date="2014-02-21T15:16:00Z">
        <w:r>
          <w:t xml:space="preserve">un </w:t>
        </w:r>
      </w:ins>
      <w:ins w:id="995" w:author="Marc Florisson" w:date="2014-02-26T07:23:00Z">
        <w:r w:rsidR="007E3E3F">
          <w:t xml:space="preserve">seul </w:t>
        </w:r>
      </w:ins>
      <w:ins w:id="996" w:author="Marc Florisson" w:date="2014-02-21T15:16:00Z">
        <w:r>
          <w:t xml:space="preserve">argument </w:t>
        </w:r>
        <w:r w:rsidR="007E3E3F">
          <w:t>d</w:t>
        </w:r>
      </w:ins>
      <w:ins w:id="997" w:author="Marc Florisson" w:date="2014-02-26T07:23:00Z">
        <w:r w:rsidR="007E3E3F">
          <w:t xml:space="preserve">’un </w:t>
        </w:r>
      </w:ins>
      <w:ins w:id="998" w:author="Marc Florisson" w:date="2014-02-21T15:16:00Z">
        <w:r>
          <w:t>type</w:t>
        </w:r>
      </w:ins>
      <w:ins w:id="999" w:author="Marc Florisson" w:date="2014-02-26T07:23:00Z">
        <w:r w:rsidR="007E3E3F">
          <w:t xml:space="preserve"> particulier</w:t>
        </w:r>
      </w:ins>
      <w:ins w:id="1000" w:author="Marc Florisson" w:date="2014-02-21T15:16:00Z">
        <w:r>
          <w:t> :</w:t>
        </w:r>
      </w:ins>
    </w:p>
    <w:p w14:paraId="0DFBB215" w14:textId="77777777" w:rsidR="00A04ADE" w:rsidRDefault="00A04ADE">
      <w:pPr>
        <w:pStyle w:val="Paragraphedeliste"/>
        <w:numPr>
          <w:ilvl w:val="0"/>
          <w:numId w:val="46"/>
        </w:numPr>
        <w:rPr>
          <w:ins w:id="1001" w:author="Marc Florisson" w:date="2014-02-21T15:16:00Z"/>
        </w:rPr>
        <w:pPrChange w:id="1002" w:author="Marc Florisson" w:date="2014-02-21T15:24:00Z">
          <w:pPr/>
        </w:pPrChange>
      </w:pPr>
      <w:ins w:id="1003" w:author="Marc Florisson" w:date="2014-02-21T15:16:00Z">
        <w:r>
          <w:t>DOMString</w:t>
        </w:r>
      </w:ins>
    </w:p>
    <w:p w14:paraId="632E8A35" w14:textId="77777777" w:rsidR="00A04ADE" w:rsidRDefault="00A04ADE">
      <w:pPr>
        <w:pStyle w:val="Paragraphedeliste"/>
        <w:numPr>
          <w:ilvl w:val="0"/>
          <w:numId w:val="46"/>
        </w:numPr>
        <w:rPr>
          <w:ins w:id="1004" w:author="Marc Florisson" w:date="2014-02-21T15:17:00Z"/>
        </w:rPr>
        <w:pPrChange w:id="1005" w:author="Marc Florisson" w:date="2014-02-21T15:24:00Z">
          <w:pPr/>
        </w:pPrChange>
      </w:pPr>
      <w:ins w:id="1006" w:author="Marc Florisson" w:date="2014-02-21T15:17:00Z">
        <w:r>
          <w:t>ArrayBuffer</w:t>
        </w:r>
      </w:ins>
    </w:p>
    <w:p w14:paraId="3073FE7F" w14:textId="39604110" w:rsidR="006F42BB" w:rsidRDefault="00A04ADE">
      <w:pPr>
        <w:pStyle w:val="Paragraphedeliste"/>
        <w:numPr>
          <w:ilvl w:val="0"/>
          <w:numId w:val="46"/>
        </w:numPr>
        <w:rPr>
          <w:ins w:id="1007" w:author="Marc Florisson" w:date="2014-02-21T15:17:00Z"/>
        </w:rPr>
        <w:pPrChange w:id="1008" w:author="Marc Florisson" w:date="2014-02-21T15:24:00Z">
          <w:pPr/>
        </w:pPrChange>
      </w:pPr>
      <w:ins w:id="1009" w:author="Marc Florisson" w:date="2014-02-21T15:17:00Z">
        <w:r>
          <w:t>Blob</w:t>
        </w:r>
      </w:ins>
      <w:ins w:id="1010" w:author="Marc Florisson" w:date="2014-02-21T15:15:00Z">
        <w:r w:rsidR="006F42BB">
          <w:t xml:space="preserve"> </w:t>
        </w:r>
      </w:ins>
    </w:p>
    <w:p w14:paraId="746CC856" w14:textId="224A7D80" w:rsidR="00A04ADE" w:rsidRDefault="00A04ADE" w:rsidP="006F42BB">
      <w:pPr>
        <w:rPr>
          <w:ins w:id="1011" w:author="Marc Florisson" w:date="2014-02-21T15:35:00Z"/>
        </w:rPr>
      </w:pPr>
      <w:ins w:id="1012" w:author="Marc Florisson" w:date="2014-02-21T15:17:00Z">
        <w:r>
          <w:t>Dans la suite du document, les spécifications ne détaille</w:t>
        </w:r>
      </w:ins>
      <w:ins w:id="1013" w:author="Marc Florisson" w:date="2014-02-21T15:18:00Z">
        <w:r>
          <w:t>nt</w:t>
        </w:r>
      </w:ins>
      <w:ins w:id="1014" w:author="Marc Florisson" w:date="2014-02-21T15:17:00Z">
        <w:r>
          <w:t xml:space="preserve"> que l</w:t>
        </w:r>
      </w:ins>
      <w:ins w:id="1015" w:author="Marc Florisson" w:date="2014-02-21T15:18:00Z">
        <w:r>
          <w:t xml:space="preserve">’usage du type DOMString et dans le cas particulier </w:t>
        </w:r>
      </w:ins>
      <w:ins w:id="1016" w:author="Marc Florisson" w:date="2014-02-21T15:23:00Z">
        <w:r>
          <w:t xml:space="preserve">d’une chaine représentant un </w:t>
        </w:r>
        <w:r>
          <w:fldChar w:fldCharType="begin"/>
        </w:r>
        <w:r>
          <w:instrText xml:space="preserve"> HYPERLINK "https://developer.mozilla.org/fr/docs/Web/JavaScript/Reference/Global_Objects/JSON" </w:instrText>
        </w:r>
        <w:r>
          <w:fldChar w:fldCharType="separate"/>
        </w:r>
        <w:r w:rsidRPr="00A04ADE">
          <w:rPr>
            <w:rStyle w:val="Lienhypertexte"/>
          </w:rPr>
          <w:t>objet JSON</w:t>
        </w:r>
        <w:r>
          <w:fldChar w:fldCharType="end"/>
        </w:r>
      </w:ins>
      <w:ins w:id="1017" w:author="Marc Florisson" w:date="2014-02-21T15:18:00Z">
        <w:r>
          <w:t>.</w:t>
        </w:r>
      </w:ins>
    </w:p>
    <w:p w14:paraId="22337453" w14:textId="5C904C4C" w:rsidR="001447F8" w:rsidRDefault="001447F8" w:rsidP="006F42BB">
      <w:pPr>
        <w:rPr>
          <w:ins w:id="1018" w:author="Marc Florisson" w:date="2014-02-21T15:24:00Z"/>
        </w:rPr>
      </w:pPr>
      <w:ins w:id="1019" w:author="Marc Florisson" w:date="2014-02-21T15:35:00Z">
        <w:r>
          <w:t xml:space="preserve">On désignera </w:t>
        </w:r>
      </w:ins>
      <w:ins w:id="1020" w:author="Marc Florisson" w:date="2014-02-21T15:36:00Z">
        <w:r w:rsidR="008E45A1">
          <w:t>par « objet de requête » du service, l’argument fourni à la méthode send de l’objet WebSocket.</w:t>
        </w:r>
      </w:ins>
    </w:p>
    <w:p w14:paraId="1EBD54F2" w14:textId="77777777" w:rsidR="00A04ADE" w:rsidRDefault="00A04ADE" w:rsidP="006F42BB">
      <w:pPr>
        <w:rPr>
          <w:ins w:id="1021" w:author="Marc Florisson" w:date="2014-02-21T15:24:00Z"/>
        </w:rPr>
      </w:pPr>
    </w:p>
    <w:p w14:paraId="6070794A" w14:textId="26CBF88C" w:rsidR="00A04ADE" w:rsidRDefault="00A04ADE" w:rsidP="006F42BB">
      <w:pPr>
        <w:rPr>
          <w:ins w:id="1022" w:author="Marc Florisson" w:date="2014-02-21T15:24:00Z"/>
        </w:rPr>
      </w:pPr>
      <w:ins w:id="1023" w:author="Marc Florisson" w:date="2014-02-21T15:24:00Z">
        <w:r>
          <w:t>De même, les notifications des résultats de la requête seront produit</w:t>
        </w:r>
      </w:ins>
      <w:ins w:id="1024" w:author="Marc Florisson" w:date="2014-02-21T15:27:00Z">
        <w:r w:rsidR="001447F8">
          <w:t>es</w:t>
        </w:r>
      </w:ins>
      <w:ins w:id="1025" w:author="Marc Florisson" w:date="2014-02-21T15:24:00Z">
        <w:r>
          <w:t xml:space="preserve"> sous forme d’objet</w:t>
        </w:r>
      </w:ins>
      <w:ins w:id="1026" w:author="Marc Florisson" w:date="2014-02-21T15:37:00Z">
        <w:r w:rsidR="008E45A1">
          <w:t>s</w:t>
        </w:r>
      </w:ins>
      <w:ins w:id="1027" w:author="Marc Florisson" w:date="2014-02-21T15:24:00Z">
        <w:r>
          <w:t xml:space="preserve"> JSON.</w:t>
        </w:r>
      </w:ins>
    </w:p>
    <w:p w14:paraId="62ECF3FF" w14:textId="27E4B48D" w:rsidR="006F42BB" w:rsidRDefault="001447F8" w:rsidP="00BB5F4E">
      <w:pPr>
        <w:rPr>
          <w:ins w:id="1028" w:author="Marc Florisson" w:date="2014-02-21T15:29:00Z"/>
        </w:rPr>
      </w:pPr>
      <w:ins w:id="1029" w:author="Marc Florisson" w:date="2014-02-21T15:28:00Z">
        <w:r>
          <w:t>Autrement dit, l</w:t>
        </w:r>
      </w:ins>
      <w:ins w:id="1030" w:author="Marc Florisson" w:date="2014-02-21T15:27:00Z">
        <w:r>
          <w:t>a fonction qui déf</w:t>
        </w:r>
      </w:ins>
      <w:ins w:id="1031" w:author="Marc Florisson" w:date="2014-02-21T15:28:00Z">
        <w:r>
          <w:t>i</w:t>
        </w:r>
      </w:ins>
      <w:ins w:id="1032" w:author="Marc Florisson" w:date="2014-02-21T15:27:00Z">
        <w:r>
          <w:t xml:space="preserve">nit </w:t>
        </w:r>
      </w:ins>
      <w:ins w:id="1033" w:author="Marc Florisson" w:date="2014-02-21T15:28:00Z">
        <w:r>
          <w:t xml:space="preserve">l’écouteur d’événement onmessage de l’objet WebSocket, reçoit du serveur un objet event dont la propriété data </w:t>
        </w:r>
      </w:ins>
      <w:ins w:id="1034" w:author="Marc Florisson" w:date="2014-02-21T15:29:00Z">
        <w:r>
          <w:t xml:space="preserve">est </w:t>
        </w:r>
      </w:ins>
      <w:ins w:id="1035" w:author="Marc Florisson" w:date="2014-02-21T15:30:00Z">
        <w:r>
          <w:t xml:space="preserve">une </w:t>
        </w:r>
      </w:ins>
      <w:ins w:id="1036" w:author="Marc Florisson" w:date="2014-02-21T15:28:00Z">
        <w:r>
          <w:t xml:space="preserve">réponse </w:t>
        </w:r>
      </w:ins>
      <w:ins w:id="1037" w:author="Marc Florisson" w:date="2014-02-21T15:30:00Z">
        <w:r>
          <w:t xml:space="preserve">du </w:t>
        </w:r>
      </w:ins>
      <w:ins w:id="1038" w:author="Marc Florisson" w:date="2014-02-21T15:28:00Z">
        <w:r>
          <w:t xml:space="preserve">service </w:t>
        </w:r>
      </w:ins>
      <w:ins w:id="1039" w:author="Marc Florisson" w:date="2014-02-21T15:29:00Z">
        <w:r>
          <w:t>dans un format JSON.</w:t>
        </w:r>
      </w:ins>
      <w:ins w:id="1040" w:author="Marc Florisson" w:date="2014-02-21T15:28:00Z">
        <w:r>
          <w:t xml:space="preserve"> </w:t>
        </w:r>
      </w:ins>
    </w:p>
    <w:p w14:paraId="28D0E37D" w14:textId="0B5ED7CC" w:rsidR="001447F8" w:rsidRDefault="008E45A1" w:rsidP="00BB5F4E">
      <w:pPr>
        <w:rPr>
          <w:ins w:id="1041" w:author="Marc Florisson" w:date="2014-02-21T15:32:00Z"/>
        </w:rPr>
      </w:pPr>
      <w:ins w:id="1042" w:author="Marc Florisson" w:date="2014-02-21T15:37:00Z">
        <w:r>
          <w:t>L</w:t>
        </w:r>
      </w:ins>
      <w:ins w:id="1043" w:author="Marc Florisson" w:date="2014-02-21T15:30:00Z">
        <w:r w:rsidR="001447F8">
          <w:t>e service peut répondre à une requête en plusieurs fois.</w:t>
        </w:r>
      </w:ins>
    </w:p>
    <w:p w14:paraId="2880C4D3" w14:textId="0DA22CA4" w:rsidR="001447F8" w:rsidRDefault="001447F8" w:rsidP="00BB5F4E">
      <w:pPr>
        <w:rPr>
          <w:ins w:id="1044" w:author="Marc Florisson" w:date="2014-04-23T16:57:00Z"/>
        </w:rPr>
      </w:pPr>
      <w:ins w:id="1045" w:author="Marc Florisson" w:date="2014-02-21T15:32:00Z">
        <w:r>
          <w:t xml:space="preserve">On appellera </w:t>
        </w:r>
      </w:ins>
      <w:ins w:id="1046" w:author="Marc Florisson" w:date="2014-02-21T15:38:00Z">
        <w:r w:rsidR="008E45A1">
          <w:t>« </w:t>
        </w:r>
      </w:ins>
      <w:ins w:id="1047" w:author="Marc Florisson" w:date="2014-02-21T15:32:00Z">
        <w:r>
          <w:t>notification</w:t>
        </w:r>
      </w:ins>
      <w:ins w:id="1048" w:author="Marc Florisson" w:date="2014-02-21T15:38:00Z">
        <w:r w:rsidR="008E45A1">
          <w:t> »</w:t>
        </w:r>
      </w:ins>
      <w:ins w:id="1049" w:author="Marc Florisson" w:date="2014-02-21T15:32:00Z">
        <w:r>
          <w:t xml:space="preserve"> du </w:t>
        </w:r>
        <w:r w:rsidR="008E45A1">
          <w:t>service</w:t>
        </w:r>
      </w:ins>
      <w:ins w:id="1050" w:author="Marc Florisson" w:date="2014-02-21T15:38:00Z">
        <w:r w:rsidR="008E45A1">
          <w:t>,</w:t>
        </w:r>
      </w:ins>
      <w:ins w:id="1051" w:author="Marc Florisson" w:date="2014-02-21T15:32:00Z">
        <w:r w:rsidR="008E45A1">
          <w:t xml:space="preserve"> l’objet event.data reçu</w:t>
        </w:r>
        <w:r>
          <w:t xml:space="preserve"> au niveau de l’écouteur d</w:t>
        </w:r>
      </w:ins>
      <w:ins w:id="1052" w:author="Marc Florisson" w:date="2014-02-21T15:33:00Z">
        <w:r>
          <w:t>’événement onmessage.</w:t>
        </w:r>
      </w:ins>
    </w:p>
    <w:p w14:paraId="5EBBB5F1" w14:textId="77777777" w:rsidR="001D58EB" w:rsidRDefault="001D58EB" w:rsidP="00BB5F4E">
      <w:pPr>
        <w:rPr>
          <w:ins w:id="1053" w:author="Marc Florisson" w:date="2014-04-23T16:57:00Z"/>
        </w:rPr>
      </w:pPr>
    </w:p>
    <w:p w14:paraId="623FB64A" w14:textId="413195F5" w:rsidR="001D58EB" w:rsidRDefault="001D58EB">
      <w:pPr>
        <w:pStyle w:val="Titre4"/>
        <w:rPr>
          <w:ins w:id="1054" w:author="Marc Florisson" w:date="2014-04-23T16:57:00Z"/>
        </w:rPr>
        <w:pPrChange w:id="1055" w:author="Marc Florisson" w:date="2014-04-23T16:57:00Z">
          <w:pPr/>
        </w:pPrChange>
      </w:pPr>
      <w:ins w:id="1056" w:author="Marc Florisson" w:date="2014-04-23T16:57:00Z">
        <w:r>
          <w:t>Généralisation des implémentations</w:t>
        </w:r>
      </w:ins>
      <w:ins w:id="1057" w:author="Marc Florisson" w:date="2014-04-23T16:58:00Z">
        <w:r w:rsidR="008C5E71">
          <w:t xml:space="preserve"> du protocole</w:t>
        </w:r>
      </w:ins>
    </w:p>
    <w:p w14:paraId="7BE69273" w14:textId="6394B3B3" w:rsidR="001D58EB" w:rsidRDefault="008C5E71">
      <w:pPr>
        <w:rPr>
          <w:ins w:id="1058" w:author="Marc Florisson" w:date="2014-04-23T17:00:00Z"/>
        </w:rPr>
      </w:pPr>
      <w:ins w:id="1059" w:author="Marc Florisson" w:date="2014-04-23T16:59:00Z">
        <w:r>
          <w:t>La solution technique décrite dans la suite du document et dans les XSD pourrait servir de spécification d’implémentation sur d</w:t>
        </w:r>
      </w:ins>
      <w:ins w:id="1060" w:author="Marc Florisson" w:date="2014-04-23T17:00:00Z">
        <w:r>
          <w:t>’autres technologies que WebSocket/JSON.</w:t>
        </w:r>
      </w:ins>
    </w:p>
    <w:p w14:paraId="2D5CFE4E" w14:textId="77777777" w:rsidR="008C5E71" w:rsidRDefault="008C5E71">
      <w:pPr>
        <w:rPr>
          <w:ins w:id="1061" w:author="Marc Florisson" w:date="2014-04-23T17:00:00Z"/>
        </w:rPr>
      </w:pPr>
    </w:p>
    <w:p w14:paraId="5ABED129" w14:textId="47078D8D" w:rsidR="008C5E71" w:rsidRDefault="008C5E71">
      <w:pPr>
        <w:rPr>
          <w:ins w:id="1062" w:author="Marc Florisson" w:date="2014-04-23T17:00:00Z"/>
        </w:rPr>
      </w:pPr>
      <w:ins w:id="1063" w:author="Marc Florisson" w:date="2014-04-23T17:00:00Z">
        <w:r>
          <w:t>Pour réutiliser les spécifications il suffit, que le protocole puisse être :</w:t>
        </w:r>
      </w:ins>
    </w:p>
    <w:p w14:paraId="07CE2DFF" w14:textId="10059C45" w:rsidR="008C5E71" w:rsidRDefault="008C5E71">
      <w:pPr>
        <w:pStyle w:val="Paragraphedeliste"/>
        <w:numPr>
          <w:ilvl w:val="0"/>
          <w:numId w:val="50"/>
        </w:numPr>
        <w:rPr>
          <w:ins w:id="1064" w:author="Marc Florisson" w:date="2014-04-23T17:01:00Z"/>
        </w:rPr>
        <w:pPrChange w:id="1065" w:author="Marc Florisson" w:date="2014-04-23T17:03:00Z">
          <w:pPr/>
        </w:pPrChange>
      </w:pPr>
      <w:ins w:id="1066" w:author="Marc Florisson" w:date="2014-04-23T17:00:00Z">
        <w:r>
          <w:t>Asynchrone</w:t>
        </w:r>
      </w:ins>
    </w:p>
    <w:p w14:paraId="18784CF1" w14:textId="031C9ACE" w:rsidR="008C5E71" w:rsidRPr="001D58EB" w:rsidRDefault="008C5E71">
      <w:pPr>
        <w:pStyle w:val="Paragraphedeliste"/>
        <w:numPr>
          <w:ilvl w:val="0"/>
          <w:numId w:val="50"/>
        </w:numPr>
        <w:pPrChange w:id="1067" w:author="Marc Florisson" w:date="2014-04-23T17:03:00Z">
          <w:pPr/>
        </w:pPrChange>
      </w:pPr>
      <w:ins w:id="1068" w:author="Marc Florisson" w:date="2014-04-23T17:01:00Z">
        <w:r>
          <w:t xml:space="preserve">Utiliser un format de données </w:t>
        </w:r>
      </w:ins>
      <w:ins w:id="1069" w:author="Marc Florisson" w:date="2014-04-23T17:02:00Z">
        <w:r>
          <w:t>(entrées, sorties, exceptions) qui puisse être décrit par des structures XSD</w:t>
        </w:r>
      </w:ins>
    </w:p>
    <w:p w14:paraId="76934BD8" w14:textId="375E9050" w:rsidR="0030725A" w:rsidRDefault="0030725A" w:rsidP="00AB79BA">
      <w:pPr>
        <w:pStyle w:val="Titre3"/>
        <w:rPr>
          <w:ins w:id="1070" w:author="Marc Florisson" w:date="2014-02-19T17:18:00Z"/>
        </w:rPr>
      </w:pPr>
      <w:bookmarkStart w:id="1071" w:name="_Toc259983416"/>
      <w:ins w:id="1072" w:author="Marc Florisson" w:date="2014-02-19T17:17:00Z">
        <w:r>
          <w:t xml:space="preserve">Les services </w:t>
        </w:r>
      </w:ins>
      <w:ins w:id="1073" w:author="Marc Florisson" w:date="2014-02-19T17:18:00Z">
        <w:r>
          <w:t>de l’interface du méta-système</w:t>
        </w:r>
        <w:bookmarkEnd w:id="1071"/>
      </w:ins>
    </w:p>
    <w:p w14:paraId="0255F9D8" w14:textId="77777777" w:rsidR="0030725A" w:rsidRDefault="0030725A">
      <w:pPr>
        <w:rPr>
          <w:ins w:id="1074" w:author="Marc Florisson" w:date="2014-02-19T17:18:00Z"/>
        </w:rPr>
        <w:pPrChange w:id="1075" w:author="Marc Florisson" w:date="2014-02-19T17:18:00Z">
          <w:pPr>
            <w:pStyle w:val="Titre3"/>
          </w:pPr>
        </w:pPrChange>
      </w:pPr>
    </w:p>
    <w:p w14:paraId="41D3136C" w14:textId="20971C63" w:rsidR="0030725A" w:rsidRDefault="0030725A">
      <w:pPr>
        <w:rPr>
          <w:ins w:id="1076" w:author="Marc Florisson" w:date="2014-02-19T17:18:00Z"/>
        </w:rPr>
        <w:pPrChange w:id="1077" w:author="Marc Florisson" w:date="2014-02-19T17:18:00Z">
          <w:pPr>
            <w:pStyle w:val="Titre3"/>
          </w:pPr>
        </w:pPrChange>
      </w:pPr>
      <w:ins w:id="1078" w:author="Marc Florisson" w:date="2014-02-19T17:18:00Z">
        <w:r>
          <w:t xml:space="preserve">Le méta-système publie essentiellement 2 services </w:t>
        </w:r>
      </w:ins>
      <w:ins w:id="1079" w:author="Marc Florisson" w:date="2014-04-23T16:34:00Z">
        <w:r w:rsidR="001B46DC">
          <w:t>accessibles par URL Web</w:t>
        </w:r>
      </w:ins>
      <w:ins w:id="1080" w:author="Marc Florisson" w:date="2014-02-19T17:18:00Z">
        <w:r>
          <w:t>:</w:t>
        </w:r>
      </w:ins>
    </w:p>
    <w:p w14:paraId="600158B6" w14:textId="47D224CD" w:rsidR="001B46DC" w:rsidRDefault="0030725A">
      <w:pPr>
        <w:pStyle w:val="Paragraphedeliste"/>
        <w:numPr>
          <w:ilvl w:val="0"/>
          <w:numId w:val="45"/>
        </w:numPr>
        <w:rPr>
          <w:ins w:id="1081" w:author="Marc Florisson" w:date="2014-04-23T16:34:00Z"/>
        </w:rPr>
        <w:pPrChange w:id="1082" w:author="Marc Florisson" w:date="2014-04-23T16:34:00Z">
          <w:pPr>
            <w:pStyle w:val="Titre3"/>
          </w:pPr>
        </w:pPrChange>
      </w:pPr>
      <w:ins w:id="1083" w:author="Marc Florisson" w:date="2014-02-19T17:19:00Z">
        <w:r>
          <w:t>u</w:t>
        </w:r>
      </w:ins>
      <w:ins w:id="1084" w:author="Marc Florisson" w:date="2014-02-19T17:18:00Z">
        <w:r>
          <w:t xml:space="preserve">n service de </w:t>
        </w:r>
      </w:ins>
      <w:ins w:id="1085" w:author="Marc Florisson" w:date="2014-04-24T10:14:00Z">
        <w:r w:rsidR="00B67B9F">
          <w:t>recherche de localités</w:t>
        </w:r>
      </w:ins>
      <w:ins w:id="1086" w:author="Marc Florisson" w:date="2014-04-23T16:34:00Z">
        <w:r w:rsidR="001B46DC">
          <w:t>, associé à une url de la forme</w:t>
        </w:r>
      </w:ins>
    </w:p>
    <w:p w14:paraId="702C36C7" w14:textId="228AE69E" w:rsidR="001B46DC" w:rsidRDefault="001B46DC">
      <w:pPr>
        <w:pStyle w:val="Paragraphedeliste"/>
        <w:numPr>
          <w:ilvl w:val="1"/>
          <w:numId w:val="45"/>
        </w:numPr>
        <w:rPr>
          <w:ins w:id="1087" w:author="Marc Florisson" w:date="2014-02-19T17:18:00Z"/>
        </w:rPr>
        <w:pPrChange w:id="1088" w:author="Marc Florisson" w:date="2014-04-23T16:34:00Z">
          <w:pPr>
            <w:pStyle w:val="Titre3"/>
          </w:pPr>
        </w:pPrChange>
      </w:pPr>
      <w:ins w:id="1089" w:author="Marc Florisson" w:date="2014-04-23T16:34:00Z">
        <w:r>
          <w:t>« ws://[</w:t>
        </w:r>
      </w:ins>
      <w:ins w:id="1090" w:author="Marc Florisson" w:date="2014-04-23T16:35:00Z">
        <w:r>
          <w:t>mon domaine</w:t>
        </w:r>
      </w:ins>
      <w:ins w:id="1091" w:author="Marc Florisson" w:date="2014-04-23T16:34:00Z">
        <w:r>
          <w:t>]</w:t>
        </w:r>
      </w:ins>
      <w:ins w:id="1092" w:author="Marc Florisson" w:date="2014-04-23T16:35:00Z">
        <w:r>
          <w:t>/1.0/search_points »</w:t>
        </w:r>
      </w:ins>
    </w:p>
    <w:p w14:paraId="3D06C6F8" w14:textId="22D2556E" w:rsidR="0030725A" w:rsidRDefault="0030725A">
      <w:pPr>
        <w:pStyle w:val="Paragraphedeliste"/>
        <w:numPr>
          <w:ilvl w:val="0"/>
          <w:numId w:val="45"/>
        </w:numPr>
        <w:rPr>
          <w:ins w:id="1093" w:author="Marc Florisson" w:date="2014-04-23T16:35:00Z"/>
        </w:rPr>
        <w:pPrChange w:id="1094" w:author="Marc Florisson" w:date="2014-02-19T17:19:00Z">
          <w:pPr>
            <w:pStyle w:val="Titre3"/>
          </w:pPr>
        </w:pPrChange>
      </w:pPr>
      <w:ins w:id="1095" w:author="Marc Florisson" w:date="2014-02-19T17:19:00Z">
        <w:r>
          <w:t>u</w:t>
        </w:r>
      </w:ins>
      <w:ins w:id="1096" w:author="Marc Florisson" w:date="2014-02-19T17:18:00Z">
        <w:r>
          <w:t>n service de recherche d’itinéraire</w:t>
        </w:r>
      </w:ins>
      <w:ins w:id="1097" w:author="Marc Florisson" w:date="2014-04-23T16:35:00Z">
        <w:r w:rsidR="001B46DC">
          <w:t>, associé à une url de la forme</w:t>
        </w:r>
      </w:ins>
    </w:p>
    <w:p w14:paraId="7A240FAF" w14:textId="32E07A2E" w:rsidR="001B46DC" w:rsidRDefault="001B46DC">
      <w:pPr>
        <w:pStyle w:val="Paragraphedeliste"/>
        <w:numPr>
          <w:ilvl w:val="1"/>
          <w:numId w:val="45"/>
        </w:numPr>
        <w:rPr>
          <w:ins w:id="1098" w:author="Marc Florisson" w:date="2014-04-23T16:36:00Z"/>
        </w:rPr>
        <w:pPrChange w:id="1099" w:author="Marc Florisson" w:date="2014-04-23T16:35:00Z">
          <w:pPr>
            <w:pStyle w:val="Titre3"/>
          </w:pPr>
        </w:pPrChange>
      </w:pPr>
      <w:ins w:id="1100" w:author="Marc Florisson" w:date="2014-04-23T16:35:00Z">
        <w:r>
          <w:t>« ws://[mon domaine]/1.0/plan_trip »</w:t>
        </w:r>
      </w:ins>
    </w:p>
    <w:p w14:paraId="4957099C" w14:textId="0A734021" w:rsidR="001B46DC" w:rsidRDefault="001B46DC">
      <w:pPr>
        <w:rPr>
          <w:ins w:id="1101" w:author="Marc Florisson" w:date="2014-02-19T18:54:00Z"/>
        </w:rPr>
        <w:pPrChange w:id="1102" w:author="Marc Florisson" w:date="2014-04-23T16:36:00Z">
          <w:pPr>
            <w:pStyle w:val="Titre3"/>
          </w:pPr>
        </w:pPrChange>
      </w:pPr>
      <w:ins w:id="1103" w:author="Marc Florisson" w:date="2014-04-23T16:36:00Z">
        <w:r>
          <w:t xml:space="preserve">Le sous-répertoire </w:t>
        </w:r>
      </w:ins>
      <w:ins w:id="1104" w:author="Marc Florisson" w:date="2014-04-23T16:37:00Z">
        <w:r>
          <w:t>« </w:t>
        </w:r>
      </w:ins>
      <w:ins w:id="1105" w:author="Marc Florisson" w:date="2014-04-23T16:36:00Z">
        <w:r>
          <w:t>1.0</w:t>
        </w:r>
      </w:ins>
      <w:ins w:id="1106" w:author="Marc Florisson" w:date="2014-04-23T16:37:00Z">
        <w:r>
          <w:t> »</w:t>
        </w:r>
      </w:ins>
      <w:ins w:id="1107" w:author="Marc Florisson" w:date="2014-04-23T16:36:00Z">
        <w:r>
          <w:t xml:space="preserve"> des url </w:t>
        </w:r>
      </w:ins>
      <w:ins w:id="1108" w:author="Marc Florisson" w:date="2014-04-23T16:37:00Z">
        <w:r>
          <w:t xml:space="preserve">définit </w:t>
        </w:r>
      </w:ins>
      <w:ins w:id="1109" w:author="Marc Florisson" w:date="2014-04-23T16:36:00Z">
        <w:r>
          <w:t>la version du protocole demandé.</w:t>
        </w:r>
      </w:ins>
    </w:p>
    <w:p w14:paraId="0980AEB5" w14:textId="5F6E99FE" w:rsidR="0030725A" w:rsidRDefault="0030725A">
      <w:pPr>
        <w:pStyle w:val="Titre4"/>
        <w:rPr>
          <w:ins w:id="1110" w:author="Marc Florisson" w:date="2014-02-19T17:18:00Z"/>
        </w:rPr>
        <w:pPrChange w:id="1111" w:author="Marc Florisson" w:date="2014-02-19T17:19:00Z">
          <w:pPr>
            <w:pStyle w:val="Titre3"/>
          </w:pPr>
        </w:pPrChange>
      </w:pPr>
      <w:ins w:id="1112" w:author="Marc Florisson" w:date="2014-02-19T17:18:00Z">
        <w:r>
          <w:t xml:space="preserve">Le service de </w:t>
        </w:r>
      </w:ins>
      <w:ins w:id="1113" w:author="Marc Florisson" w:date="2014-04-24T10:14:00Z">
        <w:r w:rsidR="00B67B9F">
          <w:t>recherche de localités</w:t>
        </w:r>
      </w:ins>
    </w:p>
    <w:p w14:paraId="28BB0749" w14:textId="77777777" w:rsidR="0030725A" w:rsidRDefault="0030725A">
      <w:pPr>
        <w:rPr>
          <w:ins w:id="1114" w:author="Marc Florisson" w:date="2014-02-19T18:26:00Z"/>
        </w:rPr>
        <w:pPrChange w:id="1115" w:author="Marc Florisson" w:date="2014-02-19T17:18:00Z">
          <w:pPr>
            <w:pStyle w:val="Titre3"/>
          </w:pPr>
        </w:pPrChange>
      </w:pPr>
    </w:p>
    <w:p w14:paraId="0A2D65AE" w14:textId="353FA8A3" w:rsidR="0074601A" w:rsidRDefault="006F42BB">
      <w:pPr>
        <w:rPr>
          <w:ins w:id="1116" w:author="Marc Florisson" w:date="2014-02-21T15:12:00Z"/>
        </w:rPr>
        <w:pPrChange w:id="1117" w:author="Marc Florisson" w:date="2014-02-19T17:18:00Z">
          <w:pPr>
            <w:pStyle w:val="Titre3"/>
          </w:pPr>
        </w:pPrChange>
      </w:pPr>
      <w:ins w:id="1118" w:author="Marc Florisson" w:date="2014-02-21T15:11:00Z">
        <w:r>
          <w:t xml:space="preserve">Le service est associé à une url et un protocole compatible </w:t>
        </w:r>
      </w:ins>
      <w:ins w:id="1119" w:author="Marc Florisson" w:date="2014-02-21T15:12:00Z">
        <w:r>
          <w:t>avec WebSocket.</w:t>
        </w:r>
      </w:ins>
    </w:p>
    <w:p w14:paraId="0B682427" w14:textId="77777777" w:rsidR="006F42BB" w:rsidRDefault="006F42BB">
      <w:pPr>
        <w:rPr>
          <w:ins w:id="1120" w:author="Marc Florisson" w:date="2014-02-19T18:27:00Z"/>
        </w:rPr>
        <w:pPrChange w:id="1121" w:author="Marc Florisson" w:date="2014-02-19T17:18:00Z">
          <w:pPr>
            <w:pStyle w:val="Titre3"/>
          </w:pPr>
        </w:pPrChange>
      </w:pPr>
    </w:p>
    <w:p w14:paraId="4B8DFD18" w14:textId="34F26BA3" w:rsidR="0074601A" w:rsidRDefault="0074601A">
      <w:pPr>
        <w:rPr>
          <w:ins w:id="1122" w:author="Marc Florisson" w:date="2014-02-21T15:12:00Z"/>
        </w:rPr>
        <w:pPrChange w:id="1123" w:author="Marc Florisson" w:date="2014-02-19T18:59:00Z">
          <w:pPr>
            <w:pStyle w:val="Titre3"/>
          </w:pPr>
        </w:pPrChange>
      </w:pPr>
      <w:ins w:id="1124" w:author="Marc Florisson" w:date="2014-02-19T18:27:00Z">
        <w:r>
          <w:t xml:space="preserve">Ce service reçoit en entrée </w:t>
        </w:r>
      </w:ins>
      <w:ins w:id="1125" w:author="Marc Florisson" w:date="2014-02-19T18:29:00Z">
        <w:r>
          <w:t xml:space="preserve">un objet </w:t>
        </w:r>
      </w:ins>
      <w:ins w:id="1126" w:author="Marc Florisson" w:date="2014-02-19T19:01:00Z">
        <w:r w:rsidR="004609B3">
          <w:t xml:space="preserve">de </w:t>
        </w:r>
      </w:ins>
      <w:ins w:id="1127" w:author="Marc Florisson" w:date="2014-02-19T18:38:00Z">
        <w:r>
          <w:t>requête</w:t>
        </w:r>
      </w:ins>
      <w:ins w:id="1128" w:author="Marc Florisson" w:date="2014-02-21T15:38:00Z">
        <w:r w:rsidR="008E45A1">
          <w:t xml:space="preserve"> conforme à </w:t>
        </w:r>
      </w:ins>
      <w:ins w:id="1129" w:author="Marc Florisson" w:date="2014-02-19T18:32:00Z">
        <w:r>
          <w:t xml:space="preserve">l’élément </w:t>
        </w:r>
      </w:ins>
      <w:ins w:id="1130" w:author="Marc Florisson" w:date="2014-02-19T18:40:00Z">
        <w:r>
          <w:t>SearchPoints</w:t>
        </w:r>
      </w:ins>
      <w:ins w:id="1131" w:author="Marc Florisson" w:date="2014-02-19T18:32:00Z">
        <w:r>
          <w:t xml:space="preserve">Request </w:t>
        </w:r>
      </w:ins>
      <w:ins w:id="1132" w:author="Marc Florisson" w:date="2014-02-19T19:00:00Z">
        <w:r w:rsidR="004609B3">
          <w:t xml:space="preserve">décrit par le </w:t>
        </w:r>
      </w:ins>
      <w:ins w:id="1133" w:author="Marc Florisson" w:date="2014-02-19T18:32:00Z">
        <w:r w:rsidR="004609B3">
          <w:t>fichier</w:t>
        </w:r>
      </w:ins>
      <w:ins w:id="1134" w:author="Marc Florisson" w:date="2014-02-19T19:04:00Z">
        <w:r w:rsidR="00B71B0F">
          <w:t xml:space="preserve"> </w:t>
        </w:r>
        <w:r w:rsidR="00B71B0F">
          <w:fldChar w:fldCharType="begin"/>
        </w:r>
        <w:r w:rsidR="00B71B0F">
          <w:instrText xml:space="preserve"> REF SearchPoints \h </w:instrText>
        </w:r>
      </w:ins>
      <w:r w:rsidR="00B71B0F">
        <w:fldChar w:fldCharType="separate"/>
      </w:r>
      <w:ins w:id="1135" w:author="Marc Florisson" w:date="2014-02-21T17:29:00Z">
        <w:r w:rsidR="0030138C">
          <w:t>SearchPoints.xsd</w:t>
        </w:r>
      </w:ins>
      <w:ins w:id="1136" w:author="Marc Florisson" w:date="2014-02-19T19:04:00Z">
        <w:r w:rsidR="00B71B0F">
          <w:fldChar w:fldCharType="end"/>
        </w:r>
      </w:ins>
      <w:ins w:id="1137" w:author="Marc Florisson" w:date="2014-02-19T18:32:00Z">
        <w:r>
          <w:t>.</w:t>
        </w:r>
      </w:ins>
    </w:p>
    <w:p w14:paraId="71E8DA27" w14:textId="77777777" w:rsidR="006F42BB" w:rsidRDefault="006F42BB">
      <w:pPr>
        <w:rPr>
          <w:ins w:id="1138" w:author="Marc Florisson" w:date="2014-02-19T18:32:00Z"/>
        </w:rPr>
        <w:pPrChange w:id="1139" w:author="Marc Florisson" w:date="2014-02-19T18:59:00Z">
          <w:pPr>
            <w:pStyle w:val="Titre3"/>
          </w:pPr>
        </w:pPrChange>
      </w:pPr>
    </w:p>
    <w:p w14:paraId="12E4A4B7" w14:textId="57D50526" w:rsidR="0074601A" w:rsidRDefault="001447F8">
      <w:pPr>
        <w:rPr>
          <w:ins w:id="1140" w:author="Marc Florisson" w:date="2014-04-24T10:23:00Z"/>
        </w:rPr>
        <w:pPrChange w:id="1141" w:author="Marc Florisson" w:date="2014-02-19T17:18:00Z">
          <w:pPr>
            <w:pStyle w:val="Titre3"/>
          </w:pPr>
        </w:pPrChange>
      </w:pPr>
      <w:ins w:id="1142" w:author="Marc Florisson" w:date="2014-02-21T15:33:00Z">
        <w:r>
          <w:t>En retour le service émet une série de notifications</w:t>
        </w:r>
      </w:ins>
      <w:ins w:id="1143" w:author="Marc Florisson" w:date="2014-02-21T15:34:00Z">
        <w:r>
          <w:t xml:space="preserve">, chaque notification étant un objet JSON conforme à </w:t>
        </w:r>
      </w:ins>
      <w:ins w:id="1144" w:author="Marc Florisson" w:date="2014-02-19T18:39:00Z">
        <w:r w:rsidR="0074601A">
          <w:t xml:space="preserve">l’élément </w:t>
        </w:r>
      </w:ins>
      <w:ins w:id="1145" w:author="Marc Florisson" w:date="2014-02-19T18:41:00Z">
        <w:r w:rsidR="0074601A" w:rsidRPr="0074601A">
          <w:t xml:space="preserve">SearchPointsNotificationResponse </w:t>
        </w:r>
      </w:ins>
      <w:ins w:id="1146" w:author="Marc Florisson" w:date="2014-02-19T19:00:00Z">
        <w:r w:rsidR="004609B3">
          <w:t xml:space="preserve">décrit par le fichier </w:t>
        </w:r>
      </w:ins>
      <w:ins w:id="1147" w:author="Marc Florisson" w:date="2014-02-19T19:04:00Z">
        <w:r w:rsidR="00B71B0F">
          <w:fldChar w:fldCharType="begin"/>
        </w:r>
        <w:r w:rsidR="00B71B0F">
          <w:instrText xml:space="preserve"> REF SearchPoints \h </w:instrText>
        </w:r>
      </w:ins>
      <w:ins w:id="1148" w:author="Marc Florisson" w:date="2014-02-19T19:04:00Z">
        <w:r w:rsidR="00B71B0F">
          <w:fldChar w:fldCharType="separate"/>
        </w:r>
      </w:ins>
      <w:ins w:id="1149" w:author="Marc Florisson" w:date="2014-02-21T17:29:00Z">
        <w:r w:rsidR="0030138C">
          <w:t>SearchPoints.xsd</w:t>
        </w:r>
      </w:ins>
      <w:ins w:id="1150" w:author="Marc Florisson" w:date="2014-02-19T19:04:00Z">
        <w:r w:rsidR="00B71B0F">
          <w:fldChar w:fldCharType="end"/>
        </w:r>
      </w:ins>
      <w:ins w:id="1151" w:author="Marc Florisson" w:date="2014-02-19T18:39:00Z">
        <w:r w:rsidR="0074601A">
          <w:t>.</w:t>
        </w:r>
      </w:ins>
    </w:p>
    <w:p w14:paraId="3F45628B" w14:textId="77777777" w:rsidR="004D1EFF" w:rsidRDefault="004D1EFF">
      <w:pPr>
        <w:rPr>
          <w:ins w:id="1152" w:author="Marc Florisson" w:date="2014-04-24T10:23:00Z"/>
        </w:rPr>
        <w:pPrChange w:id="1153" w:author="Marc Florisson" w:date="2014-02-19T17:18:00Z">
          <w:pPr>
            <w:pStyle w:val="Titre3"/>
          </w:pPr>
        </w:pPrChange>
      </w:pPr>
    </w:p>
    <w:p w14:paraId="63E24A95" w14:textId="426A1B67" w:rsidR="004D1EFF" w:rsidRDefault="004D1EFF">
      <w:pPr>
        <w:rPr>
          <w:ins w:id="1154" w:author="Marc Florisson" w:date="2014-04-24T07:53:00Z"/>
        </w:rPr>
        <w:pPrChange w:id="1155" w:author="Marc Florisson" w:date="2014-02-19T17:18:00Z">
          <w:pPr>
            <w:pStyle w:val="Titre3"/>
          </w:pPr>
        </w:pPrChange>
      </w:pPr>
      <w:ins w:id="1156" w:author="Marc Florisson" w:date="2014-04-24T10:23:00Z">
        <w:r>
          <w:t xml:space="preserve">La structure </w:t>
        </w:r>
      </w:ins>
      <w:ins w:id="1157" w:author="Marc Florisson" w:date="2014-04-24T10:24:00Z">
        <w:r w:rsidRPr="0074601A">
          <w:t>SearchPointsNotificationResponse</w:t>
        </w:r>
        <w:r>
          <w:t xml:space="preserve"> précise pour chaque localité un identifiant (attribut </w:t>
        </w:r>
      </w:ins>
      <w:ins w:id="1158" w:author="Marc Florisson" w:date="2014-04-24T10:26:00Z">
        <w:r>
          <w:t>id de l’élément SearchPoint</w:t>
        </w:r>
      </w:ins>
      <w:ins w:id="1159" w:author="Marc Florisson" w:date="2014-04-24T10:24:00Z">
        <w:r>
          <w:t>) qui peut ensuite servir à former une requête au service recherche d’itinéraire (au départ ou en arrivée à cette localité).</w:t>
        </w:r>
      </w:ins>
    </w:p>
    <w:p w14:paraId="105EC1D2" w14:textId="77777777" w:rsidR="00C23DF3" w:rsidRDefault="00C23DF3">
      <w:pPr>
        <w:rPr>
          <w:ins w:id="1160" w:author="Marc Florisson" w:date="2014-04-24T08:00:00Z"/>
        </w:rPr>
        <w:pPrChange w:id="1161" w:author="Marc Florisson" w:date="2014-02-19T17:18:00Z">
          <w:pPr>
            <w:pStyle w:val="Titre3"/>
          </w:pPr>
        </w:pPrChange>
      </w:pPr>
    </w:p>
    <w:p w14:paraId="4B1C081B" w14:textId="4FAE2B61" w:rsidR="00FA1212" w:rsidRDefault="00FA1212">
      <w:pPr>
        <w:rPr>
          <w:ins w:id="1162" w:author="Marc Florisson" w:date="2014-04-24T07:51:00Z"/>
        </w:rPr>
        <w:pPrChange w:id="1163" w:author="Marc Florisson" w:date="2014-02-19T17:18:00Z">
          <w:pPr>
            <w:pStyle w:val="Titre3"/>
          </w:pPr>
        </w:pPrChange>
      </w:pPr>
      <w:ins w:id="1164" w:author="Marc Florisson" w:date="2014-04-24T07:53:00Z">
        <w:r>
          <w:t>Pour faciliter les échanges entre client et serveur :</w:t>
        </w:r>
      </w:ins>
    </w:p>
    <w:p w14:paraId="7DC7A81D" w14:textId="56387C95" w:rsidR="00FA1212" w:rsidRDefault="00FA1212">
      <w:pPr>
        <w:pStyle w:val="Paragraphedeliste"/>
        <w:numPr>
          <w:ilvl w:val="0"/>
          <w:numId w:val="51"/>
        </w:numPr>
        <w:rPr>
          <w:ins w:id="1165" w:author="Marc Florisson" w:date="2014-04-24T07:54:00Z"/>
        </w:rPr>
        <w:pPrChange w:id="1166" w:author="Marc Florisson" w:date="2014-04-24T08:00:00Z">
          <w:pPr>
            <w:pStyle w:val="Titre3"/>
          </w:pPr>
        </w:pPrChange>
      </w:pPr>
      <w:ins w:id="1167" w:author="Marc Florisson" w:date="2014-04-24T07:52:00Z">
        <w:r>
          <w:t xml:space="preserve">L’élément </w:t>
        </w:r>
        <w:r w:rsidRPr="0074601A">
          <w:t>SearchPointsNotificationResponse</w:t>
        </w:r>
        <w:r>
          <w:t xml:space="preserve"> rappelle l’identifiant </w:t>
        </w:r>
      </w:ins>
      <w:ins w:id="1168" w:author="Marc Florisson" w:date="2014-04-24T07:54:00Z">
        <w:r w:rsidR="00C23DF3">
          <w:t xml:space="preserve">(sur sa propriété RequestId) </w:t>
        </w:r>
      </w:ins>
      <w:ins w:id="1169" w:author="Marc Florisson" w:date="2014-04-24T07:52:00Z">
        <w:r>
          <w:t>de la structure de requête SearchPointsRequest</w:t>
        </w:r>
      </w:ins>
      <w:ins w:id="1170" w:author="Marc Florisson" w:date="2014-04-24T07:54:00Z">
        <w:r w:rsidR="00C23DF3">
          <w:t xml:space="preserve"> (attribut id)</w:t>
        </w:r>
      </w:ins>
    </w:p>
    <w:p w14:paraId="50104941" w14:textId="41B70D62" w:rsidR="00C23DF3" w:rsidRDefault="00C23DF3">
      <w:pPr>
        <w:pStyle w:val="Paragraphedeliste"/>
        <w:numPr>
          <w:ilvl w:val="0"/>
          <w:numId w:val="51"/>
        </w:numPr>
        <w:rPr>
          <w:ins w:id="1171" w:author="Marc Florisson" w:date="2014-04-24T07:56:00Z"/>
        </w:rPr>
        <w:pPrChange w:id="1172" w:author="Marc Florisson" w:date="2014-04-24T08:00:00Z">
          <w:pPr>
            <w:pStyle w:val="Titre3"/>
          </w:pPr>
        </w:pPrChange>
      </w:pPr>
      <w:ins w:id="1173" w:author="Marc Florisson" w:date="2014-04-24T07:54:00Z">
        <w:r>
          <w:t xml:space="preserve">L’élément </w:t>
        </w:r>
        <w:r w:rsidRPr="0074601A">
          <w:t>SearchPointsNotificationResponse</w:t>
        </w:r>
        <w:r>
          <w:t xml:space="preserve"> </w:t>
        </w:r>
      </w:ins>
      <w:ins w:id="1174" w:author="Marc Florisson" w:date="2014-04-24T07:55:00Z">
        <w:r>
          <w:t>indique s’il s’agit de la dernière notification (sur sa propriété isLastNotification).</w:t>
        </w:r>
      </w:ins>
    </w:p>
    <w:p w14:paraId="26892ED0" w14:textId="19C85546" w:rsidR="00C23DF3" w:rsidRDefault="00C23DF3">
      <w:pPr>
        <w:pStyle w:val="Paragraphedeliste"/>
        <w:numPr>
          <w:ilvl w:val="0"/>
          <w:numId w:val="51"/>
        </w:numPr>
        <w:rPr>
          <w:ins w:id="1175" w:author="Marc Florisson" w:date="2014-04-24T07:58:00Z"/>
        </w:rPr>
        <w:pPrChange w:id="1176" w:author="Marc Florisson" w:date="2014-04-24T08:00:00Z">
          <w:pPr>
            <w:pStyle w:val="Titre3"/>
          </w:pPr>
        </w:pPrChange>
      </w:pPr>
      <w:ins w:id="1177" w:author="Marc Florisson" w:date="2014-04-24T07:56:00Z">
        <w:r>
          <w:t xml:space="preserve">Le client peut </w:t>
        </w:r>
      </w:ins>
      <w:ins w:id="1178" w:author="Marc Florisson" w:date="2014-04-24T07:57:00Z">
        <w:r>
          <w:t xml:space="preserve">demander </w:t>
        </w:r>
      </w:ins>
      <w:ins w:id="1179" w:author="Marc Florisson" w:date="2014-04-24T07:56:00Z">
        <w:r>
          <w:t xml:space="preserve">au serveur </w:t>
        </w:r>
      </w:ins>
      <w:ins w:id="1180" w:author="Marc Florisson" w:date="2014-04-24T07:57:00Z">
        <w:r>
          <w:t>de stopper la recherche de localité</w:t>
        </w:r>
      </w:ins>
      <w:ins w:id="1181" w:author="Marc Florisson" w:date="2014-04-24T07:58:00Z">
        <w:r>
          <w:t>s</w:t>
        </w:r>
      </w:ins>
      <w:ins w:id="1182" w:author="Marc Florisson" w:date="2014-04-24T07:57:00Z">
        <w:r>
          <w:t xml:space="preserve"> en cours en </w:t>
        </w:r>
      </w:ins>
      <w:ins w:id="1183" w:author="Marc Florisson" w:date="2014-04-24T07:58:00Z">
        <w:r>
          <w:t xml:space="preserve">adressant </w:t>
        </w:r>
      </w:ins>
      <w:ins w:id="1184" w:author="Marc Florisson" w:date="2014-04-24T07:56:00Z">
        <w:r>
          <w:t xml:space="preserve">une structure </w:t>
        </w:r>
        <w:r w:rsidRPr="0074601A">
          <w:t>SearchPoints</w:t>
        </w:r>
        <w:r>
          <w:t>CancellationRequest (en précisant l</w:t>
        </w:r>
      </w:ins>
      <w:ins w:id="1185" w:author="Marc Florisson" w:date="2014-04-24T07:57:00Z">
        <w:r>
          <w:t>’identifiant de la recherche de localités visée)</w:t>
        </w:r>
      </w:ins>
    </w:p>
    <w:p w14:paraId="6F011F7B" w14:textId="031DC124" w:rsidR="00C23DF3" w:rsidRDefault="00C23DF3">
      <w:pPr>
        <w:pStyle w:val="Paragraphedeliste"/>
        <w:numPr>
          <w:ilvl w:val="0"/>
          <w:numId w:val="51"/>
        </w:numPr>
        <w:rPr>
          <w:ins w:id="1186" w:author="Marc Florisson" w:date="2014-02-19T17:19:00Z"/>
        </w:rPr>
        <w:pPrChange w:id="1187" w:author="Marc Florisson" w:date="2014-04-24T08:00:00Z">
          <w:pPr>
            <w:pStyle w:val="Titre3"/>
          </w:pPr>
        </w:pPrChange>
      </w:pPr>
      <w:ins w:id="1188" w:author="Marc Florisson" w:date="2014-04-24T07:58:00Z">
        <w:r>
          <w:t xml:space="preserve">En retour le serveur s’acquitte de cette de demande </w:t>
        </w:r>
      </w:ins>
      <w:ins w:id="1189" w:author="Marc Florisson" w:date="2014-04-24T07:59:00Z">
        <w:r>
          <w:t xml:space="preserve">en émettant une structure </w:t>
        </w:r>
        <w:r w:rsidRPr="0074601A">
          <w:t>SearchPoints</w:t>
        </w:r>
        <w:r>
          <w:t>Cancellation</w:t>
        </w:r>
      </w:ins>
      <w:ins w:id="1190" w:author="Marc Florisson" w:date="2014-04-24T10:40:00Z">
        <w:r w:rsidR="001951B3">
          <w:t>Notification</w:t>
        </w:r>
      </w:ins>
      <w:ins w:id="1191" w:author="Marc Florisson" w:date="2014-04-24T07:59:00Z">
        <w:r>
          <w:t xml:space="preserve">Response (qui précise </w:t>
        </w:r>
      </w:ins>
      <w:ins w:id="1192" w:author="Marc Florisson" w:date="2014-04-24T08:01:00Z">
        <w:r>
          <w:t xml:space="preserve">par son identifiant quelle </w:t>
        </w:r>
      </w:ins>
      <w:ins w:id="1193" w:author="Marc Florisson" w:date="2014-04-24T07:59:00Z">
        <w:r>
          <w:t>recherche de localités a été annulée).</w:t>
        </w:r>
      </w:ins>
    </w:p>
    <w:p w14:paraId="24A2CC1F" w14:textId="77777777" w:rsidR="00CD7934" w:rsidRDefault="00CD7934">
      <w:pPr>
        <w:rPr>
          <w:ins w:id="1194" w:author="Marc Florisson" w:date="2014-02-19T17:19:00Z"/>
        </w:rPr>
        <w:pPrChange w:id="1195" w:author="Marc Florisson" w:date="2014-02-19T17:18:00Z">
          <w:pPr>
            <w:pStyle w:val="Titre3"/>
          </w:pPr>
        </w:pPrChange>
      </w:pPr>
    </w:p>
    <w:p w14:paraId="4247B546" w14:textId="5A09943E" w:rsidR="0030725A" w:rsidRDefault="0030725A">
      <w:pPr>
        <w:pStyle w:val="Titre4"/>
        <w:rPr>
          <w:ins w:id="1196" w:author="Marc Florisson" w:date="2014-02-19T17:19:00Z"/>
        </w:rPr>
        <w:pPrChange w:id="1197" w:author="Marc Florisson" w:date="2014-02-19T17:19:00Z">
          <w:pPr/>
        </w:pPrChange>
      </w:pPr>
      <w:ins w:id="1198" w:author="Marc Florisson" w:date="2014-02-19T17:19:00Z">
        <w:r>
          <w:t>Le service de recherche d’itinéraire</w:t>
        </w:r>
      </w:ins>
    </w:p>
    <w:p w14:paraId="51F8358F" w14:textId="77777777" w:rsidR="0074601A" w:rsidRDefault="0074601A" w:rsidP="0074601A">
      <w:pPr>
        <w:rPr>
          <w:ins w:id="1199" w:author="Marc Florisson" w:date="2014-02-19T18:39:00Z"/>
        </w:rPr>
      </w:pPr>
    </w:p>
    <w:p w14:paraId="5D81DAE6" w14:textId="77777777" w:rsidR="008E45A1" w:rsidRDefault="008E45A1" w:rsidP="008E45A1">
      <w:pPr>
        <w:rPr>
          <w:ins w:id="1200" w:author="Marc Florisson" w:date="2014-02-21T15:39:00Z"/>
        </w:rPr>
      </w:pPr>
      <w:ins w:id="1201" w:author="Marc Florisson" w:date="2014-02-21T15:39:00Z">
        <w:r>
          <w:t>Le service est associé à une url et un protocole compatible avec WebSocket.</w:t>
        </w:r>
      </w:ins>
    </w:p>
    <w:p w14:paraId="34911575" w14:textId="77777777" w:rsidR="0074601A" w:rsidRDefault="0074601A" w:rsidP="0074601A">
      <w:pPr>
        <w:rPr>
          <w:ins w:id="1202" w:author="Marc Florisson" w:date="2014-02-19T18:39:00Z"/>
        </w:rPr>
      </w:pPr>
    </w:p>
    <w:p w14:paraId="02AA54B5" w14:textId="48B878BD" w:rsidR="0074601A" w:rsidRDefault="008E45A1" w:rsidP="0074601A">
      <w:pPr>
        <w:rPr>
          <w:ins w:id="1203" w:author="Marc Florisson" w:date="2014-04-24T10:15:00Z"/>
        </w:rPr>
      </w:pPr>
      <w:ins w:id="1204" w:author="Marc Florisson" w:date="2014-02-21T15:39:00Z">
        <w:r>
          <w:t xml:space="preserve">Ce service reçoit en entrée un objet de requête conforme à </w:t>
        </w:r>
      </w:ins>
      <w:ins w:id="1205" w:author="Marc Florisson" w:date="2014-02-19T19:04:00Z">
        <w:r w:rsidR="00B71B0F">
          <w:t xml:space="preserve">la définition de l’élément </w:t>
        </w:r>
      </w:ins>
      <w:ins w:id="1206" w:author="Marc Florisson" w:date="2014-02-19T18:39:00Z">
        <w:r w:rsidR="0074601A">
          <w:t xml:space="preserve">PlanTripRequest </w:t>
        </w:r>
      </w:ins>
      <w:ins w:id="1207" w:author="Marc Florisson" w:date="2014-02-19T19:05:00Z">
        <w:r w:rsidR="00B71B0F">
          <w:t xml:space="preserve">décrit par le fichier </w:t>
        </w:r>
      </w:ins>
      <w:ins w:id="1208" w:author="Marc Florisson" w:date="2014-02-19T19:03:00Z">
        <w:r w:rsidR="00B71B0F">
          <w:fldChar w:fldCharType="begin"/>
        </w:r>
        <w:r w:rsidR="00B71B0F">
          <w:instrText xml:space="preserve"> REF PlanTrip \h </w:instrText>
        </w:r>
      </w:ins>
      <w:ins w:id="1209" w:author="Marc Florisson" w:date="2014-02-19T19:03:00Z">
        <w:r w:rsidR="00B71B0F">
          <w:fldChar w:fldCharType="separate"/>
        </w:r>
      </w:ins>
      <w:ins w:id="1210" w:author="Marc Florisson" w:date="2014-02-21T17:29:00Z">
        <w:r w:rsidR="0030138C">
          <w:t>PlanTrip.xsd</w:t>
        </w:r>
      </w:ins>
      <w:ins w:id="1211" w:author="Marc Florisson" w:date="2014-02-19T19:03:00Z">
        <w:r w:rsidR="00B71B0F">
          <w:fldChar w:fldCharType="end"/>
        </w:r>
      </w:ins>
      <w:ins w:id="1212" w:author="Marc Florisson" w:date="2014-02-19T18:39:00Z">
        <w:r w:rsidR="0074601A">
          <w:t>.</w:t>
        </w:r>
      </w:ins>
    </w:p>
    <w:p w14:paraId="147D75F0" w14:textId="77777777" w:rsidR="00CD7934" w:rsidRDefault="00CD7934" w:rsidP="0074601A">
      <w:pPr>
        <w:rPr>
          <w:ins w:id="1213" w:author="Marc Florisson" w:date="2014-04-24T10:15:00Z"/>
        </w:rPr>
      </w:pPr>
    </w:p>
    <w:p w14:paraId="2C224644" w14:textId="4C5BF4AF" w:rsidR="00CD7934" w:rsidRDefault="00CD7934" w:rsidP="0074601A">
      <w:pPr>
        <w:rPr>
          <w:ins w:id="1214" w:author="Marc Florisson" w:date="2014-04-24T10:16:00Z"/>
        </w:rPr>
      </w:pPr>
      <w:ins w:id="1215" w:author="Marc Florisson" w:date="2014-04-24T10:15:00Z">
        <w:r>
          <w:t>La structure PlanTripRequest permet de renseigne</w:t>
        </w:r>
      </w:ins>
      <w:ins w:id="1216" w:author="Marc Florisson" w:date="2014-04-24T10:20:00Z">
        <w:r>
          <w:t>r</w:t>
        </w:r>
      </w:ins>
      <w:ins w:id="1217" w:author="Marc Florisson" w:date="2014-04-24T10:15:00Z">
        <w:r>
          <w:t xml:space="preserve"> un départ ou une arrivée de 2 manières</w:t>
        </w:r>
      </w:ins>
      <w:ins w:id="1218" w:author="Marc Florisson" w:date="2014-04-24T10:16:00Z">
        <w:r>
          <w:t> </w:t>
        </w:r>
      </w:ins>
      <w:ins w:id="1219" w:author="Marc Florisson" w:date="2014-04-24T10:15:00Z">
        <w:r>
          <w:t>:</w:t>
        </w:r>
      </w:ins>
    </w:p>
    <w:p w14:paraId="6CE61DE6" w14:textId="149545C0" w:rsidR="00CD7934" w:rsidRDefault="00CD7934">
      <w:pPr>
        <w:pStyle w:val="Paragraphedeliste"/>
        <w:numPr>
          <w:ilvl w:val="0"/>
          <w:numId w:val="52"/>
        </w:numPr>
        <w:rPr>
          <w:ins w:id="1220" w:author="Marc Florisson" w:date="2014-04-24T10:16:00Z"/>
        </w:rPr>
        <w:pPrChange w:id="1221" w:author="Marc Florisson" w:date="2014-04-24T10:19:00Z">
          <w:pPr/>
        </w:pPrChange>
      </w:pPr>
      <w:ins w:id="1222" w:author="Marc Florisson" w:date="2014-04-24T10:19:00Z">
        <w:r>
          <w:t>s</w:t>
        </w:r>
      </w:ins>
      <w:ins w:id="1223" w:author="Marc Florisson" w:date="2014-04-24T10:16:00Z">
        <w:r>
          <w:t xml:space="preserve">oit en précisant une position géographique (propriété </w:t>
        </w:r>
      </w:ins>
      <w:ins w:id="1224" w:author="Marc Florisson" w:date="2014-04-24T10:22:00Z">
        <w:r w:rsidR="00481E63">
          <w:t>Position</w:t>
        </w:r>
      </w:ins>
      <w:ins w:id="1225" w:author="Marc Florisson" w:date="2014-04-24T10:16:00Z">
        <w:r>
          <w:t>)</w:t>
        </w:r>
      </w:ins>
    </w:p>
    <w:p w14:paraId="4596D231" w14:textId="678FFA73" w:rsidR="00CD7934" w:rsidRDefault="00CD7934">
      <w:pPr>
        <w:pStyle w:val="Paragraphedeliste"/>
        <w:numPr>
          <w:ilvl w:val="0"/>
          <w:numId w:val="52"/>
        </w:numPr>
        <w:rPr>
          <w:ins w:id="1226" w:author="Marc Florisson" w:date="2014-02-19T18:39:00Z"/>
        </w:rPr>
        <w:pPrChange w:id="1227" w:author="Marc Florisson" w:date="2014-04-24T10:19:00Z">
          <w:pPr/>
        </w:pPrChange>
      </w:pPr>
      <w:ins w:id="1228" w:author="Marc Florisson" w:date="2014-04-24T10:19:00Z">
        <w:r>
          <w:t>s</w:t>
        </w:r>
      </w:ins>
      <w:ins w:id="1229" w:author="Marc Florisson" w:date="2014-04-24T10:16:00Z">
        <w:r>
          <w:t xml:space="preserve">oit en précisant </w:t>
        </w:r>
      </w:ins>
      <w:ins w:id="1230" w:author="Marc Florisson" w:date="2014-04-24T10:19:00Z">
        <w:r>
          <w:t>l’</w:t>
        </w:r>
      </w:ins>
      <w:ins w:id="1231" w:author="Marc Florisson" w:date="2014-04-24T10:16:00Z">
        <w:r>
          <w:t xml:space="preserve">identifiant </w:t>
        </w:r>
      </w:ins>
      <w:ins w:id="1232" w:author="Marc Florisson" w:date="2014-04-24T10:19:00Z">
        <w:r>
          <w:t>d’une localité</w:t>
        </w:r>
      </w:ins>
      <w:ins w:id="1233" w:author="Marc Florisson" w:date="2014-04-24T10:22:00Z">
        <w:r w:rsidR="00481E63">
          <w:t xml:space="preserve"> (propriété PlaceTypeId)</w:t>
        </w:r>
      </w:ins>
      <w:ins w:id="1234" w:author="Marc Florisson" w:date="2014-04-24T10:17:00Z">
        <w:r>
          <w:t xml:space="preserve">. </w:t>
        </w:r>
      </w:ins>
      <w:ins w:id="1235" w:author="Marc Florisson" w:date="2014-04-24T10:19:00Z">
        <w:r>
          <w:t>Bien entendu, c’est</w:t>
        </w:r>
      </w:ins>
      <w:ins w:id="1236" w:author="Marc Florisson" w:date="2014-04-24T10:17:00Z">
        <w:r>
          <w:t xml:space="preserve"> </w:t>
        </w:r>
      </w:ins>
      <w:ins w:id="1237" w:author="Marc Florisson" w:date="2014-04-24T10:18:00Z">
        <w:r>
          <w:t xml:space="preserve">le service de recherche de localités </w:t>
        </w:r>
      </w:ins>
      <w:ins w:id="1238" w:author="Marc Florisson" w:date="2014-04-24T10:19:00Z">
        <w:r>
          <w:t xml:space="preserve">qui </w:t>
        </w:r>
      </w:ins>
      <w:ins w:id="1239" w:author="Marc Florisson" w:date="2014-04-24T10:18:00Z">
        <w:r>
          <w:t xml:space="preserve">permet de se procurer </w:t>
        </w:r>
      </w:ins>
      <w:ins w:id="1240" w:author="Marc Florisson" w:date="2014-04-24T10:19:00Z">
        <w:r>
          <w:t>un tel identifiant</w:t>
        </w:r>
      </w:ins>
    </w:p>
    <w:p w14:paraId="5B8062B1" w14:textId="77777777" w:rsidR="0074601A" w:rsidRDefault="0074601A" w:rsidP="0074601A">
      <w:pPr>
        <w:rPr>
          <w:ins w:id="1241" w:author="Marc Florisson" w:date="2014-02-19T18:39:00Z"/>
        </w:rPr>
      </w:pPr>
    </w:p>
    <w:p w14:paraId="5A970254" w14:textId="24395197" w:rsidR="00C23DF3" w:rsidRDefault="008E45A1" w:rsidP="0074601A">
      <w:pPr>
        <w:rPr>
          <w:ins w:id="1242" w:author="Marc Florisson" w:date="2014-04-24T08:02:00Z"/>
        </w:rPr>
      </w:pPr>
      <w:ins w:id="1243" w:author="Marc Florisson" w:date="2014-02-21T15:40:00Z">
        <w:r>
          <w:t>En retour le service émet une série de notifications</w:t>
        </w:r>
      </w:ins>
      <w:ins w:id="1244" w:author="Marc Florisson" w:date="2014-04-24T08:20:00Z">
        <w:r w:rsidR="008940E5">
          <w:t xml:space="preserve"> qui dépend du nombre de trace e SIM retenu pour le recherche demandée</w:t>
        </w:r>
      </w:ins>
      <w:ins w:id="1245" w:author="Marc Florisson" w:date="2014-02-19T18:39:00Z">
        <w:r w:rsidR="0074601A">
          <w:t>.</w:t>
        </w:r>
      </w:ins>
    </w:p>
    <w:p w14:paraId="14F0BCC5" w14:textId="617C9692" w:rsidR="00C23DF3" w:rsidRDefault="00C97F7E" w:rsidP="0074601A">
      <w:pPr>
        <w:rPr>
          <w:ins w:id="1246" w:author="Marc Florisson" w:date="2014-04-24T08:07:00Z"/>
        </w:rPr>
      </w:pPr>
      <w:ins w:id="1247" w:author="Marc Florisson" w:date="2014-04-24T08:05:00Z">
        <w:r>
          <w:t>Le serveur envoie en principe 2 notifications pour chaque trace de SIM ayant été retenu l’algorithme de recherche</w:t>
        </w:r>
      </w:ins>
      <w:ins w:id="1248" w:author="Marc Florisson" w:date="2014-04-24T08:06:00Z">
        <w:r>
          <w:t xml:space="preserve"> (cf </w:t>
        </w:r>
        <w:r>
          <w:fldChar w:fldCharType="begin"/>
        </w:r>
        <w:r>
          <w:instrText xml:space="preserve"> REF _Ref243996054 \r \h </w:instrText>
        </w:r>
      </w:ins>
      <w:r>
        <w:fldChar w:fldCharType="separate"/>
      </w:r>
      <w:ins w:id="1249" w:author="Marc Florisson" w:date="2014-04-24T08:06:00Z">
        <w:r>
          <w:t>5.4.2.3</w:t>
        </w:r>
        <w:r>
          <w:fldChar w:fldCharType="end"/>
        </w:r>
        <w:r>
          <w:t xml:space="preserve"> </w:t>
        </w:r>
      </w:ins>
      <w:ins w:id="1250" w:author="Marc Florisson" w:date="2014-04-24T08:07:00Z">
        <w:r>
          <w:fldChar w:fldCharType="begin"/>
        </w:r>
        <w:r>
          <w:instrText xml:space="preserve"> REF _Ref243996054 \h </w:instrText>
        </w:r>
      </w:ins>
      <w:r>
        <w:fldChar w:fldCharType="separate"/>
      </w:r>
      <w:ins w:id="1251" w:author="Marc Florisson" w:date="2014-04-24T08:07:00Z">
        <w:r>
          <w:t>Fonction de Sélection des traces pour une recherche d’itinéraire</w:t>
        </w:r>
        <w:r>
          <w:fldChar w:fldCharType="end"/>
        </w:r>
      </w:ins>
      <w:ins w:id="1252" w:author="Marc Florisson" w:date="2014-04-24T08:06:00Z">
        <w:r>
          <w:t>)</w:t>
        </w:r>
      </w:ins>
      <w:ins w:id="1253" w:author="Marc Florisson" w:date="2014-04-24T08:05:00Z">
        <w:r>
          <w:t>.</w:t>
        </w:r>
      </w:ins>
    </w:p>
    <w:p w14:paraId="03A941B9" w14:textId="77777777" w:rsidR="00C97F7E" w:rsidRDefault="00C97F7E" w:rsidP="0074601A">
      <w:pPr>
        <w:rPr>
          <w:ins w:id="1254" w:author="Marc Florisson" w:date="2014-04-24T08:07:00Z"/>
        </w:rPr>
      </w:pPr>
    </w:p>
    <w:p w14:paraId="0F4B1227" w14:textId="0047B0C4" w:rsidR="00C97F7E" w:rsidRDefault="00C97F7E" w:rsidP="0074601A">
      <w:pPr>
        <w:rPr>
          <w:ins w:id="1255" w:author="Marc Florisson" w:date="2014-04-24T08:16:00Z"/>
        </w:rPr>
      </w:pPr>
      <w:ins w:id="1256" w:author="Marc Florisson" w:date="2014-04-24T08:07:00Z">
        <w:r>
          <w:t xml:space="preserve">Pour une trace donnée, la première notification </w:t>
        </w:r>
      </w:ins>
      <w:ins w:id="1257" w:author="Marc Florisson" w:date="2014-04-24T08:08:00Z">
        <w:r>
          <w:t xml:space="preserve">intervient au moment où le serveur a pu établir l’existence d’une solution d’itinéraire mais sans en avoir </w:t>
        </w:r>
      </w:ins>
      <w:ins w:id="1258" w:author="Marc Florisson" w:date="2014-04-24T08:09:00Z">
        <w:r>
          <w:t xml:space="preserve">plus de </w:t>
        </w:r>
      </w:ins>
      <w:ins w:id="1259" w:author="Marc Florisson" w:date="2014-04-24T08:08:00Z">
        <w:r>
          <w:t xml:space="preserve">détail </w:t>
        </w:r>
      </w:ins>
      <w:ins w:id="1260" w:author="Marc Florisson" w:date="2014-04-24T08:09:00Z">
        <w:r>
          <w:t>que son horaire de départ et d’arrivée.</w:t>
        </w:r>
      </w:ins>
    </w:p>
    <w:p w14:paraId="05606943" w14:textId="4A959350" w:rsidR="008940E5" w:rsidRDefault="008940E5" w:rsidP="0074601A">
      <w:pPr>
        <w:rPr>
          <w:ins w:id="1261" w:author="Marc Florisson" w:date="2014-04-24T08:09:00Z"/>
        </w:rPr>
      </w:pPr>
      <w:ins w:id="1262" w:author="Marc Florisson" w:date="2014-04-24T08:16:00Z">
        <w:r>
          <w:t xml:space="preserve">La première notification est transmise par une structure </w:t>
        </w:r>
      </w:ins>
      <w:ins w:id="1263" w:author="Marc Florisson" w:date="2014-04-24T08:18:00Z">
        <w:r w:rsidRPr="008940E5">
          <w:t>PlanTripExistenceNotificationResponse</w:t>
        </w:r>
        <w:r>
          <w:t>.</w:t>
        </w:r>
      </w:ins>
    </w:p>
    <w:p w14:paraId="70657BB5" w14:textId="1788F74E" w:rsidR="00C97F7E" w:rsidRDefault="00C97F7E" w:rsidP="0074601A">
      <w:pPr>
        <w:rPr>
          <w:ins w:id="1264" w:author="Marc Florisson" w:date="2014-04-24T08:14:00Z"/>
        </w:rPr>
      </w:pPr>
      <w:ins w:id="1265" w:author="Marc Florisson" w:date="2014-04-24T08:09:00Z">
        <w:r>
          <w:t xml:space="preserve">Dans le cas d’une trace de 3 SIM, cette première notification peut </w:t>
        </w:r>
      </w:ins>
      <w:ins w:id="1266" w:author="Marc Florisson" w:date="2014-04-24T08:10:00Z">
        <w:r>
          <w:t>être adressée en fin d’étape 6 (cf cas d’une trace (A, B, C) au §</w:t>
        </w:r>
      </w:ins>
      <w:ins w:id="1267" w:author="Marc Florisson" w:date="2014-04-24T08:12:00Z">
        <w:r>
          <w:t xml:space="preserve"> </w:t>
        </w:r>
        <w:r>
          <w:fldChar w:fldCharType="begin"/>
        </w:r>
        <w:r>
          <w:instrText xml:space="preserve"> REF _Ref259946492 \r \h </w:instrText>
        </w:r>
      </w:ins>
      <w:r>
        <w:fldChar w:fldCharType="separate"/>
      </w:r>
      <w:ins w:id="1268" w:author="Marc Florisson" w:date="2014-04-24T08:12:00Z">
        <w:r>
          <w:t>5.4.2.4.1</w:t>
        </w:r>
        <w:r>
          <w:fldChar w:fldCharType="end"/>
        </w:r>
      </w:ins>
      <w:ins w:id="1269" w:author="Marc Florisson" w:date="2014-04-24T08:13:00Z">
        <w:r>
          <w:t xml:space="preserve"> </w:t>
        </w:r>
        <w:r>
          <w:fldChar w:fldCharType="begin"/>
        </w:r>
        <w:r>
          <w:instrText xml:space="preserve"> REF _Ref259946492 \h </w:instrText>
        </w:r>
      </w:ins>
      <w:r>
        <w:fldChar w:fldCharType="separate"/>
      </w:r>
      <w:ins w:id="1270" w:author="Marc Florisson" w:date="2014-04-24T08:13:00Z">
        <w:r>
          <w:t>Détail de l’algorithme de la fonction pour un appel en « départ à »</w:t>
        </w:r>
        <w:r>
          <w:fldChar w:fldCharType="end"/>
        </w:r>
      </w:ins>
      <w:ins w:id="1271" w:author="Marc Florisson" w:date="2014-04-24T08:10:00Z">
        <w:r>
          <w:t>)</w:t>
        </w:r>
      </w:ins>
      <w:ins w:id="1272" w:author="Marc Florisson" w:date="2014-04-24T08:14:00Z">
        <w:r w:rsidR="008940E5">
          <w:t>.</w:t>
        </w:r>
      </w:ins>
    </w:p>
    <w:p w14:paraId="585387AE" w14:textId="5C61055A" w:rsidR="008940E5" w:rsidRDefault="008940E5" w:rsidP="0074601A">
      <w:pPr>
        <w:rPr>
          <w:ins w:id="1273" w:author="Marc Florisson" w:date="2014-04-24T08:00:00Z"/>
        </w:rPr>
      </w:pPr>
      <w:ins w:id="1274" w:author="Marc Florisson" w:date="2014-04-24T08:14:00Z">
        <w:r>
          <w:t>L</w:t>
        </w:r>
      </w:ins>
      <w:ins w:id="1275" w:author="Marc Florisson" w:date="2014-04-24T08:15:00Z">
        <w:r>
          <w:t>a</w:t>
        </w:r>
      </w:ins>
      <w:ins w:id="1276" w:author="Marc Florisson" w:date="2014-04-24T08:14:00Z">
        <w:r>
          <w:t xml:space="preserve"> seconde notification intervient à la fin de la recherche d’itinéraire pour la trace considérée, au moment où le serveur </w:t>
        </w:r>
      </w:ins>
      <w:ins w:id="1277" w:author="Marc Florisson" w:date="2014-04-24T08:15:00Z">
        <w:r>
          <w:t>dispose de tout le détail de l’itinéraire à parcourir.</w:t>
        </w:r>
        <w:r w:rsidRPr="008940E5">
          <w:t xml:space="preserve"> </w:t>
        </w:r>
        <w:r>
          <w:t xml:space="preserve">Dans le cas d’une trace de 3 SIM, cette seconde notification peut être adressée en fin d’étape 13 </w:t>
        </w:r>
      </w:ins>
      <w:ins w:id="1278" w:author="Marc Florisson" w:date="2014-04-24T08:16:00Z">
        <w:r>
          <w:t xml:space="preserve">(cf cas d’une trace (A, B, C) au § </w:t>
        </w:r>
        <w:r>
          <w:fldChar w:fldCharType="begin"/>
        </w:r>
        <w:r>
          <w:instrText xml:space="preserve"> REF _Ref259946492 \r \h </w:instrText>
        </w:r>
      </w:ins>
      <w:ins w:id="1279" w:author="Marc Florisson" w:date="2014-04-24T08:16:00Z">
        <w:r>
          <w:fldChar w:fldCharType="separate"/>
        </w:r>
      </w:ins>
      <w:r>
        <w:t>5.4.2.4.1</w:t>
      </w:r>
      <w:ins w:id="1280" w:author="Marc Florisson" w:date="2014-04-24T08:16:00Z">
        <w:r>
          <w:fldChar w:fldCharType="end"/>
        </w:r>
        <w:r>
          <w:t xml:space="preserve"> </w:t>
        </w:r>
        <w:r>
          <w:fldChar w:fldCharType="begin"/>
        </w:r>
        <w:r>
          <w:instrText xml:space="preserve"> REF _Ref259946492 \h </w:instrText>
        </w:r>
      </w:ins>
      <w:ins w:id="1281" w:author="Marc Florisson" w:date="2014-04-24T08:16:00Z">
        <w:r>
          <w:fldChar w:fldCharType="separate"/>
        </w:r>
      </w:ins>
      <w:r>
        <w:t>Détail de l’algorithme de la fonction pour un appel en « départ à »</w:t>
      </w:r>
      <w:ins w:id="1282" w:author="Marc Florisson" w:date="2014-04-24T08:16:00Z">
        <w:r>
          <w:fldChar w:fldCharType="end"/>
        </w:r>
        <w:r>
          <w:t>).</w:t>
        </w:r>
      </w:ins>
    </w:p>
    <w:p w14:paraId="05CFEA11" w14:textId="73589603" w:rsidR="008940E5" w:rsidRDefault="008940E5" w:rsidP="008940E5">
      <w:pPr>
        <w:rPr>
          <w:ins w:id="1283" w:author="Marc Florisson" w:date="2014-04-24T08:18:00Z"/>
        </w:rPr>
      </w:pPr>
      <w:ins w:id="1284" w:author="Marc Florisson" w:date="2014-04-24T08:18:00Z">
        <w:r>
          <w:t xml:space="preserve">La seconde notification est transmise par une structure </w:t>
        </w:r>
        <w:r w:rsidRPr="008940E5">
          <w:t>PlanTripNotificationResponse</w:t>
        </w:r>
        <w:r>
          <w:t>.</w:t>
        </w:r>
      </w:ins>
    </w:p>
    <w:p w14:paraId="6E4136F1" w14:textId="77777777" w:rsidR="00C23DF3" w:rsidRDefault="00C23DF3" w:rsidP="0074601A">
      <w:pPr>
        <w:rPr>
          <w:ins w:id="1285" w:author="Marc Florisson" w:date="2014-02-19T18:39:00Z"/>
        </w:rPr>
      </w:pPr>
    </w:p>
    <w:p w14:paraId="6D94AC92" w14:textId="77777777" w:rsidR="008940E5" w:rsidRDefault="008940E5" w:rsidP="008940E5">
      <w:pPr>
        <w:rPr>
          <w:ins w:id="1286" w:author="Marc Florisson" w:date="2014-04-24T08:16:00Z"/>
        </w:rPr>
      </w:pPr>
    </w:p>
    <w:p w14:paraId="7BAD487C" w14:textId="77777777" w:rsidR="008940E5" w:rsidRDefault="008940E5" w:rsidP="008940E5">
      <w:pPr>
        <w:rPr>
          <w:ins w:id="1287" w:author="Marc Florisson" w:date="2014-04-24T08:16:00Z"/>
        </w:rPr>
      </w:pPr>
      <w:ins w:id="1288" w:author="Marc Florisson" w:date="2014-04-24T08:16:00Z">
        <w:r>
          <w:t>Pour faciliter les échanges entre client et serveur :</w:t>
        </w:r>
      </w:ins>
    </w:p>
    <w:p w14:paraId="41C2A92B" w14:textId="48929045" w:rsidR="008940E5" w:rsidRDefault="008940E5" w:rsidP="008940E5">
      <w:pPr>
        <w:pStyle w:val="Paragraphedeliste"/>
        <w:numPr>
          <w:ilvl w:val="0"/>
          <w:numId w:val="51"/>
        </w:numPr>
        <w:rPr>
          <w:ins w:id="1289" w:author="Marc Florisson" w:date="2014-04-24T08:16:00Z"/>
        </w:rPr>
      </w:pPr>
      <w:ins w:id="1290" w:author="Marc Florisson" w:date="2014-04-24T08:20:00Z">
        <w:r>
          <w:t xml:space="preserve">Les </w:t>
        </w:r>
      </w:ins>
      <w:ins w:id="1291" w:author="Marc Florisson" w:date="2014-04-24T08:16:00Z">
        <w:r>
          <w:t>élément</w:t>
        </w:r>
      </w:ins>
      <w:ins w:id="1292" w:author="Marc Florisson" w:date="2014-04-24T08:21:00Z">
        <w:r>
          <w:t>s</w:t>
        </w:r>
      </w:ins>
      <w:ins w:id="1293" w:author="Marc Florisson" w:date="2014-04-24T08:16:00Z">
        <w:r>
          <w:t xml:space="preserve"> </w:t>
        </w:r>
      </w:ins>
      <w:ins w:id="1294" w:author="Marc Florisson" w:date="2014-04-24T08:21:00Z">
        <w:r w:rsidRPr="008940E5">
          <w:t>PlanTripNotificationResponse</w:t>
        </w:r>
        <w:r>
          <w:t xml:space="preserve">  et </w:t>
        </w:r>
        <w:r w:rsidRPr="008940E5">
          <w:t>PlanTripExistenceNotificationResponse</w:t>
        </w:r>
        <w:r>
          <w:t xml:space="preserve"> </w:t>
        </w:r>
      </w:ins>
      <w:ins w:id="1295" w:author="Marc Florisson" w:date="2014-04-24T08:16:00Z">
        <w:r>
          <w:t>rappelle</w:t>
        </w:r>
      </w:ins>
      <w:ins w:id="1296" w:author="Marc Florisson" w:date="2014-04-24T08:21:00Z">
        <w:r>
          <w:t>nt</w:t>
        </w:r>
      </w:ins>
      <w:ins w:id="1297" w:author="Marc Florisson" w:date="2014-04-24T08:16:00Z">
        <w:r>
          <w:t xml:space="preserve"> l’identifiant (sur </w:t>
        </w:r>
      </w:ins>
      <w:ins w:id="1298" w:author="Marc Florisson" w:date="2014-04-24T08:21:00Z">
        <w:r>
          <w:t>leur</w:t>
        </w:r>
      </w:ins>
      <w:ins w:id="1299" w:author="Marc Florisson" w:date="2014-04-24T08:16:00Z">
        <w:r>
          <w:t xml:space="preserve"> propriété RequestId) de la structure de requête </w:t>
        </w:r>
      </w:ins>
      <w:ins w:id="1300" w:author="Marc Florisson" w:date="2014-04-24T08:21:00Z">
        <w:r>
          <w:t xml:space="preserve">PlanTripRequest </w:t>
        </w:r>
      </w:ins>
      <w:ins w:id="1301" w:author="Marc Florisson" w:date="2014-04-24T08:16:00Z">
        <w:r>
          <w:t>(attribut id)</w:t>
        </w:r>
      </w:ins>
    </w:p>
    <w:p w14:paraId="63E0B4A7" w14:textId="4B801A30" w:rsidR="008940E5" w:rsidRDefault="008940E5" w:rsidP="008940E5">
      <w:pPr>
        <w:pStyle w:val="Paragraphedeliste"/>
        <w:numPr>
          <w:ilvl w:val="0"/>
          <w:numId w:val="51"/>
        </w:numPr>
        <w:rPr>
          <w:ins w:id="1302" w:author="Marc Florisson" w:date="2014-04-24T08:16:00Z"/>
        </w:rPr>
      </w:pPr>
      <w:ins w:id="1303" w:author="Marc Florisson" w:date="2014-04-24T08:21:00Z">
        <w:r>
          <w:t xml:space="preserve">Les éléments </w:t>
        </w:r>
        <w:r w:rsidRPr="008940E5">
          <w:t>PlanTripNotificationResponse</w:t>
        </w:r>
        <w:r>
          <w:t xml:space="preserve">  et </w:t>
        </w:r>
        <w:r w:rsidRPr="008940E5">
          <w:t>PlanTripExistenceNotificationResponse</w:t>
        </w:r>
      </w:ins>
      <w:ins w:id="1304" w:author="Marc Florisson" w:date="2014-04-24T08:16:00Z">
        <w:r>
          <w:t xml:space="preserve"> indique</w:t>
        </w:r>
      </w:ins>
      <w:ins w:id="1305" w:author="Marc Florisson" w:date="2014-04-24T08:22:00Z">
        <w:r>
          <w:t>nt</w:t>
        </w:r>
      </w:ins>
      <w:ins w:id="1306" w:author="Marc Florisson" w:date="2014-04-24T08:16:00Z">
        <w:r>
          <w:t xml:space="preserve"> s’il s’agit de la dernière notification (sur sa propriété isLastNotification).</w:t>
        </w:r>
      </w:ins>
    </w:p>
    <w:p w14:paraId="3E7F694C" w14:textId="60A1E58A" w:rsidR="008940E5" w:rsidRDefault="008940E5" w:rsidP="008940E5">
      <w:pPr>
        <w:pStyle w:val="Paragraphedeliste"/>
        <w:numPr>
          <w:ilvl w:val="0"/>
          <w:numId w:val="51"/>
        </w:numPr>
        <w:rPr>
          <w:ins w:id="1307" w:author="Marc Florisson" w:date="2014-04-24T08:16:00Z"/>
        </w:rPr>
      </w:pPr>
      <w:ins w:id="1308" w:author="Marc Florisson" w:date="2014-04-24T08:16:00Z">
        <w:r>
          <w:t>Le client peut demander au serveur de stopper la recherche d</w:t>
        </w:r>
      </w:ins>
      <w:ins w:id="1309" w:author="Marc Florisson" w:date="2014-04-24T08:22:00Z">
        <w:r>
          <w:t xml:space="preserve">’itinéraire </w:t>
        </w:r>
      </w:ins>
      <w:ins w:id="1310" w:author="Marc Florisson" w:date="2014-04-24T08:16:00Z">
        <w:r>
          <w:t xml:space="preserve">en cours en adressant une structure </w:t>
        </w:r>
      </w:ins>
      <w:ins w:id="1311" w:author="Marc Florisson" w:date="2014-04-24T08:22:00Z">
        <w:r>
          <w:t>PlanTrip</w:t>
        </w:r>
      </w:ins>
      <w:ins w:id="1312" w:author="Marc Florisson" w:date="2014-04-24T08:16:00Z">
        <w:r>
          <w:t>CancellationRequest (en précisant l’identifiant de la recherche d</w:t>
        </w:r>
      </w:ins>
      <w:ins w:id="1313" w:author="Marc Florisson" w:date="2014-04-24T08:22:00Z">
        <w:r>
          <w:t>’itinéraire</w:t>
        </w:r>
      </w:ins>
      <w:ins w:id="1314" w:author="Marc Florisson" w:date="2014-04-24T08:16:00Z">
        <w:r>
          <w:t xml:space="preserve"> visée)</w:t>
        </w:r>
      </w:ins>
    </w:p>
    <w:p w14:paraId="38F76166" w14:textId="27873D6D" w:rsidR="008940E5" w:rsidRDefault="008940E5" w:rsidP="008940E5">
      <w:pPr>
        <w:pStyle w:val="Paragraphedeliste"/>
        <w:numPr>
          <w:ilvl w:val="0"/>
          <w:numId w:val="51"/>
        </w:numPr>
        <w:rPr>
          <w:ins w:id="1315" w:author="Marc Florisson" w:date="2014-04-24T08:16:00Z"/>
        </w:rPr>
      </w:pPr>
      <w:ins w:id="1316" w:author="Marc Florisson" w:date="2014-04-24T08:16:00Z">
        <w:r>
          <w:t xml:space="preserve">En retour le serveur s’acquitte de cette de demande en émettant une structure </w:t>
        </w:r>
      </w:ins>
      <w:ins w:id="1317" w:author="Marc Florisson" w:date="2014-04-24T08:22:00Z">
        <w:r>
          <w:t>PlanTrip</w:t>
        </w:r>
      </w:ins>
      <w:ins w:id="1318" w:author="Marc Florisson" w:date="2014-04-24T08:16:00Z">
        <w:r>
          <w:t>Cancellation</w:t>
        </w:r>
      </w:ins>
      <w:ins w:id="1319" w:author="Marc Florisson" w:date="2014-04-24T10:40:00Z">
        <w:r w:rsidR="001951B3">
          <w:t>Notification</w:t>
        </w:r>
      </w:ins>
      <w:ins w:id="1320" w:author="Marc Florisson" w:date="2014-04-24T08:16:00Z">
        <w:r>
          <w:t>Response (qui précise par son identifiant quelle recherche d</w:t>
        </w:r>
      </w:ins>
      <w:ins w:id="1321" w:author="Marc Florisson" w:date="2014-04-24T08:22:00Z">
        <w:r>
          <w:t>’itinéraire</w:t>
        </w:r>
      </w:ins>
      <w:ins w:id="1322" w:author="Marc Florisson" w:date="2014-04-24T08:16:00Z">
        <w:r>
          <w:t xml:space="preserve"> a été annulée).</w:t>
        </w:r>
      </w:ins>
    </w:p>
    <w:p w14:paraId="3D5D9A0B" w14:textId="77777777" w:rsidR="0030725A" w:rsidRPr="0030725A" w:rsidRDefault="0030725A">
      <w:pPr>
        <w:rPr>
          <w:ins w:id="1323" w:author="Marc Florisson" w:date="2014-02-19T17:17:00Z"/>
        </w:rPr>
        <w:pPrChange w:id="1324" w:author="Marc Florisson" w:date="2014-02-19T17:18:00Z">
          <w:pPr>
            <w:pStyle w:val="Titre3"/>
          </w:pPr>
        </w:pPrChange>
      </w:pPr>
    </w:p>
    <w:p w14:paraId="0242A9E1" w14:textId="54D40514" w:rsidR="00BB5F4E" w:rsidRDefault="00424394" w:rsidP="00AB79BA">
      <w:pPr>
        <w:pStyle w:val="Titre3"/>
      </w:pPr>
      <w:bookmarkStart w:id="1325" w:name="_Toc259983417"/>
      <w:r>
        <w:t>L</w:t>
      </w:r>
      <w:r w:rsidR="00BB5F4E">
        <w:t xml:space="preserve">a définition </w:t>
      </w:r>
      <w:del w:id="1326" w:author="Marc Florisson" w:date="2014-02-19T18:51:00Z">
        <w:r w:rsidR="00BB5F4E" w:rsidDel="00795348">
          <w:delText xml:space="preserve">au format </w:delText>
        </w:r>
      </w:del>
      <w:ins w:id="1327" w:author="Marc Florisson" w:date="2014-02-19T18:51:00Z">
        <w:r w:rsidR="00795348">
          <w:t>des structures échangées par les services</w:t>
        </w:r>
      </w:ins>
      <w:bookmarkEnd w:id="1325"/>
      <w:del w:id="1328" w:author="Marc Florisson" w:date="2014-02-19T18:51:00Z">
        <w:r w:rsidR="00BB5F4E" w:rsidDel="00795348">
          <w:delText>XSD</w:delText>
        </w:r>
      </w:del>
    </w:p>
    <w:p w14:paraId="527BCE57" w14:textId="77777777" w:rsidR="00BB5F4E" w:rsidRDefault="00BB5F4E" w:rsidP="00BB5F4E"/>
    <w:p w14:paraId="72A7C2E3" w14:textId="0A43590D" w:rsidR="00BB5F4E" w:rsidRDefault="00BB5F4E" w:rsidP="00BB5F4E">
      <w:r>
        <w:t>L</w:t>
      </w:r>
      <w:ins w:id="1329" w:author="Marc Florisson" w:date="2014-02-19T19:08:00Z">
        <w:r w:rsidR="00B71B0F">
          <w:t xml:space="preserve">es structures échangées par les services </w:t>
        </w:r>
      </w:ins>
      <w:del w:id="1330" w:author="Marc Florisson" w:date="2014-02-19T19:08:00Z">
        <w:r w:rsidDel="00B71B0F">
          <w:delText xml:space="preserve">’interface proposée a </w:delText>
        </w:r>
      </w:del>
      <w:ins w:id="1331" w:author="Marc Florisson" w:date="2014-02-19T19:08:00Z">
        <w:r w:rsidR="00B71B0F">
          <w:t xml:space="preserve">ont </w:t>
        </w:r>
      </w:ins>
      <w:r>
        <w:t>été construite</w:t>
      </w:r>
      <w:ins w:id="1332" w:author="Marc Florisson" w:date="2014-02-19T19:08:00Z">
        <w:r w:rsidR="00B71B0F">
          <w:t>s</w:t>
        </w:r>
      </w:ins>
      <w:r>
        <w:t xml:space="preserve"> </w:t>
      </w:r>
      <w:del w:id="1333" w:author="Marc Florisson" w:date="2014-02-19T19:08:00Z">
        <w:r w:rsidDel="00B71B0F">
          <w:delText xml:space="preserve">sur </w:delText>
        </w:r>
      </w:del>
      <w:ins w:id="1334" w:author="Marc Florisson" w:date="2014-02-19T19:08:00Z">
        <w:r w:rsidR="00B71B0F">
          <w:t xml:space="preserve">à partir </w:t>
        </w:r>
      </w:ins>
      <w:r>
        <w:t>l’API RI Simple</w:t>
      </w:r>
      <w:ins w:id="1335" w:author="Marc Florisson" w:date="2014-02-19T18:50:00Z">
        <w:r w:rsidR="00795348">
          <w:t xml:space="preserve"> et en particulier </w:t>
        </w:r>
      </w:ins>
      <w:ins w:id="1336" w:author="Marc Florisson" w:date="2014-02-19T19:09:00Z">
        <w:r w:rsidR="00B71B0F">
          <w:t xml:space="preserve">à partir des définitions de la </w:t>
        </w:r>
      </w:ins>
      <w:ins w:id="1337" w:author="Marc Florisson" w:date="2014-02-19T18:50:00Z">
        <w:r w:rsidR="00795348">
          <w:t>XSD de cette API</w:t>
        </w:r>
      </w:ins>
      <w:r w:rsidR="002106CD">
        <w:t>.</w:t>
      </w:r>
    </w:p>
    <w:p w14:paraId="28EC62CC" w14:textId="77777777" w:rsidR="00BB5F4E" w:rsidRDefault="00BB5F4E" w:rsidP="00BB5F4E">
      <w:r>
        <w:t>Sur cette base de départ, un certain nombre de changements ont été introduits</w:t>
      </w:r>
    </w:p>
    <w:p w14:paraId="0F96E7FB" w14:textId="77777777" w:rsidR="00BB5F4E" w:rsidRDefault="00BB5F4E" w:rsidP="00774769">
      <w:pPr>
        <w:pStyle w:val="Paragraphedeliste"/>
        <w:numPr>
          <w:ilvl w:val="0"/>
          <w:numId w:val="12"/>
        </w:numPr>
        <w:jc w:val="left"/>
      </w:pPr>
      <w:r>
        <w:t>des changements pour améliorer l’interface de manière générale et sans changer sa nature</w:t>
      </w:r>
    </w:p>
    <w:p w14:paraId="2B4E40AE" w14:textId="77777777" w:rsidR="00BB5F4E" w:rsidRDefault="00BB5F4E" w:rsidP="00774769">
      <w:pPr>
        <w:pStyle w:val="Paragraphedeliste"/>
        <w:numPr>
          <w:ilvl w:val="0"/>
          <w:numId w:val="12"/>
        </w:numPr>
        <w:jc w:val="left"/>
      </w:pPr>
      <w:r>
        <w:t>des changements pour répondre aux besoins spécifiques du projet</w:t>
      </w:r>
    </w:p>
    <w:p w14:paraId="74142B66" w14:textId="77777777" w:rsidR="00BB5F4E" w:rsidRDefault="00BB5F4E" w:rsidP="00BB5F4E"/>
    <w:p w14:paraId="44D1E03D" w14:textId="77777777" w:rsidR="00BB5F4E" w:rsidRDefault="00BB5F4E" w:rsidP="00BB5F4E">
      <w:pPr>
        <w:pStyle w:val="Titre4"/>
      </w:pPr>
      <w:r>
        <w:t>Les améliorations apportées</w:t>
      </w:r>
    </w:p>
    <w:p w14:paraId="42946B7D" w14:textId="77777777" w:rsidR="00BB5F4E" w:rsidRDefault="00BB5F4E" w:rsidP="00BB5F4E"/>
    <w:p w14:paraId="52EC6064" w14:textId="77777777" w:rsidR="00BB5F4E" w:rsidRDefault="00BB5F4E" w:rsidP="00BB5F4E">
      <w:r>
        <w:t>Ces changements ont pour but :</w:t>
      </w:r>
    </w:p>
    <w:p w14:paraId="513ACF31" w14:textId="77777777" w:rsidR="00BB5F4E" w:rsidRDefault="00BB5F4E" w:rsidP="00774769">
      <w:pPr>
        <w:pStyle w:val="Paragraphedeliste"/>
        <w:numPr>
          <w:ilvl w:val="0"/>
          <w:numId w:val="13"/>
        </w:numPr>
        <w:jc w:val="left"/>
      </w:pPr>
      <w:r>
        <w:t>de faciliter le contrôle et la validation des structures échangées sur l’interface</w:t>
      </w:r>
    </w:p>
    <w:p w14:paraId="582B7619" w14:textId="2C8B7307" w:rsidR="00BB5F4E" w:rsidRDefault="00BB5F4E" w:rsidP="007C7F59">
      <w:pPr>
        <w:pStyle w:val="Paragraphedeliste"/>
        <w:numPr>
          <w:ilvl w:val="0"/>
          <w:numId w:val="13"/>
        </w:numPr>
        <w:jc w:val="left"/>
      </w:pPr>
      <w:r>
        <w:t xml:space="preserve">de clarifier l’usage de l’interface. Comme il s’agit d’une interface ouverte, il est souhaitable que les ré-utilisateurs puissent facilement </w:t>
      </w:r>
      <w:r w:rsidR="007C7F59">
        <w:t xml:space="preserve">se </w:t>
      </w:r>
      <w:r>
        <w:t xml:space="preserve">l’approprier </w:t>
      </w:r>
    </w:p>
    <w:p w14:paraId="165E7B1F" w14:textId="1B0DC18B" w:rsidR="00BB5F4E" w:rsidRDefault="00735CA3" w:rsidP="00BB5F4E">
      <w:r>
        <w:t>Quelques-uns</w:t>
      </w:r>
      <w:r w:rsidR="00BB5F4E">
        <w:t xml:space="preserve"> de ces changements sont directement issus de recommandations venues du GT7.2, d’autres se sont inspirés de TRIAS.</w:t>
      </w:r>
    </w:p>
    <w:p w14:paraId="41A6062A" w14:textId="77777777" w:rsidR="00BB5F4E" w:rsidRDefault="00BB5F4E" w:rsidP="00BB5F4E"/>
    <w:p w14:paraId="4BFB7608" w14:textId="77777777" w:rsidR="00BB5F4E" w:rsidRDefault="00BB5F4E" w:rsidP="00BB5F4E">
      <w:r>
        <w:t>De manière plus synthétique, les changements du service de recherche d’itinéraire ont porté sur</w:t>
      </w:r>
    </w:p>
    <w:p w14:paraId="08EC0041" w14:textId="48A3C415" w:rsidR="00BB5F4E" w:rsidRDefault="00BB5F4E" w:rsidP="00774769">
      <w:pPr>
        <w:pStyle w:val="Paragraphedeliste"/>
        <w:numPr>
          <w:ilvl w:val="0"/>
          <w:numId w:val="14"/>
        </w:numPr>
        <w:jc w:val="left"/>
      </w:pPr>
      <w:r>
        <w:t>La définition d’un espace de nommage spécifique « </w:t>
      </w:r>
      <w:r w:rsidRPr="00771852">
        <w:t>http://www.</w:t>
      </w:r>
      <w:del w:id="1338" w:author="Marc Florisson" w:date="2014-03-31T22:43:00Z">
        <w:r w:rsidRPr="00771852" w:rsidDel="00A360DA">
          <w:delText>certu</w:delText>
        </w:r>
      </w:del>
      <w:ins w:id="1339" w:author="Marc Florisson" w:date="2014-03-31T22:43:00Z">
        <w:r w:rsidR="00A360DA">
          <w:t>apiisim</w:t>
        </w:r>
      </w:ins>
      <w:r w:rsidRPr="00771852">
        <w:t>.fr/distributed-journey-planner/1.0</w:t>
      </w:r>
      <w:r>
        <w:t> »</w:t>
      </w:r>
    </w:p>
    <w:p w14:paraId="60D26DF1" w14:textId="77777777" w:rsidR="00BB5F4E" w:rsidRDefault="00BB5F4E" w:rsidP="00774769">
      <w:pPr>
        <w:pStyle w:val="Paragraphedeliste"/>
        <w:numPr>
          <w:ilvl w:val="1"/>
          <w:numId w:val="14"/>
        </w:numPr>
        <w:jc w:val="left"/>
      </w:pPr>
      <w:r>
        <w:t>Ceci permet d’identifier les interfaces de ce projet et d’éviter toute confusion avec celles de l’API RI simple</w:t>
      </w:r>
    </w:p>
    <w:p w14:paraId="03D09677" w14:textId="60E2C319" w:rsidR="00BB5F4E" w:rsidRDefault="00BB5F4E" w:rsidP="007C7F59">
      <w:pPr>
        <w:pStyle w:val="Paragraphedeliste"/>
        <w:numPr>
          <w:ilvl w:val="0"/>
          <w:numId w:val="14"/>
        </w:numPr>
        <w:jc w:val="left"/>
      </w:pPr>
      <w:r>
        <w:t xml:space="preserve">Une </w:t>
      </w:r>
      <w:r w:rsidR="007C7F59">
        <w:t xml:space="preserve">répartition de la XSD en </w:t>
      </w:r>
      <w:del w:id="1340" w:author="Marc Florisson" w:date="2014-02-19T18:43:00Z">
        <w:r w:rsidR="007C7F59" w:rsidDel="00795348">
          <w:delText xml:space="preserve">4 </w:delText>
        </w:r>
      </w:del>
      <w:ins w:id="1341" w:author="Marc Florisson" w:date="2014-02-19T18:43:00Z">
        <w:r w:rsidR="00795348">
          <w:t xml:space="preserve">plusieurs </w:t>
        </w:r>
      </w:ins>
      <w:r w:rsidR="007C7F59">
        <w:t>fichiers</w:t>
      </w:r>
      <w:ins w:id="1342" w:author="Marc Florisson" w:date="2014-02-21T17:31:00Z">
        <w:r w:rsidR="0030138C">
          <w:t xml:space="preserve"> (cf </w:t>
        </w:r>
      </w:ins>
      <w:ins w:id="1343" w:author="Marc Florisson" w:date="2014-02-21T17:32:00Z">
        <w:r w:rsidR="0030138C">
          <w:fldChar w:fldCharType="begin"/>
        </w:r>
        <w:r w:rsidR="0030138C">
          <w:instrText xml:space="preserve"> REF _Ref254623293 \h </w:instrText>
        </w:r>
      </w:ins>
      <w:r w:rsidR="0030138C">
        <w:fldChar w:fldCharType="separate"/>
      </w:r>
      <w:ins w:id="1344" w:author="Marc Florisson" w:date="2014-02-21T17:32:00Z">
        <w:r w:rsidR="0030138C">
          <w:t>Documents applicables</w:t>
        </w:r>
        <w:r w:rsidR="0030138C">
          <w:fldChar w:fldCharType="end"/>
        </w:r>
      </w:ins>
      <w:ins w:id="1345" w:author="Marc Florisson" w:date="2014-02-21T17:31:00Z">
        <w:r w:rsidR="0030138C">
          <w:t>)</w:t>
        </w:r>
      </w:ins>
      <w:r w:rsidR="007C7F59">
        <w:t>,</w:t>
      </w:r>
      <w:r>
        <w:t xml:space="preserve"> de manière à mieux séparer les définitions</w:t>
      </w:r>
      <w:ins w:id="1346" w:author="Marc Florisson" w:date="2014-02-19T18:43:00Z">
        <w:r w:rsidR="00795348">
          <w:t xml:space="preserve"> </w:t>
        </w:r>
      </w:ins>
      <w:ins w:id="1347" w:author="Marc Florisson" w:date="2014-02-26T07:26:00Z">
        <w:r w:rsidR="00566053">
          <w:t>propres aux</w:t>
        </w:r>
      </w:ins>
      <w:ins w:id="1348" w:author="Marc Florisson" w:date="2014-02-19T18:43:00Z">
        <w:r w:rsidR="00795348">
          <w:t xml:space="preserve"> 2 services et à pa</w:t>
        </w:r>
        <w:r w:rsidR="00566053">
          <w:t>rtager le</w:t>
        </w:r>
        <w:r w:rsidR="00795348">
          <w:t>s structures qu’ils ont en commun :</w:t>
        </w:r>
      </w:ins>
    </w:p>
    <w:p w14:paraId="7428F386" w14:textId="0E9ABC35" w:rsidR="00BB5F4E" w:rsidRDefault="00795348" w:rsidP="00774769">
      <w:pPr>
        <w:pStyle w:val="Paragraphedeliste"/>
        <w:numPr>
          <w:ilvl w:val="1"/>
          <w:numId w:val="14"/>
        </w:numPr>
        <w:jc w:val="left"/>
      </w:pPr>
      <w:ins w:id="1349" w:author="Marc Florisson" w:date="2014-02-19T18:44:00Z">
        <w:r>
          <w:t>l</w:t>
        </w:r>
      </w:ins>
      <w:ins w:id="1350" w:author="Marc Florisson" w:date="2014-02-19T18:42:00Z">
        <w:r>
          <w:t xml:space="preserve">e </w:t>
        </w:r>
      </w:ins>
      <w:ins w:id="1351" w:author="Marc Florisson" w:date="2014-02-19T18:43:00Z">
        <w:r>
          <w:t xml:space="preserve">fichier </w:t>
        </w:r>
      </w:ins>
      <w:bookmarkStart w:id="1352" w:name="PlanTrip"/>
      <w:ins w:id="1353" w:author="Marc Florisson" w:date="2014-02-19T18:45:00Z">
        <w:r>
          <w:t>PlanTrip</w:t>
        </w:r>
      </w:ins>
      <w:ins w:id="1354" w:author="Marc Florisson" w:date="2014-02-19T18:44:00Z">
        <w:r>
          <w:t>.xsd</w:t>
        </w:r>
        <w:bookmarkEnd w:id="1352"/>
        <w:r>
          <w:t xml:space="preserve"> définit le</w:t>
        </w:r>
      </w:ins>
      <w:del w:id="1355" w:author="Marc Florisson" w:date="2014-02-19T18:44:00Z">
        <w:r w:rsidR="00BB5F4E" w:rsidDel="00795348">
          <w:delText>du</w:delText>
        </w:r>
      </w:del>
      <w:r w:rsidR="00BB5F4E">
        <w:t xml:space="preserve"> service de recherche d’itinéraire</w:t>
      </w:r>
      <w:ins w:id="1356" w:author="Marc Florisson" w:date="2014-02-19T18:44:00Z">
        <w:r>
          <w:t xml:space="preserve"> qui est</w:t>
        </w:r>
      </w:ins>
      <w:del w:id="1357" w:author="Marc Florisson" w:date="2014-02-19T18:44:00Z">
        <w:r w:rsidR="00BB5F4E" w:rsidDel="00795348">
          <w:delText>,</w:delText>
        </w:r>
      </w:del>
      <w:r w:rsidR="00BB5F4E">
        <w:t xml:space="preserve"> associé au sous-espace « plantrip »</w:t>
      </w:r>
    </w:p>
    <w:p w14:paraId="62134088" w14:textId="707E1906" w:rsidR="00BB5F4E" w:rsidRDefault="00795348" w:rsidP="00774769">
      <w:pPr>
        <w:pStyle w:val="Paragraphedeliste"/>
        <w:numPr>
          <w:ilvl w:val="1"/>
          <w:numId w:val="14"/>
        </w:numPr>
        <w:jc w:val="left"/>
      </w:pPr>
      <w:ins w:id="1358" w:author="Marc Florisson" w:date="2014-02-19T18:44:00Z">
        <w:r>
          <w:t xml:space="preserve">le fichier </w:t>
        </w:r>
        <w:bookmarkStart w:id="1359" w:name="SearchPoints"/>
        <w:r>
          <w:t>SearchPoints.xsd</w:t>
        </w:r>
        <w:bookmarkEnd w:id="1359"/>
        <w:r>
          <w:t xml:space="preserve"> définit le </w:t>
        </w:r>
      </w:ins>
      <w:del w:id="1360" w:author="Marc Florisson" w:date="2014-02-19T18:44:00Z">
        <w:r w:rsidR="00BB5F4E" w:rsidDel="00795348">
          <w:delText xml:space="preserve">du </w:delText>
        </w:r>
      </w:del>
      <w:r w:rsidR="00BB5F4E">
        <w:t>service de recherche de localités</w:t>
      </w:r>
      <w:ins w:id="1361" w:author="Marc Florisson" w:date="2014-02-19T18:46:00Z">
        <w:r w:rsidRPr="00795348">
          <w:t xml:space="preserve"> </w:t>
        </w:r>
        <w:r>
          <w:t xml:space="preserve">qui est </w:t>
        </w:r>
      </w:ins>
      <w:del w:id="1362" w:author="Marc Florisson" w:date="2014-02-19T18:46:00Z">
        <w:r w:rsidR="00BB5F4E" w:rsidDel="00795348">
          <w:delText xml:space="preserve">, </w:delText>
        </w:r>
      </w:del>
      <w:r w:rsidR="00BB5F4E">
        <w:t>associé au sous-espace « searchpoint »</w:t>
      </w:r>
    </w:p>
    <w:p w14:paraId="179F8E21" w14:textId="5E5BED2D" w:rsidR="00BB5F4E" w:rsidRDefault="00795348" w:rsidP="00774769">
      <w:pPr>
        <w:pStyle w:val="Paragraphedeliste"/>
        <w:numPr>
          <w:ilvl w:val="1"/>
          <w:numId w:val="14"/>
        </w:numPr>
        <w:jc w:val="left"/>
      </w:pPr>
      <w:ins w:id="1363" w:author="Marc Florisson" w:date="2014-02-19T18:46:00Z">
        <w:r>
          <w:t xml:space="preserve">le fichier Protocol.xsd définit le </w:t>
        </w:r>
      </w:ins>
      <w:del w:id="1364" w:author="Marc Florisson" w:date="2014-02-19T18:46:00Z">
        <w:r w:rsidR="00BB5F4E" w:rsidDel="00795348">
          <w:delText xml:space="preserve">du </w:delText>
        </w:r>
      </w:del>
      <w:r w:rsidR="00BB5F4E">
        <w:t xml:space="preserve">protocole qui structure </w:t>
      </w:r>
      <w:del w:id="1365" w:author="Marc Florisson" w:date="2014-02-19T18:46:00Z">
        <w:r w:rsidR="00BB5F4E" w:rsidDel="00795348">
          <w:delText xml:space="preserve">ces </w:delText>
        </w:r>
      </w:del>
      <w:ins w:id="1366" w:author="Marc Florisson" w:date="2014-02-19T18:46:00Z">
        <w:r>
          <w:t xml:space="preserve">les 2 </w:t>
        </w:r>
      </w:ins>
      <w:r w:rsidR="00BB5F4E">
        <w:t>services,</w:t>
      </w:r>
      <w:ins w:id="1367" w:author="Marc Florisson" w:date="2014-02-19T18:47:00Z">
        <w:r>
          <w:t xml:space="preserve"> les définitions de ce fichier sont</w:t>
        </w:r>
      </w:ins>
      <w:r w:rsidR="00BB5F4E">
        <w:t xml:space="preserve"> associé</w:t>
      </w:r>
      <w:ins w:id="1368" w:author="Marc Florisson" w:date="2014-02-19T18:47:00Z">
        <w:r>
          <w:t>es</w:t>
        </w:r>
      </w:ins>
      <w:r w:rsidR="00BB5F4E">
        <w:t xml:space="preserve"> </w:t>
      </w:r>
      <w:ins w:id="1369" w:author="Marc Florisson" w:date="2014-02-19T19:18:00Z">
        <w:r w:rsidR="00F46AA5">
          <w:t>à l’espace de nommage</w:t>
        </w:r>
      </w:ins>
      <w:del w:id="1370" w:author="Marc Florisson" w:date="2014-02-19T19:18:00Z">
        <w:r w:rsidR="00BB5F4E" w:rsidDel="00F46AA5">
          <w:delText>au sous-espace</w:delText>
        </w:r>
      </w:del>
      <w:r w:rsidR="00BB5F4E">
        <w:t xml:space="preserve"> « </w:t>
      </w:r>
      <w:ins w:id="1371" w:author="Marc Florisson" w:date="2014-02-19T19:18:00Z">
        <w:r w:rsidR="00F46AA5" w:rsidRPr="00F46AA5">
          <w:t>http://www.apiisim.fr/distributed-journey-planner/1.0/protocol</w:t>
        </w:r>
        <w:r w:rsidR="00F46AA5">
          <w:t xml:space="preserve"> </w:t>
        </w:r>
      </w:ins>
      <w:del w:id="1372" w:author="Marc Florisson" w:date="2014-02-19T19:18:00Z">
        <w:r w:rsidR="00BB5F4E" w:rsidDel="00F46AA5">
          <w:delText>protocol </w:delText>
        </w:r>
      </w:del>
      <w:r w:rsidR="00BB5F4E">
        <w:t>»</w:t>
      </w:r>
    </w:p>
    <w:p w14:paraId="5F1C50F8" w14:textId="3A88027E" w:rsidR="00BB5F4E" w:rsidRDefault="00795348" w:rsidP="00774769">
      <w:pPr>
        <w:pStyle w:val="Paragraphedeliste"/>
        <w:numPr>
          <w:ilvl w:val="1"/>
          <w:numId w:val="14"/>
        </w:numPr>
        <w:jc w:val="left"/>
        <w:rPr>
          <w:ins w:id="1373" w:author="Marc Florisson" w:date="2014-02-19T18:48:00Z"/>
        </w:rPr>
      </w:pPr>
      <w:ins w:id="1374" w:author="Marc Florisson" w:date="2014-02-19T18:47:00Z">
        <w:r>
          <w:t xml:space="preserve">le fichier Site.xsd </w:t>
        </w:r>
      </w:ins>
      <w:del w:id="1375" w:author="Marc Florisson" w:date="2014-02-19T18:47:00Z">
        <w:r w:rsidR="00BB5F4E" w:rsidDel="00795348">
          <w:delText xml:space="preserve">du </w:delText>
        </w:r>
      </w:del>
      <w:ins w:id="1376" w:author="Marc Florisson" w:date="2014-02-19T18:47:00Z">
        <w:r>
          <w:t xml:space="preserve">définit </w:t>
        </w:r>
      </w:ins>
      <w:r w:rsidR="00BB5F4E">
        <w:t>la représentation des points de passage</w:t>
      </w:r>
      <w:ins w:id="1377" w:author="Marc Florisson" w:date="2014-02-19T18:48:00Z">
        <w:r>
          <w:t xml:space="preserve">, les définitions de ce fichier sont </w:t>
        </w:r>
      </w:ins>
      <w:del w:id="1378" w:author="Marc Florisson" w:date="2014-02-19T18:48:00Z">
        <w:r w:rsidR="00BB5F4E" w:rsidDel="00795348">
          <w:delText xml:space="preserve">, </w:delText>
        </w:r>
      </w:del>
      <w:r w:rsidR="00BB5F4E">
        <w:t>associé</w:t>
      </w:r>
      <w:ins w:id="1379" w:author="Marc Florisson" w:date="2014-02-19T18:48:00Z">
        <w:r>
          <w:t>es</w:t>
        </w:r>
      </w:ins>
      <w:r w:rsidR="00BB5F4E">
        <w:t xml:space="preserve"> </w:t>
      </w:r>
      <w:ins w:id="1380" w:author="Marc Florisson" w:date="2014-02-19T19:17:00Z">
        <w:r w:rsidR="00F46AA5">
          <w:t>à l’espace de nommage</w:t>
        </w:r>
      </w:ins>
      <w:del w:id="1381" w:author="Marc Florisson" w:date="2014-02-19T19:17:00Z">
        <w:r w:rsidR="00BB5F4E" w:rsidDel="00F46AA5">
          <w:delText>au sous espace</w:delText>
        </w:r>
      </w:del>
      <w:r w:rsidR="00BB5F4E">
        <w:t xml:space="preserve"> « </w:t>
      </w:r>
      <w:ins w:id="1382" w:author="Marc Florisson" w:date="2014-02-19T19:17:00Z">
        <w:r w:rsidR="00F46AA5" w:rsidRPr="00F46AA5">
          <w:t>http://www.apiisim.fr/common/1.0/site</w:t>
        </w:r>
        <w:r w:rsidR="00F46AA5">
          <w:t xml:space="preserve"> </w:t>
        </w:r>
      </w:ins>
      <w:del w:id="1383" w:author="Marc Florisson" w:date="2014-02-19T19:17:00Z">
        <w:r w:rsidR="00BB5F4E" w:rsidDel="00F46AA5">
          <w:delText>site </w:delText>
        </w:r>
      </w:del>
      <w:r w:rsidR="00BB5F4E">
        <w:t xml:space="preserve">» </w:t>
      </w:r>
    </w:p>
    <w:p w14:paraId="1CE3E132" w14:textId="4DA64693" w:rsidR="00795348" w:rsidRDefault="00795348" w:rsidP="00774769">
      <w:pPr>
        <w:pStyle w:val="Paragraphedeliste"/>
        <w:numPr>
          <w:ilvl w:val="1"/>
          <w:numId w:val="14"/>
        </w:numPr>
        <w:jc w:val="left"/>
        <w:rPr>
          <w:ins w:id="1384" w:author="Marc Florisson" w:date="2014-02-19T18:48:00Z"/>
        </w:rPr>
      </w:pPr>
      <w:ins w:id="1385" w:author="Marc Florisson" w:date="2014-02-19T18:48:00Z">
        <w:r>
          <w:t>le fichier Itinerary.xsd définit la représentation d’itinéraire</w:t>
        </w:r>
      </w:ins>
      <w:ins w:id="1386" w:author="Marc Florisson" w:date="2014-03-31T22:44:00Z">
        <w:r w:rsidR="00A360DA">
          <w:t>s</w:t>
        </w:r>
      </w:ins>
      <w:ins w:id="1387" w:author="Marc Florisson" w:date="2014-02-19T18:48:00Z">
        <w:r>
          <w:t xml:space="preserve">, les définitions de ce fichier sont associées </w:t>
        </w:r>
      </w:ins>
      <w:ins w:id="1388" w:author="Marc Florisson" w:date="2014-02-19T19:17:00Z">
        <w:r w:rsidR="00F46AA5">
          <w:t>à l’espace de nommage</w:t>
        </w:r>
      </w:ins>
      <w:ins w:id="1389" w:author="Marc Florisson" w:date="2014-02-19T18:48:00Z">
        <w:r>
          <w:t xml:space="preserve"> « </w:t>
        </w:r>
      </w:ins>
      <w:ins w:id="1390" w:author="Marc Florisson" w:date="2014-02-19T19:17:00Z">
        <w:r w:rsidR="00F46AA5" w:rsidRPr="00F46AA5">
          <w:t>http://www.apiisim.fr/common/1.0/itinerary</w:t>
        </w:r>
      </w:ins>
      <w:ins w:id="1391" w:author="Marc Florisson" w:date="2014-02-19T18:48:00Z">
        <w:r>
          <w:t> »</w:t>
        </w:r>
      </w:ins>
    </w:p>
    <w:p w14:paraId="1266AD69" w14:textId="14751433" w:rsidR="00795348" w:rsidRDefault="00795348" w:rsidP="00774769">
      <w:pPr>
        <w:pStyle w:val="Paragraphedeliste"/>
        <w:numPr>
          <w:ilvl w:val="1"/>
          <w:numId w:val="14"/>
        </w:numPr>
        <w:jc w:val="left"/>
      </w:pPr>
      <w:ins w:id="1392" w:author="Marc Florisson" w:date="2014-02-19T18:48:00Z">
        <w:r>
          <w:t xml:space="preserve">le fichier Itinerary-Request.xsd définit </w:t>
        </w:r>
      </w:ins>
      <w:ins w:id="1393" w:author="Marc Florisson" w:date="2014-02-19T18:49:00Z">
        <w:r>
          <w:t>des éléments de requête d’itinéraire</w:t>
        </w:r>
      </w:ins>
      <w:ins w:id="1394" w:author="Marc Florisson" w:date="2014-02-19T18:48:00Z">
        <w:r>
          <w:t xml:space="preserve">, les définitions de ce fichier sont associées </w:t>
        </w:r>
      </w:ins>
      <w:ins w:id="1395" w:author="Marc Florisson" w:date="2014-02-19T19:16:00Z">
        <w:r w:rsidR="00F46AA5">
          <w:t>à l’espace de nommage « </w:t>
        </w:r>
        <w:r w:rsidR="00F46AA5" w:rsidRPr="00F46AA5">
          <w:t>http://www.apiisim.fr/common/1.0/itinerary-request</w:t>
        </w:r>
        <w:r w:rsidR="00F46AA5">
          <w:t xml:space="preserve"> »</w:t>
        </w:r>
      </w:ins>
    </w:p>
    <w:p w14:paraId="5C5B10C9" w14:textId="77777777" w:rsidR="00BB5F4E" w:rsidRDefault="00BB5F4E" w:rsidP="00BB5F4E"/>
    <w:p w14:paraId="2C9FCEEE" w14:textId="77777777" w:rsidR="00BB5F4E" w:rsidRDefault="00BB5F4E" w:rsidP="00BB5F4E">
      <w:r>
        <w:t>Les changements au niveau du service de recherche d’itinéraires ont porté sur</w:t>
      </w:r>
    </w:p>
    <w:p w14:paraId="09D2471F" w14:textId="77777777" w:rsidR="00BB5F4E" w:rsidRDefault="00BB5F4E" w:rsidP="00774769">
      <w:pPr>
        <w:pStyle w:val="Paragraphedeliste"/>
        <w:numPr>
          <w:ilvl w:val="0"/>
          <w:numId w:val="14"/>
        </w:numPr>
        <w:jc w:val="left"/>
      </w:pPr>
      <w:r>
        <w:t xml:space="preserve">Une distinction des modes pour différencier ceux qui appartiennent au domaine du transport en commun (PublicTransportModeEnumeration) et des autres modes (SelfDriveModeEnumeration). Le critère retenu pour départager les modes de transport entre ces 2 énumérations est le suivant : si le mode de transport permet au voyageur d’effectuer son itinéraire sans avoir à se diriger par lui-même, il s’agit d’un mode de transport public. </w:t>
      </w:r>
    </w:p>
    <w:p w14:paraId="62FF2EC0" w14:textId="77777777" w:rsidR="00BB5F4E" w:rsidRDefault="00BB5F4E" w:rsidP="00774769">
      <w:pPr>
        <w:pStyle w:val="Paragraphedeliste"/>
        <w:numPr>
          <w:ilvl w:val="1"/>
          <w:numId w:val="14"/>
        </w:numPr>
        <w:jc w:val="left"/>
      </w:pPr>
      <w:r>
        <w:t>PTRideType est donc associé aux modes SelfDriveModeEnumeration</w:t>
      </w:r>
    </w:p>
    <w:p w14:paraId="72B16851" w14:textId="77777777" w:rsidR="00BB5F4E" w:rsidRDefault="00BB5F4E" w:rsidP="00774769">
      <w:pPr>
        <w:pStyle w:val="Paragraphedeliste"/>
        <w:numPr>
          <w:ilvl w:val="1"/>
          <w:numId w:val="14"/>
        </w:numPr>
        <w:jc w:val="left"/>
      </w:pPr>
      <w:r>
        <w:t>LegType est donc associé aux modes</w:t>
      </w:r>
      <w:r w:rsidRPr="00592583">
        <w:t xml:space="preserve"> </w:t>
      </w:r>
      <w:r>
        <w:t>PublicTransportModeEnumeration</w:t>
      </w:r>
    </w:p>
    <w:p w14:paraId="1AFBF333" w14:textId="77777777" w:rsidR="00BB5F4E" w:rsidRDefault="00BB5F4E" w:rsidP="00774769">
      <w:pPr>
        <w:pStyle w:val="Paragraphedeliste"/>
        <w:numPr>
          <w:ilvl w:val="0"/>
          <w:numId w:val="14"/>
        </w:numPr>
        <w:jc w:val="left"/>
      </w:pPr>
      <w:r>
        <w:t>La structure SiteTypeEnumeration a été étendue de manière à représenter une position géographique quelconque (LOCATION) ou bien un tronçon de voirie (ROAD_LINK).</w:t>
      </w:r>
    </w:p>
    <w:p w14:paraId="4EADA419" w14:textId="77777777" w:rsidR="00BB5F4E" w:rsidRDefault="00BB5F4E" w:rsidP="00774769">
      <w:pPr>
        <w:pStyle w:val="Paragraphedeliste"/>
        <w:numPr>
          <w:ilvl w:val="1"/>
          <w:numId w:val="14"/>
        </w:numPr>
        <w:jc w:val="left"/>
      </w:pPr>
      <w:r>
        <w:t>De la même manière que l’interface a prévu de sélectionner en départ ou arrivée une commune complète (pour permettre une recherche du type Paris / Marseille), on peut imaginer un usage équivalent pour aller d’une rue à une autre.</w:t>
      </w:r>
    </w:p>
    <w:p w14:paraId="767D323D" w14:textId="77777777" w:rsidR="00BB5F4E" w:rsidRDefault="00BB5F4E" w:rsidP="00774769">
      <w:pPr>
        <w:pStyle w:val="Paragraphedeliste"/>
        <w:numPr>
          <w:ilvl w:val="0"/>
          <w:numId w:val="14"/>
        </w:numPr>
        <w:jc w:val="left"/>
      </w:pPr>
      <w:r>
        <w:t>La structure SiteTypeType est complétée d’un élément POITypeName. Cet élément est utile pour adapter la présentation dans le cas où SiteTypeType représente un POI. Cette information supplémentaire peut servir de critère de style (pour associer une icône par exemple).</w:t>
      </w:r>
    </w:p>
    <w:p w14:paraId="3BFD423A" w14:textId="77777777" w:rsidR="00BB5F4E" w:rsidRDefault="00BB5F4E" w:rsidP="00774769">
      <w:pPr>
        <w:pStyle w:val="Paragraphedeliste"/>
        <w:numPr>
          <w:ilvl w:val="0"/>
          <w:numId w:val="14"/>
        </w:numPr>
        <w:jc w:val="left"/>
      </w:pPr>
      <w:r>
        <w:t>Pour faciliter la lecture des itinéraires, les structures PTRideType, LegType et TripType disposent désormais de nouveaux éléments qui sont des raccourcis comme le premier / dernier point du parcours, la distance parcourue…</w:t>
      </w:r>
    </w:p>
    <w:p w14:paraId="7DE26C7B" w14:textId="77777777" w:rsidR="00BB5F4E" w:rsidRDefault="00BB5F4E" w:rsidP="00774769">
      <w:pPr>
        <w:pStyle w:val="Paragraphedeliste"/>
        <w:numPr>
          <w:ilvl w:val="0"/>
          <w:numId w:val="14"/>
        </w:numPr>
        <w:jc w:val="left"/>
      </w:pPr>
      <w:r>
        <w:t>Pour faciliter la lecture des horaires sur les parcours qui s’étalent sur plus d’une journée calendaire, tous les horaires sont désormais dans un type « dateTime ».</w:t>
      </w:r>
    </w:p>
    <w:p w14:paraId="72689A79" w14:textId="77777777" w:rsidR="00BB5F4E" w:rsidRDefault="00BB5F4E" w:rsidP="00774769">
      <w:pPr>
        <w:pStyle w:val="Paragraphedeliste"/>
        <w:numPr>
          <w:ilvl w:val="0"/>
          <w:numId w:val="14"/>
        </w:numPr>
        <w:jc w:val="left"/>
      </w:pPr>
      <w:r>
        <w:t>Sur la description de parcours en transport en commun (PTRideType), il est précisé s’il s’agit du dernier service de transport assuré sur la ligne et desservant l’arrêt au départ du tronçon de ligne à emprunter.</w:t>
      </w:r>
    </w:p>
    <w:p w14:paraId="31FB1476" w14:textId="77777777" w:rsidR="00BB5F4E" w:rsidRDefault="00BB5F4E" w:rsidP="00774769">
      <w:pPr>
        <w:pStyle w:val="Paragraphedeliste"/>
        <w:numPr>
          <w:ilvl w:val="0"/>
          <w:numId w:val="14"/>
        </w:numPr>
        <w:jc w:val="left"/>
      </w:pPr>
      <w:r>
        <w:t>Sur la description de parcours en transport en commun (PTRideType), il est indiqué si le tronçon à parcourir subit une perturbation ou non.</w:t>
      </w:r>
    </w:p>
    <w:p w14:paraId="084CBA21" w14:textId="77777777" w:rsidR="00BB5F4E" w:rsidRDefault="00BB5F4E" w:rsidP="00BB5F4E"/>
    <w:p w14:paraId="028D2D81" w14:textId="77777777" w:rsidR="00BB5F4E" w:rsidRDefault="00BB5F4E" w:rsidP="00BB5F4E">
      <w:r>
        <w:t>Les changements du service de recherche de localités ont porté sur</w:t>
      </w:r>
    </w:p>
    <w:p w14:paraId="7D175319" w14:textId="77777777" w:rsidR="00BB5F4E" w:rsidRDefault="00BB5F4E" w:rsidP="00774769">
      <w:pPr>
        <w:pStyle w:val="Paragraphedeliste"/>
        <w:numPr>
          <w:ilvl w:val="0"/>
          <w:numId w:val="15"/>
        </w:numPr>
        <w:jc w:val="left"/>
      </w:pPr>
      <w:r>
        <w:t>la prise en compte de la langue dans la structure de requête. La toponymie peut effectivement varier : « Londres » et « London », « Naples » et « Napoli ».</w:t>
      </w:r>
    </w:p>
    <w:p w14:paraId="02DBF0DB" w14:textId="7E6A9C47" w:rsidR="00BB5F4E" w:rsidRDefault="00BB5F4E" w:rsidP="00774769">
      <w:pPr>
        <w:pStyle w:val="Paragraphedeliste"/>
        <w:numPr>
          <w:ilvl w:val="0"/>
          <w:numId w:val="15"/>
        </w:numPr>
        <w:jc w:val="left"/>
      </w:pPr>
      <w:r>
        <w:t xml:space="preserve">la prise en compte d’une emprise géographique au niveau de l’élément </w:t>
      </w:r>
      <w:r w:rsidRPr="00D814A4">
        <w:t>GeoRestriction</w:t>
      </w:r>
      <w:r>
        <w:t xml:space="preserve">. L’information géographique est souvent disponible au niveau du client (c’est bien intégré aujourd’hui dans les navigateurs). </w:t>
      </w:r>
    </w:p>
    <w:p w14:paraId="4AB3B509" w14:textId="339EBAA9" w:rsidR="00BB5F4E" w:rsidRDefault="00BB5F4E" w:rsidP="00774769">
      <w:pPr>
        <w:pStyle w:val="Paragraphedeliste"/>
        <w:numPr>
          <w:ilvl w:val="0"/>
          <w:numId w:val="15"/>
        </w:numPr>
        <w:jc w:val="left"/>
      </w:pPr>
      <w:r>
        <w:t xml:space="preserve">la prise en compte d’un score. </w:t>
      </w:r>
      <w:ins w:id="1396" w:author="Marc Florisson" w:date="2014-04-01T10:35:00Z">
        <w:r w:rsidR="00A55455">
          <w:t>Le score est en quelque sorte une fonction qui associe chaque localité retournée à une valeur numérique</w:t>
        </w:r>
      </w:ins>
      <w:ins w:id="1397" w:author="Marc Florisson" w:date="2014-04-01T10:36:00Z">
        <w:r w:rsidR="00A55455">
          <w:t xml:space="preserve">. </w:t>
        </w:r>
      </w:ins>
      <w:ins w:id="1398" w:author="Marc Florisson" w:date="2014-04-01T10:38:00Z">
        <w:r w:rsidR="00A55455">
          <w:t>Les valeurs numériques représentent le degré de pertinence des localités associé</w:t>
        </w:r>
      </w:ins>
      <w:ins w:id="1399" w:author="Marc Florisson" w:date="2014-04-01T10:39:00Z">
        <w:r w:rsidR="00A55455">
          <w:t>e</w:t>
        </w:r>
      </w:ins>
      <w:ins w:id="1400" w:author="Marc Florisson" w:date="2014-04-01T10:38:00Z">
        <w:r w:rsidR="00A55455">
          <w:t>s par rapport à la saisie de l</w:t>
        </w:r>
      </w:ins>
      <w:ins w:id="1401" w:author="Marc Florisson" w:date="2014-04-01T10:39:00Z">
        <w:r w:rsidR="00A55455">
          <w:t>’utilisateur.</w:t>
        </w:r>
      </w:ins>
      <w:ins w:id="1402" w:author="Marc Florisson" w:date="2014-04-01T10:40:00Z">
        <w:r w:rsidR="00FA03E8">
          <w:t xml:space="preserve"> </w:t>
        </w:r>
      </w:ins>
      <w:ins w:id="1403" w:author="Marc Florisson" w:date="2014-04-01T10:41:00Z">
        <w:r w:rsidR="00FA03E8">
          <w:t xml:space="preserve">Pour calculer une </w:t>
        </w:r>
      </w:ins>
      <w:ins w:id="1404" w:author="Marc Florisson" w:date="2014-04-01T10:40:00Z">
        <w:r w:rsidR="00FA03E8">
          <w:t xml:space="preserve">valeur numérique </w:t>
        </w:r>
      </w:ins>
      <w:ins w:id="1405" w:author="Marc Florisson" w:date="2014-04-01T10:41:00Z">
        <w:r w:rsidR="00FA03E8">
          <w:t>relative à la saisie utilisateur, le service peut prendre en compte toutes les caractéristiques disponibles de la localité : son nom</w:t>
        </w:r>
      </w:ins>
      <w:ins w:id="1406" w:author="Marc Florisson" w:date="2014-04-01T10:42:00Z">
        <w:r w:rsidR="00FA03E8">
          <w:t xml:space="preserve">, la phonétisation du nom, la commune (code postal et nom de commune), etc… </w:t>
        </w:r>
      </w:ins>
      <w:ins w:id="1407" w:author="Marc Florisson" w:date="2014-04-01T10:39:00Z">
        <w:r w:rsidR="00A55455">
          <w:t xml:space="preserve"> </w:t>
        </w:r>
      </w:ins>
      <w:r>
        <w:t>Dans la mesure où le service de recherche retourne des localités de nature différente (POI, arrêt, adresse), il est indispensable d’avoir un critère commun d’évaluation de pertinence de la proposition de localité par rapport aux critères fournis.</w:t>
      </w:r>
    </w:p>
    <w:p w14:paraId="6B34EBF1" w14:textId="77777777" w:rsidR="00BB5F4E" w:rsidRDefault="00BB5F4E" w:rsidP="00BB5F4E"/>
    <w:p w14:paraId="684C6CF1" w14:textId="77777777" w:rsidR="00BB5F4E" w:rsidRDefault="00BB5F4E" w:rsidP="00BB5F4E">
      <w:pPr>
        <w:pStyle w:val="Titre4"/>
      </w:pPr>
      <w:r>
        <w:t>Les changements liés aux exigences fonctionnelles du projet</w:t>
      </w:r>
    </w:p>
    <w:p w14:paraId="56FC4512" w14:textId="77777777" w:rsidR="00BB5F4E" w:rsidRDefault="00BB5F4E" w:rsidP="00BB5F4E"/>
    <w:p w14:paraId="26F2B67B" w14:textId="77777777" w:rsidR="00BB5F4E" w:rsidRDefault="00BB5F4E" w:rsidP="00BB5F4E">
      <w:pPr>
        <w:pStyle w:val="Titre5"/>
      </w:pPr>
      <w:r>
        <w:t>Prise en compte du protocole</w:t>
      </w:r>
    </w:p>
    <w:p w14:paraId="484F5896" w14:textId="77777777" w:rsidR="00BB5F4E" w:rsidRDefault="00BB5F4E" w:rsidP="00BB5F4E"/>
    <w:p w14:paraId="27064C68" w14:textId="4E524566" w:rsidR="00BB5F4E" w:rsidDel="00862625" w:rsidRDefault="00BB5F4E">
      <w:pPr>
        <w:rPr>
          <w:del w:id="1408" w:author="Marc Florisson" w:date="2014-02-21T15:41:00Z"/>
        </w:rPr>
      </w:pPr>
      <w:r>
        <w:t xml:space="preserve">Par rapport à l’API RI simple qui formule les critères de recherche sous forme de paramètres d’url, le protocole </w:t>
      </w:r>
      <w:del w:id="1409" w:author="Marc Florisson" w:date="2014-02-26T07:25:00Z">
        <w:r w:rsidDel="007E3E3F">
          <w:delText>Websocket</w:delText>
        </w:r>
      </w:del>
      <w:ins w:id="1410" w:author="Marc Florisson" w:date="2014-02-26T07:25:00Z">
        <w:r w:rsidR="007E3E3F">
          <w:t>WebSocket</w:t>
        </w:r>
      </w:ins>
      <w:r>
        <w:t xml:space="preserve"> conduit à définir la requête </w:t>
      </w:r>
      <w:del w:id="1411" w:author="Marc Florisson" w:date="2014-02-19T19:12:00Z">
        <w:r w:rsidDel="00B71B0F">
          <w:delText>complète dans une structure JSON</w:delText>
        </w:r>
      </w:del>
      <w:ins w:id="1412" w:author="Marc Florisson" w:date="2014-02-19T19:12:00Z">
        <w:r w:rsidR="00B71B0F">
          <w:t xml:space="preserve">sous </w:t>
        </w:r>
      </w:ins>
      <w:ins w:id="1413" w:author="Marc Florisson" w:date="2014-02-21T15:41:00Z">
        <w:r w:rsidR="00862625">
          <w:t>d’objet JSON</w:t>
        </w:r>
      </w:ins>
      <w:del w:id="1414" w:author="Marc Florisson" w:date="2014-02-21T15:41:00Z">
        <w:r w:rsidDel="00862625">
          <w:delText>.</w:delText>
        </w:r>
      </w:del>
    </w:p>
    <w:p w14:paraId="37AE0A6C" w14:textId="34A599CC" w:rsidR="00BB5F4E" w:rsidRDefault="00BB5F4E" w:rsidP="00862625">
      <w:pPr>
        <w:rPr>
          <w:ins w:id="1415" w:author="Marc Florisson" w:date="2014-02-19T19:14:00Z"/>
        </w:rPr>
      </w:pPr>
    </w:p>
    <w:p w14:paraId="466EB137" w14:textId="77777777" w:rsidR="002879F8" w:rsidRDefault="002879F8" w:rsidP="00BB5F4E">
      <w:pPr>
        <w:rPr>
          <w:ins w:id="1416" w:author="Marc Florisson" w:date="2014-02-19T19:14:00Z"/>
        </w:rPr>
      </w:pPr>
    </w:p>
    <w:p w14:paraId="1AEB0D6C" w14:textId="77777777" w:rsidR="002879F8" w:rsidRDefault="002879F8" w:rsidP="00BB5F4E"/>
    <w:p w14:paraId="2AD2A681" w14:textId="07793901" w:rsidR="00BB5F4E" w:rsidRDefault="00BB5F4E" w:rsidP="00BB5F4E">
      <w:r>
        <w:t xml:space="preserve">Le service de recherche d’itinéraires </w:t>
      </w:r>
      <w:del w:id="1417" w:author="Marc Florisson" w:date="2014-02-20T07:51:00Z">
        <w:r w:rsidDel="00EB430E">
          <w:delText xml:space="preserve">est donc décrit par les 2 </w:delText>
        </w:r>
      </w:del>
      <w:ins w:id="1418" w:author="Marc Florisson" w:date="2014-02-21T15:41:00Z">
        <w:r w:rsidR="00862625">
          <w:t xml:space="preserve">reçoit une requête sous forme </w:t>
        </w:r>
      </w:ins>
      <w:ins w:id="1419" w:author="Marc Florisson" w:date="2014-02-21T15:42:00Z">
        <w:r w:rsidR="00862625">
          <w:t>d’</w:t>
        </w:r>
      </w:ins>
      <w:ins w:id="1420" w:author="Marc Florisson" w:date="2014-02-20T07:51:00Z">
        <w:r w:rsidR="00EB430E">
          <w:t xml:space="preserve">objets JSON </w:t>
        </w:r>
      </w:ins>
      <w:ins w:id="1421" w:author="Marc Florisson" w:date="2014-02-21T15:42:00Z">
        <w:r w:rsidR="00862625">
          <w:t>(</w:t>
        </w:r>
      </w:ins>
      <w:del w:id="1422" w:author="Marc Florisson" w:date="2014-02-21T15:42:00Z">
        <w:r w:rsidDel="00862625">
          <w:delText xml:space="preserve">éléments </w:delText>
        </w:r>
      </w:del>
      <w:r>
        <w:t>PlanTripRequest</w:t>
      </w:r>
      <w:ins w:id="1423" w:author="Marc Florisson" w:date="2014-02-21T15:42:00Z">
        <w:r w:rsidR="00862625">
          <w:t>) et produit une réponse sous forme de notifications (objet JSON</w:t>
        </w:r>
      </w:ins>
      <w:ins w:id="1424" w:author="Marc Florisson" w:date="2014-02-21T15:43:00Z">
        <w:r w:rsidR="00862625">
          <w:t xml:space="preserve"> </w:t>
        </w:r>
      </w:ins>
      <w:del w:id="1425" w:author="Marc Florisson" w:date="2014-02-21T15:43:00Z">
        <w:r w:rsidDel="00862625">
          <w:delText xml:space="preserve"> et</w:delText>
        </w:r>
      </w:del>
      <w:r>
        <w:t xml:space="preserve"> PlanTripNotificationResponse</w:t>
      </w:r>
      <w:ins w:id="1426" w:author="Marc Florisson" w:date="2014-02-21T15:44:00Z">
        <w:r w:rsidR="00862625">
          <w:t>)</w:t>
        </w:r>
      </w:ins>
      <w:r>
        <w:t>.</w:t>
      </w:r>
    </w:p>
    <w:p w14:paraId="6E4A7176" w14:textId="3DC62375" w:rsidR="00BB5F4E" w:rsidRDefault="00BB5F4E" w:rsidP="00BB5F4E">
      <w:r>
        <w:t xml:space="preserve">Le service de recherche de localités </w:t>
      </w:r>
      <w:ins w:id="1427" w:author="Marc Florisson" w:date="2014-02-21T15:44:00Z">
        <w:r w:rsidR="00862625">
          <w:t>reçoit une requête sous forme d’objets JSON (</w:t>
        </w:r>
      </w:ins>
      <w:del w:id="1428" w:author="Marc Florisson" w:date="2014-02-20T07:52:00Z">
        <w:r w:rsidDel="00EB430E">
          <w:delText xml:space="preserve">est donc décrit par les 2 éléments </w:delText>
        </w:r>
      </w:del>
      <w:r w:rsidR="0020531E">
        <w:t>SearchPointsRequest</w:t>
      </w:r>
      <w:ins w:id="1429" w:author="Marc Florisson" w:date="2014-02-21T15:44:00Z">
        <w:r w:rsidR="00862625">
          <w:t>)</w:t>
        </w:r>
      </w:ins>
      <w:r w:rsidR="0020531E">
        <w:t xml:space="preserve"> </w:t>
      </w:r>
      <w:del w:id="1430" w:author="Marc Florisson" w:date="2014-02-21T15:44:00Z">
        <w:r w:rsidDel="00862625">
          <w:delText>et</w:delText>
        </w:r>
      </w:del>
      <w:ins w:id="1431" w:author="Marc Florisson" w:date="2014-02-21T15:44:00Z">
        <w:r w:rsidR="00862625">
          <w:t xml:space="preserve">et produit une réponse sous forme de notifications (objet JSON  </w:t>
        </w:r>
      </w:ins>
      <w:del w:id="1432" w:author="Marc Florisson" w:date="2014-02-21T15:44:00Z">
        <w:r w:rsidDel="00862625">
          <w:delText xml:space="preserve"> </w:delText>
        </w:r>
      </w:del>
      <w:r w:rsidR="0020531E">
        <w:t>SearchPoints</w:t>
      </w:r>
      <w:r>
        <w:t>NotificationResponse</w:t>
      </w:r>
      <w:ins w:id="1433" w:author="Marc Florisson" w:date="2014-02-21T15:44:00Z">
        <w:r w:rsidR="00862625">
          <w:t>)</w:t>
        </w:r>
      </w:ins>
      <w:r>
        <w:t>.</w:t>
      </w:r>
    </w:p>
    <w:p w14:paraId="38EFAA76" w14:textId="77777777" w:rsidR="00BB5F4E" w:rsidRDefault="00BB5F4E" w:rsidP="00BB5F4E"/>
    <w:p w14:paraId="5D6B4E9A" w14:textId="77777777" w:rsidR="00BB5F4E" w:rsidRDefault="00BB5F4E" w:rsidP="00BB5F4E">
      <w:r>
        <w:t>De plus, un identifiant (sous forme d’attribut « id ») est ajouté à chaque structure de requête. Cet identifiant est destiné à être rappelé par les structures de réponse au niveau de l’élément RequestId.</w:t>
      </w:r>
    </w:p>
    <w:p w14:paraId="78B34CB3" w14:textId="77777777" w:rsidR="00BB5F4E" w:rsidRDefault="00BB5F4E" w:rsidP="00BB5F4E">
      <w:r>
        <w:t>En procédant ainsi, un client est en mesure de gérer l’envoi et la réception de plusieurs recherches d’itinéraire en même temps. Lorsque le client reçoit une notification de réponse, l’identifiant de requête permet au client de savoir à quelle requête correspond la structure de réponse reçue.</w:t>
      </w:r>
    </w:p>
    <w:p w14:paraId="1192584E" w14:textId="77777777" w:rsidR="00BB5F4E" w:rsidRDefault="00BB5F4E" w:rsidP="00BB5F4E"/>
    <w:p w14:paraId="365263C1" w14:textId="1799AFE3" w:rsidR="00BB5F4E" w:rsidRDefault="00BB5F4E" w:rsidP="00BB5F4E">
      <w:r>
        <w:t>Pour faciliter la gestion de l’attente des notifications de réponse au niveau du client, les notifications précisent si d’autres</w:t>
      </w:r>
      <w:ins w:id="1434" w:author="Marc Florisson" w:date="2014-02-19T19:10:00Z">
        <w:r w:rsidR="00B71B0F">
          <w:t xml:space="preserve"> notifications</w:t>
        </w:r>
      </w:ins>
      <w:r>
        <w:t xml:space="preserve"> sont à venir ou non. Ces précisions </w:t>
      </w:r>
      <w:del w:id="1435" w:author="Marc Florisson" w:date="2014-02-19T19:11:00Z">
        <w:r w:rsidDel="00B71B0F">
          <w:delText xml:space="preserve">se trouvent </w:delText>
        </w:r>
      </w:del>
      <w:ins w:id="1436" w:author="Marc Florisson" w:date="2014-02-19T19:11:00Z">
        <w:r w:rsidR="00B71B0F">
          <w:t xml:space="preserve">figurent aussi bien </w:t>
        </w:r>
      </w:ins>
      <w:ins w:id="1437" w:author="Marc Florisson" w:date="2014-02-21T17:24:00Z">
        <w:r w:rsidR="00027894">
          <w:t xml:space="preserve">sur </w:t>
        </w:r>
      </w:ins>
      <w:del w:id="1438" w:author="Marc Florisson" w:date="2014-02-19T19:11:00Z">
        <w:r w:rsidDel="00B71B0F">
          <w:delText xml:space="preserve">sur les </w:delText>
        </w:r>
        <w:r w:rsidRPr="006847AC" w:rsidDel="00B71B0F">
          <w:delText xml:space="preserve">éléments </w:delText>
        </w:r>
      </w:del>
      <w:ins w:id="1439" w:author="Marc Florisson" w:date="2014-02-19T19:11:00Z">
        <w:r w:rsidR="00B71B0F">
          <w:t xml:space="preserve">l’élément </w:t>
        </w:r>
      </w:ins>
      <w:r w:rsidRPr="006847AC">
        <w:t xml:space="preserve">PlanTripNotificationStatus </w:t>
      </w:r>
      <w:del w:id="1440" w:author="Marc Florisson" w:date="2014-02-19T19:11:00Z">
        <w:r w:rsidRPr="006847AC" w:rsidDel="00B71B0F">
          <w:delText xml:space="preserve">et </w:delText>
        </w:r>
      </w:del>
      <w:ins w:id="1441" w:author="Marc Florisson" w:date="2014-02-19T19:11:00Z">
        <w:r w:rsidR="00B71B0F">
          <w:t xml:space="preserve">que l’élément </w:t>
        </w:r>
      </w:ins>
      <w:r w:rsidRPr="006847AC">
        <w:t>SearchPointNotificationStatus</w:t>
      </w:r>
      <w:r>
        <w:t>.</w:t>
      </w:r>
    </w:p>
    <w:p w14:paraId="11C9BE87" w14:textId="77777777" w:rsidR="00BB5F4E" w:rsidRDefault="00BB5F4E" w:rsidP="00BB5F4E">
      <w:pPr>
        <w:pStyle w:val="Titre5"/>
      </w:pPr>
      <w:r>
        <w:t>La liste des modes de transport</w:t>
      </w:r>
    </w:p>
    <w:p w14:paraId="039F0B9A" w14:textId="77777777" w:rsidR="00BB5F4E" w:rsidRDefault="00BB5F4E" w:rsidP="00BB5F4E"/>
    <w:p w14:paraId="078CBC29" w14:textId="77777777" w:rsidR="00BB5F4E" w:rsidRDefault="00BB5F4E" w:rsidP="00BB5F4E">
      <w:r>
        <w:t>L’API RI simple référence les modes de transport du projet de normalisation européen TRIDENT. Il semble plus indiqué aujourd’hui de s’appuyer sur les spécifications du projet de norme européenne NeTEx :</w:t>
      </w:r>
    </w:p>
    <w:p w14:paraId="3D1B20A0" w14:textId="77777777" w:rsidR="00BB5F4E" w:rsidRDefault="00BB5F4E" w:rsidP="00774769">
      <w:pPr>
        <w:pStyle w:val="Paragraphedeliste"/>
        <w:numPr>
          <w:ilvl w:val="0"/>
          <w:numId w:val="16"/>
        </w:numPr>
        <w:jc w:val="left"/>
      </w:pPr>
      <w:r>
        <w:t>NeTEx couvre un périmètre fonctionnel plus vaste que TRIDENT</w:t>
      </w:r>
    </w:p>
    <w:p w14:paraId="54BF68A6" w14:textId="77777777" w:rsidR="00BB5F4E" w:rsidRDefault="00BB5F4E" w:rsidP="00774769">
      <w:pPr>
        <w:pStyle w:val="Paragraphedeliste"/>
        <w:numPr>
          <w:ilvl w:val="0"/>
          <w:numId w:val="16"/>
        </w:numPr>
        <w:jc w:val="left"/>
      </w:pPr>
      <w:r>
        <w:t xml:space="preserve">NeTEx est à un stade plus avancé du processus de normalisation fixé par le CEN, il s’agit désormais d’une </w:t>
      </w:r>
      <w:r w:rsidRPr="0020531E">
        <w:rPr>
          <w:i/>
          <w:iCs/>
        </w:rPr>
        <w:t>Technical Specification</w:t>
      </w:r>
      <w:r>
        <w:t>.</w:t>
      </w:r>
    </w:p>
    <w:p w14:paraId="4E1E8FEE" w14:textId="77777777" w:rsidR="00BB5F4E" w:rsidRDefault="00BB5F4E" w:rsidP="00BB5F4E">
      <w:pPr>
        <w:ind w:left="360"/>
      </w:pPr>
    </w:p>
    <w:p w14:paraId="05847F52" w14:textId="77777777" w:rsidR="00BB5F4E" w:rsidRDefault="00BB5F4E" w:rsidP="00BB5F4E">
      <w:r>
        <w:t xml:space="preserve">La liste des modes définie sur l’interface du service de recherche se base sur les modes définis par l’énumération proposée par NeTEx, toutefois </w:t>
      </w:r>
    </w:p>
    <w:p w14:paraId="471528CE" w14:textId="77777777" w:rsidR="00BB5F4E" w:rsidRDefault="00BB5F4E" w:rsidP="00774769">
      <w:pPr>
        <w:pStyle w:val="Paragraphedeliste"/>
        <w:numPr>
          <w:ilvl w:val="0"/>
          <w:numId w:val="17"/>
        </w:numPr>
        <w:jc w:val="left"/>
      </w:pPr>
      <w:r>
        <w:t>le mode « selfDrive » de NeTEx est remplacé par les modes « bike » et « car ».</w:t>
      </w:r>
    </w:p>
    <w:p w14:paraId="11CB53A3" w14:textId="77777777" w:rsidR="00BB5F4E" w:rsidRDefault="00BB5F4E" w:rsidP="00774769">
      <w:pPr>
        <w:pStyle w:val="Paragraphedeliste"/>
        <w:numPr>
          <w:ilvl w:val="0"/>
          <w:numId w:val="17"/>
        </w:numPr>
        <w:jc w:val="left"/>
      </w:pPr>
      <w:r>
        <w:t>le mode « unknown » n’a pas d’intérêt au niveau des critères de recherche, ce mode est seulement en restitution d’une réponse. Les énumérations de mode au niveau des structures LegType et PTRideType disposent bien du mode « unknown ».</w:t>
      </w:r>
    </w:p>
    <w:p w14:paraId="40543DCD" w14:textId="77777777" w:rsidR="00BB5F4E" w:rsidRDefault="00BB5F4E" w:rsidP="00BB5F4E"/>
    <w:p w14:paraId="7AD3B40A" w14:textId="77777777" w:rsidR="00BB5F4E" w:rsidRDefault="00BB5F4E" w:rsidP="00BB5F4E">
      <w:pPr>
        <w:pStyle w:val="Titre6"/>
      </w:pPr>
      <w:bookmarkStart w:id="1442" w:name="_Ref244148149"/>
      <w:r>
        <w:t>Distinction entre les modes définis sur l’interface et le service à l’utilisateur final</w:t>
      </w:r>
      <w:bookmarkEnd w:id="1442"/>
    </w:p>
    <w:p w14:paraId="26AEEA48" w14:textId="77777777" w:rsidR="00BB5F4E" w:rsidRDefault="00BB5F4E" w:rsidP="00BB5F4E"/>
    <w:p w14:paraId="1F5E8F5F" w14:textId="77777777" w:rsidR="00BB5F4E" w:rsidRDefault="00BB5F4E" w:rsidP="00BB5F4E">
      <w:r>
        <w:t>Sur l’interface d’appel du service de recherche (structure PlanTripRequest), la finalité de la liste des modes de transport (TransportModeEnumeration) est de traduire les choix qui sont proposés à l’utilisateur final par service de recherche d’itinéraire.</w:t>
      </w:r>
    </w:p>
    <w:p w14:paraId="09AEE05E" w14:textId="77777777" w:rsidR="00BB5F4E" w:rsidRDefault="00BB5F4E" w:rsidP="00BB5F4E">
      <w:r>
        <w:t xml:space="preserve">Autrement dit, la liste doit être assez riche pour séparer les modes qui sont perçus comme différents dans l’esprit de l’utilisateur final. </w:t>
      </w:r>
    </w:p>
    <w:p w14:paraId="14E23A1D" w14:textId="77777777" w:rsidR="00BB5F4E" w:rsidRDefault="00BB5F4E" w:rsidP="00BB5F4E">
      <w:r>
        <w:t xml:space="preserve">Pour autant la liste des modes de transport sur l’interface n’a pas besoin d’être calquée sur ce que présente un formulaire de recherche d’itinéraire.  </w:t>
      </w:r>
    </w:p>
    <w:p w14:paraId="45DC1458" w14:textId="41E2F65A" w:rsidR="00BB5F4E" w:rsidRPr="007968CB" w:rsidRDefault="00BB5F4E" w:rsidP="00BB5F4E">
      <w:r>
        <w:t xml:space="preserve">Entre l’interface du service de recherche et le formulaire c’est l’application </w:t>
      </w:r>
      <w:ins w:id="1443" w:author="Marc Florisson" w:date="2014-03-31T22:44:00Z">
        <w:r w:rsidR="00A360DA">
          <w:t>l</w:t>
        </w:r>
      </w:ins>
      <w:del w:id="1444" w:author="Marc Florisson" w:date="2014-03-31T22:44:00Z">
        <w:r w:rsidDel="00A360DA">
          <w:delText>qui gèr</w:delText>
        </w:r>
      </w:del>
      <w:r>
        <w:t>e de formulaire qui pilote aussi la correspondance entre :</w:t>
      </w:r>
    </w:p>
    <w:p w14:paraId="27055B72" w14:textId="77777777" w:rsidR="00BB5F4E" w:rsidRDefault="00BB5F4E" w:rsidP="00774769">
      <w:pPr>
        <w:pStyle w:val="Paragraphedeliste"/>
        <w:numPr>
          <w:ilvl w:val="0"/>
          <w:numId w:val="11"/>
        </w:numPr>
        <w:jc w:val="left"/>
      </w:pPr>
      <w:r>
        <w:t>les modes de transport proposés à l’utilisateur final</w:t>
      </w:r>
    </w:p>
    <w:p w14:paraId="1391F856" w14:textId="77777777" w:rsidR="00BB5F4E" w:rsidRDefault="00BB5F4E" w:rsidP="00774769">
      <w:pPr>
        <w:pStyle w:val="Paragraphedeliste"/>
        <w:numPr>
          <w:ilvl w:val="0"/>
          <w:numId w:val="11"/>
        </w:numPr>
        <w:jc w:val="left"/>
      </w:pPr>
      <w:r>
        <w:t>les modes de transport définis dans la requête au service de recherche</w:t>
      </w:r>
    </w:p>
    <w:p w14:paraId="61F0BF80" w14:textId="77777777" w:rsidR="00BB5F4E" w:rsidRDefault="00BB5F4E" w:rsidP="00BB5F4E">
      <w:r>
        <w:t>On peut imaginer un formulaire de recherche qui propose le mode « bus » sans proposer le mode « trolley bus ». Ainsi lorsque l’utilisateur sélectionne le mode « bus », la requête adressée à l’interface de l’aiguilleur peut faire apparaître les modes « bus » et « trolley bus » dans la structure PlanTripRequest.</w:t>
      </w:r>
    </w:p>
    <w:p w14:paraId="6BEF7D8B" w14:textId="77777777" w:rsidR="00BB5F4E" w:rsidRDefault="00BB5F4E" w:rsidP="00BB5F4E">
      <w:r>
        <w:t>Il va de même des modes « rail », « urbanRail », « intercityRail ».</w:t>
      </w:r>
    </w:p>
    <w:p w14:paraId="5DB03ADA" w14:textId="77777777" w:rsidR="00BB5F4E" w:rsidRDefault="00BB5F4E" w:rsidP="00BB5F4E"/>
    <w:p w14:paraId="4CCE92B0" w14:textId="77777777" w:rsidR="00BB5F4E" w:rsidRDefault="00BB5F4E" w:rsidP="00BB5F4E">
      <w:pPr>
        <w:pStyle w:val="Titre5"/>
      </w:pPr>
      <w:r>
        <w:t>Choix de plusieurs modes</w:t>
      </w:r>
    </w:p>
    <w:p w14:paraId="2BDE4D72" w14:textId="77777777" w:rsidR="00BB5F4E" w:rsidRDefault="00BB5F4E" w:rsidP="00BB5F4E"/>
    <w:p w14:paraId="0A4DCA49" w14:textId="77777777" w:rsidR="00BB5F4E" w:rsidRDefault="00BB5F4E" w:rsidP="00BB5F4E">
      <w:r>
        <w:t>Au niveau de la structure de requête de recherche d’itinéraires, la cardinalité des éléments Mode a été revue pour permettre la saisie d’une liste de modes.</w:t>
      </w:r>
    </w:p>
    <w:p w14:paraId="65560B03" w14:textId="77777777" w:rsidR="00BB5F4E" w:rsidRDefault="00BB5F4E" w:rsidP="00BB5F4E">
      <w:pPr>
        <w:pStyle w:val="Titre5"/>
      </w:pPr>
      <w:bookmarkStart w:id="1445" w:name="_Ref244143501"/>
      <w:r>
        <w:t>Identification des SIM sur les itinéraires partiels</w:t>
      </w:r>
      <w:bookmarkEnd w:id="1445"/>
    </w:p>
    <w:p w14:paraId="30F170A5" w14:textId="77777777" w:rsidR="00BB5F4E" w:rsidRPr="00015BED" w:rsidRDefault="00BB5F4E" w:rsidP="00BB5F4E"/>
    <w:p w14:paraId="397B3BC4" w14:textId="77777777" w:rsidR="00BB5F4E" w:rsidRDefault="00BB5F4E" w:rsidP="00BB5F4E">
      <w:r>
        <w:t>La recherche d’itinéraire est conçue pour proposer des itinéraires qui proviennent de SIM différents.</w:t>
      </w:r>
    </w:p>
    <w:p w14:paraId="47B08F2A" w14:textId="77777777" w:rsidR="00BB5F4E" w:rsidRDefault="00BB5F4E" w:rsidP="00BB5F4E">
      <w:r>
        <w:t xml:space="preserve">La séquence partialTrips liste un descriptif des itinéraires partiels. Chaque descriptif est identifié et précise quel est le système ayant fourni l’itinéraire partiel. </w:t>
      </w:r>
    </w:p>
    <w:p w14:paraId="5B712A9A" w14:textId="77777777" w:rsidR="00BB5F4E" w:rsidRDefault="00BB5F4E" w:rsidP="00BB5F4E"/>
    <w:p w14:paraId="1F7C48D0" w14:textId="4CDD49EC" w:rsidR="00BB5F4E" w:rsidRDefault="00BB5F4E" w:rsidP="00BB5F4E">
      <w:r>
        <w:t>L’itinéraire global (structure TripType) précise au niveau de ses sections à quel itinéraire partiel se rapport</w:t>
      </w:r>
      <w:r w:rsidR="00C724BF">
        <w:t>e</w:t>
      </w:r>
      <w:r>
        <w:t xml:space="preserve"> chaque section.</w:t>
      </w:r>
    </w:p>
    <w:p w14:paraId="7E02187E" w14:textId="77777777" w:rsidR="00BB5F4E" w:rsidRDefault="00BB5F4E" w:rsidP="00BB5F4E">
      <w:r>
        <w:t>Les sections qui décrivent le déplacement au niveau d’une transition ne se rapportent à aucun itinéraire partiel.</w:t>
      </w:r>
    </w:p>
    <w:p w14:paraId="31729E2C" w14:textId="77777777" w:rsidR="00BB5F4E" w:rsidRDefault="00BB5F4E" w:rsidP="00BB5F4E">
      <w:r>
        <w:t>Toutes les autres sections doivent obligatoirement renseigner leur itinéraire partiel d’appartenance.</w:t>
      </w:r>
    </w:p>
    <w:p w14:paraId="152AD654" w14:textId="77777777" w:rsidR="00BB5F4E" w:rsidRDefault="00BB5F4E" w:rsidP="00BB5F4E">
      <w:pPr>
        <w:pStyle w:val="Titre5"/>
      </w:pPr>
      <w:r>
        <w:t>Le TAD</w:t>
      </w:r>
    </w:p>
    <w:p w14:paraId="276D0DEA" w14:textId="77777777" w:rsidR="00BB5F4E" w:rsidRDefault="00BB5F4E" w:rsidP="00BB5F4E"/>
    <w:p w14:paraId="1DBB82BB" w14:textId="77777777" w:rsidR="00BB5F4E" w:rsidRDefault="00BB5F4E" w:rsidP="00BB5F4E">
      <w:r>
        <w:t>Selon les offres de transports locales et les possibilités des SIM, les solutions proposées peuvent faire appels à des lignes de Transport Public régulières comme à des lignes liées à une offre de Transport à la Demande.</w:t>
      </w:r>
    </w:p>
    <w:p w14:paraId="3D9306AB" w14:textId="77777777" w:rsidR="00BB5F4E" w:rsidRDefault="00BB5F4E" w:rsidP="00BB5F4E">
      <w:r>
        <w:t>Le TAD peut être perçu comme une particularité de la ligne indépendante du mode.</w:t>
      </w:r>
    </w:p>
    <w:p w14:paraId="4C739394" w14:textId="5AFA5EE8" w:rsidR="00BB5F4E" w:rsidRDefault="00BB5F4E" w:rsidP="00BB5F4E">
      <w:r>
        <w:t>La structure OD</w:t>
      </w:r>
      <w:r w:rsidR="009F0813">
        <w:t>T</w:t>
      </w:r>
      <w:r>
        <w:t>Information (optionnelle) permet de décrire les particularités du TAD sur un PTRide.</w:t>
      </w:r>
    </w:p>
    <w:p w14:paraId="08F17D38" w14:textId="77777777" w:rsidR="00BB5F4E" w:rsidRDefault="00BB5F4E" w:rsidP="00BB5F4E">
      <w:pPr>
        <w:pStyle w:val="Titre5"/>
      </w:pPr>
      <w:r>
        <w:t>Le co-voiturage</w:t>
      </w:r>
    </w:p>
    <w:p w14:paraId="335D88C3" w14:textId="77777777" w:rsidR="00BB5F4E" w:rsidRDefault="00BB5F4E" w:rsidP="00BB5F4E"/>
    <w:p w14:paraId="26547C41" w14:textId="77777777" w:rsidR="00BB5F4E" w:rsidRDefault="00BB5F4E" w:rsidP="00BB5F4E">
      <w:r>
        <w:t>Selon les offres de transports locales et les possibilités des SIM, les solutions peuvent proposer des offres de co-voiturage.</w:t>
      </w:r>
    </w:p>
    <w:p w14:paraId="122F942C" w14:textId="77777777" w:rsidR="00BB5F4E" w:rsidRDefault="00BB5F4E" w:rsidP="00BB5F4E">
      <w:r>
        <w:t>Dans ce cas, l’élément PTRide renseigne une structure CarPoolInformationType.</w:t>
      </w:r>
    </w:p>
    <w:p w14:paraId="46540532" w14:textId="77777777" w:rsidR="00BB5F4E" w:rsidRDefault="00BB5F4E" w:rsidP="00BB5F4E">
      <w:pPr>
        <w:pStyle w:val="Titre5"/>
      </w:pPr>
      <w:r>
        <w:t>Les rabattements</w:t>
      </w:r>
    </w:p>
    <w:p w14:paraId="20582542" w14:textId="77777777" w:rsidR="00BB5F4E" w:rsidRDefault="00BB5F4E" w:rsidP="00BB5F4E"/>
    <w:p w14:paraId="709A2380" w14:textId="14FC1E86" w:rsidR="00BB5F4E" w:rsidRDefault="00BB5F4E" w:rsidP="00C724BF">
      <w:r>
        <w:t>Comme indiqués dans le document de spécifications fonctionnelles, le rabattement peut être proposé dès que l’utilisateur demande au moins un mode en transport en commun et un autre type de mode (voiture ou vélo).</w:t>
      </w:r>
    </w:p>
    <w:p w14:paraId="6450CD20" w14:textId="77777777" w:rsidR="00BB5F4E" w:rsidRDefault="00BB5F4E" w:rsidP="00BB5F4E"/>
    <w:p w14:paraId="0ADA268F" w14:textId="77777777" w:rsidR="00BB5F4E" w:rsidRDefault="00BB5F4E" w:rsidP="00BB5F4E">
      <w:r>
        <w:t>Au niveau de la requête au service de recherche, il est possible de préciser pour chacun des modes hors transport en commun (voiture ou vélo) s’il se limite au début ou la fin du parcours.</w:t>
      </w:r>
    </w:p>
    <w:p w14:paraId="6E05FEEF" w14:textId="77777777" w:rsidR="00BB5F4E" w:rsidRDefault="00BB5F4E" w:rsidP="00BB5F4E">
      <w:r>
        <w:t xml:space="preserve">C’est le rôle de </w:t>
      </w:r>
      <w:r w:rsidRPr="006847AC">
        <w:t>l’élément TripPart</w:t>
      </w:r>
      <w:r>
        <w:t>.</w:t>
      </w:r>
    </w:p>
    <w:p w14:paraId="7711FF7F" w14:textId="77777777" w:rsidR="00BB5F4E" w:rsidRDefault="00BB5F4E" w:rsidP="00BB5F4E"/>
    <w:p w14:paraId="0883A1E7" w14:textId="77777777" w:rsidR="00BB5F4E" w:rsidRDefault="00BB5F4E" w:rsidP="00BB5F4E">
      <w:pPr>
        <w:pStyle w:val="Titre2"/>
      </w:pPr>
      <w:bookmarkStart w:id="1446" w:name="_Toc259983418"/>
      <w:r>
        <w:t>Le modèle des méta-données</w:t>
      </w:r>
      <w:bookmarkEnd w:id="1446"/>
    </w:p>
    <w:p w14:paraId="3CE6CAA6" w14:textId="77777777" w:rsidR="00BB5F4E" w:rsidRDefault="00BB5F4E" w:rsidP="00BB5F4E"/>
    <w:p w14:paraId="7CF910D3" w14:textId="26245BF4" w:rsidR="00BB5F4E" w:rsidRDefault="00BB5F4E" w:rsidP="00BB5F4E">
      <w:r>
        <w:t>Les tables et les vues du modèle de la base des méta-données sont présentées dans ce chapitre.</w:t>
      </w:r>
    </w:p>
    <w:p w14:paraId="7A077CA3" w14:textId="7EE4A919" w:rsidR="00BB5F4E" w:rsidRPr="00C663BE" w:rsidRDefault="00474DDE" w:rsidP="00BB5F4E">
      <w:pPr>
        <w:pStyle w:val="Titre4"/>
      </w:pPr>
      <w:bookmarkStart w:id="1447" w:name="_Ref244142562"/>
      <w:ins w:id="1448" w:author="Marc Florisson" w:date="2014-04-24T07:24:00Z">
        <w:r>
          <w:t>M</w:t>
        </w:r>
      </w:ins>
      <w:del w:id="1449" w:author="Marc Florisson" w:date="2014-04-24T07:24:00Z">
        <w:r w:rsidR="00BB5F4E" w:rsidDel="00474DDE">
          <w:delText>T</w:delText>
        </w:r>
      </w:del>
      <w:r w:rsidR="00BB5F4E">
        <w:t>IS</w:t>
      </w:r>
      <w:bookmarkEnd w:id="1447"/>
    </w:p>
    <w:p w14:paraId="0C458183" w14:textId="4FBC6F38" w:rsidR="00BB5F4E" w:rsidRDefault="00BB5F4E" w:rsidP="00C724BF">
      <w:r>
        <w:t xml:space="preserve">Table des SIM (Système </w:t>
      </w:r>
      <w:r w:rsidR="00C724BF">
        <w:t>d’Information Multimodale </w:t>
      </w:r>
      <w:r>
        <w:t xml:space="preserve">: </w:t>
      </w:r>
      <w:del w:id="1450" w:author="Marc Florisson" w:date="2014-04-24T07:24:00Z">
        <w:r w:rsidDel="00474DDE">
          <w:delText xml:space="preserve">Transit </w:delText>
        </w:r>
      </w:del>
      <w:ins w:id="1451" w:author="Marc Florisson" w:date="2014-04-24T07:24:00Z">
        <w:r w:rsidR="00474DDE">
          <w:t xml:space="preserve">Multimodal </w:t>
        </w:r>
      </w:ins>
      <w:r w:rsidR="00C724BF">
        <w:t xml:space="preserve">Information System </w:t>
      </w:r>
      <w:r>
        <w:t xml:space="preserve">en anglais) auxquels le système peut se connecter. </w:t>
      </w:r>
    </w:p>
    <w:p w14:paraId="2E6090C5" w14:textId="77777777" w:rsidR="00A60054" w:rsidRDefault="00BB5F4E" w:rsidP="00BB5F4E">
      <w:r>
        <w:t xml:space="preserve">La table contient </w:t>
      </w:r>
      <w:r w:rsidR="00A60054">
        <w:t>donc</w:t>
      </w:r>
    </w:p>
    <w:p w14:paraId="67BBC24E" w14:textId="1720E34F" w:rsidR="00A60054" w:rsidRDefault="00A60054" w:rsidP="00A60054">
      <w:pPr>
        <w:pStyle w:val="Paragraphedeliste"/>
        <w:numPr>
          <w:ilvl w:val="0"/>
          <w:numId w:val="37"/>
        </w:numPr>
      </w:pPr>
      <w:r>
        <w:t xml:space="preserve">les informations nécessaires pour se connecter aux interfaces génériques d’accès aux SIM (cf </w:t>
      </w:r>
      <w:r>
        <w:fldChar w:fldCharType="begin"/>
      </w:r>
      <w:r>
        <w:instrText xml:space="preserve"> </w:instrText>
      </w:r>
      <w:r w:rsidR="00F814FB">
        <w:instrText>REF</w:instrText>
      </w:r>
      <w:r>
        <w:instrText xml:space="preserve"> _Ref244140488 \r \h </w:instrText>
      </w:r>
      <w:r>
        <w:fldChar w:fldCharType="separate"/>
      </w:r>
      <w:ins w:id="1452" w:author="Marc Florisson" w:date="2014-02-21T17:29:00Z">
        <w:r w:rsidR="0030138C">
          <w:t>5.3</w:t>
        </w:r>
      </w:ins>
      <w:del w:id="1453" w:author="Marc Florisson" w:date="2014-02-21T17:29:00Z">
        <w:r w:rsidR="00576FA3" w:rsidDel="0030138C">
          <w:delText>2.3</w:delText>
        </w:r>
      </w:del>
      <w:r>
        <w:fldChar w:fldCharType="end"/>
      </w:r>
      <w:r>
        <w:t xml:space="preserve"> </w:t>
      </w:r>
      <w:r>
        <w:fldChar w:fldCharType="begin"/>
      </w:r>
      <w:r>
        <w:instrText xml:space="preserve"> </w:instrText>
      </w:r>
      <w:r w:rsidR="00F814FB">
        <w:instrText>REF</w:instrText>
      </w:r>
      <w:r>
        <w:instrText xml:space="preserve"> _Ref244140448 \h </w:instrText>
      </w:r>
      <w:r>
        <w:fldChar w:fldCharType="separate"/>
      </w:r>
      <w:r w:rsidR="0030138C">
        <w:t>Les interfaces génériques requises sur les SIM</w:t>
      </w:r>
      <w:r>
        <w:fldChar w:fldCharType="end"/>
      </w:r>
      <w:r>
        <w:t>)</w:t>
      </w:r>
    </w:p>
    <w:p w14:paraId="0BF7582E" w14:textId="18F5BC4D" w:rsidR="00200CDF" w:rsidRDefault="00200CDF" w:rsidP="00A60054">
      <w:pPr>
        <w:pStyle w:val="Paragraphedeliste"/>
        <w:numPr>
          <w:ilvl w:val="0"/>
          <w:numId w:val="37"/>
        </w:numPr>
      </w:pPr>
      <w:r>
        <w:t>les dates qui définissent la période pour laquelle le SIM est en mesure de réaliser des calculs d’itinéraire</w:t>
      </w:r>
    </w:p>
    <w:p w14:paraId="453C1971" w14:textId="715400BB" w:rsidR="00C00458" w:rsidRDefault="00C00458" w:rsidP="00A60054">
      <w:pPr>
        <w:pStyle w:val="Paragraphedeliste"/>
        <w:numPr>
          <w:ilvl w:val="0"/>
          <w:numId w:val="37"/>
        </w:numPr>
      </w:pPr>
      <w:r>
        <w:t>une emprise géographique du SIM</w:t>
      </w:r>
    </w:p>
    <w:p w14:paraId="618641A6" w14:textId="010BA662" w:rsidR="00BB5F4E" w:rsidRDefault="00A60054" w:rsidP="00A60054">
      <w:pPr>
        <w:pStyle w:val="Paragraphedeliste"/>
        <w:numPr>
          <w:ilvl w:val="0"/>
          <w:numId w:val="37"/>
        </w:numPr>
      </w:pPr>
      <w:r>
        <w:t xml:space="preserve">des </w:t>
      </w:r>
      <w:r w:rsidR="00BB5F4E">
        <w:t xml:space="preserve">champs </w:t>
      </w:r>
      <w:r>
        <w:t xml:space="preserve">qui décrivent </w:t>
      </w:r>
      <w:r w:rsidR="00BB5F4E">
        <w:t>les différentes capacités du calculateur de chaque SIM</w:t>
      </w:r>
    </w:p>
    <w:p w14:paraId="18403EB0" w14:textId="77777777" w:rsidR="00A60054" w:rsidRDefault="00A60054" w:rsidP="00A60054"/>
    <w:p w14:paraId="37B3BB09" w14:textId="4032B4C1" w:rsidR="00A60054" w:rsidRDefault="00A60054" w:rsidP="00A60054">
      <w:r>
        <w:t xml:space="preserve">Les capacités du SIM peuvent éventuellement </w:t>
      </w:r>
      <w:r w:rsidR="00C00458">
        <w:t xml:space="preserve">figurer sur </w:t>
      </w:r>
      <w:r>
        <w:t xml:space="preserve">l’interface générique </w:t>
      </w:r>
      <w:r w:rsidR="00C00458">
        <w:t xml:space="preserve">comme </w:t>
      </w:r>
      <w:r>
        <w:t xml:space="preserve">fonction de consultation. </w:t>
      </w:r>
      <w:r w:rsidR="00C00458">
        <w:t>Lors de la phase de développement, les champs liés à la description du SIM pourront éventuellement être adaptés aux contraintes rencontrées.</w:t>
      </w:r>
    </w:p>
    <w:p w14:paraId="76916CF2" w14:textId="77777777" w:rsidR="00BB5F4E" w:rsidRPr="00C663BE" w:rsidRDefault="00BB5F4E" w:rsidP="00BB5F4E"/>
    <w:tbl>
      <w:tblPr>
        <w:tblStyle w:val="Grille"/>
        <w:tblW w:w="0" w:type="auto"/>
        <w:tblLook w:val="04A0" w:firstRow="1" w:lastRow="0" w:firstColumn="1" w:lastColumn="0" w:noHBand="0" w:noVBand="1"/>
      </w:tblPr>
      <w:tblGrid>
        <w:gridCol w:w="2883"/>
        <w:gridCol w:w="4910"/>
        <w:gridCol w:w="1495"/>
      </w:tblGrid>
      <w:tr w:rsidR="00BB5F4E" w14:paraId="52EDA82F" w14:textId="77777777" w:rsidTr="00BB5F4E">
        <w:trPr>
          <w:gridAfter w:val="2"/>
          <w:wAfter w:w="6770" w:type="dxa"/>
        </w:trPr>
        <w:tc>
          <w:tcPr>
            <w:tcW w:w="2518" w:type="dxa"/>
          </w:tcPr>
          <w:p w14:paraId="440D727B" w14:textId="30C72436" w:rsidR="00BB5F4E" w:rsidRDefault="00BB5F4E" w:rsidP="00BB5F4E">
            <w:del w:id="1454" w:author="Marc Florisson" w:date="2014-04-24T07:24:00Z">
              <w:r w:rsidDel="00474DDE">
                <w:delText>TIS</w:delText>
              </w:r>
            </w:del>
            <w:ins w:id="1455" w:author="Marc Florisson" w:date="2014-04-24T07:24:00Z">
              <w:r w:rsidR="00474DDE">
                <w:t>MIS</w:t>
              </w:r>
            </w:ins>
          </w:p>
        </w:tc>
      </w:tr>
      <w:tr w:rsidR="00BB5F4E" w14:paraId="0842F62E" w14:textId="77777777" w:rsidTr="00BB5F4E">
        <w:tc>
          <w:tcPr>
            <w:tcW w:w="2518" w:type="dxa"/>
          </w:tcPr>
          <w:p w14:paraId="0259E234" w14:textId="7A33864D" w:rsidR="00BB5F4E" w:rsidRDefault="00BB5F4E" w:rsidP="00474DDE">
            <w:r w:rsidRPr="00AE57B5">
              <w:rPr>
                <w:i/>
                <w:sz w:val="16"/>
                <w:szCs w:val="16"/>
              </w:rPr>
              <w:t>(Clé)</w:t>
            </w:r>
            <w:r>
              <w:rPr>
                <w:i/>
                <w:sz w:val="16"/>
                <w:szCs w:val="16"/>
              </w:rPr>
              <w:t xml:space="preserve"> </w:t>
            </w:r>
            <w:del w:id="1456" w:author="Marc Florisson" w:date="2014-04-24T07:24:00Z">
              <w:r w:rsidDel="00474DDE">
                <w:delText>TisId</w:delText>
              </w:r>
            </w:del>
            <w:ins w:id="1457" w:author="Marc Florisson" w:date="2014-04-24T07:24:00Z">
              <w:r w:rsidR="00474DDE">
                <w:t>MisId</w:t>
              </w:r>
            </w:ins>
          </w:p>
        </w:tc>
        <w:tc>
          <w:tcPr>
            <w:tcW w:w="5262" w:type="dxa"/>
          </w:tcPr>
          <w:p w14:paraId="4D47912C" w14:textId="77777777" w:rsidR="00BB5F4E" w:rsidRDefault="00BB5F4E" w:rsidP="00BB5F4E">
            <w:r>
              <w:t>Id interne</w:t>
            </w:r>
          </w:p>
        </w:tc>
        <w:tc>
          <w:tcPr>
            <w:tcW w:w="1508" w:type="dxa"/>
          </w:tcPr>
          <w:p w14:paraId="4D992C3D" w14:textId="77777777" w:rsidR="00BB5F4E" w:rsidRDefault="00BB5F4E" w:rsidP="00BB5F4E">
            <w:r>
              <w:t>Int compteur</w:t>
            </w:r>
          </w:p>
        </w:tc>
      </w:tr>
      <w:tr w:rsidR="00BB5F4E" w14:paraId="3F8D80E1" w14:textId="77777777" w:rsidTr="00BB5F4E">
        <w:tc>
          <w:tcPr>
            <w:tcW w:w="2518" w:type="dxa"/>
          </w:tcPr>
          <w:p w14:paraId="0BEB0A45" w14:textId="77777777" w:rsidR="00BB5F4E" w:rsidRDefault="00BB5F4E" w:rsidP="00BB5F4E">
            <w:r>
              <w:t>Name</w:t>
            </w:r>
          </w:p>
        </w:tc>
        <w:tc>
          <w:tcPr>
            <w:tcW w:w="5262" w:type="dxa"/>
          </w:tcPr>
          <w:p w14:paraId="52F5BE73" w14:textId="77777777" w:rsidR="00BB5F4E" w:rsidRDefault="00BB5F4E" w:rsidP="00BB5F4E">
            <w:r>
              <w:t>Nom du SIM</w:t>
            </w:r>
          </w:p>
        </w:tc>
        <w:tc>
          <w:tcPr>
            <w:tcW w:w="1508" w:type="dxa"/>
          </w:tcPr>
          <w:p w14:paraId="38982343" w14:textId="77777777" w:rsidR="00BB5F4E" w:rsidRDefault="00BB5F4E" w:rsidP="00BB5F4E">
            <w:r>
              <w:t>Varchar(50)</w:t>
            </w:r>
          </w:p>
        </w:tc>
      </w:tr>
      <w:tr w:rsidR="00BB5F4E" w14:paraId="329836BC" w14:textId="77777777" w:rsidTr="00BB5F4E">
        <w:tc>
          <w:tcPr>
            <w:tcW w:w="2518" w:type="dxa"/>
          </w:tcPr>
          <w:p w14:paraId="329612C7" w14:textId="77777777" w:rsidR="00BB5F4E" w:rsidRDefault="00BB5F4E" w:rsidP="00BB5F4E">
            <w:r>
              <w:t>Comment</w:t>
            </w:r>
          </w:p>
        </w:tc>
        <w:tc>
          <w:tcPr>
            <w:tcW w:w="5262" w:type="dxa"/>
          </w:tcPr>
          <w:p w14:paraId="425B2A5E" w14:textId="77777777" w:rsidR="00BB5F4E" w:rsidRDefault="00BB5F4E" w:rsidP="00BB5F4E">
            <w:r>
              <w:t>Commentaires éventuels sur le SIM</w:t>
            </w:r>
          </w:p>
        </w:tc>
        <w:tc>
          <w:tcPr>
            <w:tcW w:w="1508" w:type="dxa"/>
          </w:tcPr>
          <w:p w14:paraId="3E753C54" w14:textId="77777777" w:rsidR="00BB5F4E" w:rsidRDefault="00BB5F4E" w:rsidP="00BB5F4E">
            <w:r>
              <w:t>Varchar(255)</w:t>
            </w:r>
          </w:p>
        </w:tc>
      </w:tr>
      <w:tr w:rsidR="00BB5F4E" w14:paraId="7EA71963" w14:textId="77777777" w:rsidTr="00BB5F4E">
        <w:tc>
          <w:tcPr>
            <w:tcW w:w="2518" w:type="dxa"/>
          </w:tcPr>
          <w:p w14:paraId="1478AA6F" w14:textId="77777777" w:rsidR="00BB5F4E" w:rsidRDefault="00BB5F4E" w:rsidP="00BB5F4E">
            <w:r>
              <w:t>APIUrl</w:t>
            </w:r>
          </w:p>
        </w:tc>
        <w:tc>
          <w:tcPr>
            <w:tcW w:w="5262" w:type="dxa"/>
          </w:tcPr>
          <w:p w14:paraId="742F1985" w14:textId="77777777" w:rsidR="00BB5F4E" w:rsidRDefault="00BB5F4E" w:rsidP="00BB5F4E">
            <w:r>
              <w:t>Adresse du serveur du SIM diffusant l’API de requêtes partielles.</w:t>
            </w:r>
          </w:p>
        </w:tc>
        <w:tc>
          <w:tcPr>
            <w:tcW w:w="1508" w:type="dxa"/>
          </w:tcPr>
          <w:p w14:paraId="4DF3022B" w14:textId="77777777" w:rsidR="00BB5F4E" w:rsidRDefault="00BB5F4E" w:rsidP="00BB5F4E">
            <w:r>
              <w:t>Varchar(255)</w:t>
            </w:r>
          </w:p>
        </w:tc>
      </w:tr>
      <w:tr w:rsidR="00BB5F4E" w14:paraId="16C4E60F" w14:textId="77777777" w:rsidTr="00BB5F4E">
        <w:tc>
          <w:tcPr>
            <w:tcW w:w="2518" w:type="dxa"/>
          </w:tcPr>
          <w:p w14:paraId="6B85EF23" w14:textId="77777777" w:rsidR="00BB5F4E" w:rsidRDefault="00BB5F4E" w:rsidP="00BB5F4E">
            <w:r>
              <w:t>APIKey</w:t>
            </w:r>
          </w:p>
        </w:tc>
        <w:tc>
          <w:tcPr>
            <w:tcW w:w="5262" w:type="dxa"/>
          </w:tcPr>
          <w:p w14:paraId="0C33FB71" w14:textId="77777777" w:rsidR="00BB5F4E" w:rsidRDefault="00BB5F4E" w:rsidP="00BB5F4E">
            <w:r>
              <w:t>Clé d’authentification de l’API.</w:t>
            </w:r>
          </w:p>
        </w:tc>
        <w:tc>
          <w:tcPr>
            <w:tcW w:w="1508" w:type="dxa"/>
          </w:tcPr>
          <w:p w14:paraId="4141DCEA" w14:textId="77777777" w:rsidR="00BB5F4E" w:rsidRDefault="00BB5F4E" w:rsidP="00BB5F4E">
            <w:r>
              <w:t>Varchar(50)</w:t>
            </w:r>
          </w:p>
        </w:tc>
      </w:tr>
      <w:tr w:rsidR="004A49BC" w:rsidRPr="000400E9" w14:paraId="12F93182" w14:textId="77777777" w:rsidTr="00BB5F4E">
        <w:tc>
          <w:tcPr>
            <w:tcW w:w="2518" w:type="dxa"/>
          </w:tcPr>
          <w:p w14:paraId="3003684F" w14:textId="28DA91D9" w:rsidR="004A49BC" w:rsidRDefault="004A49BC" w:rsidP="00BB5F4E">
            <w:r>
              <w:t>StartDate</w:t>
            </w:r>
          </w:p>
        </w:tc>
        <w:tc>
          <w:tcPr>
            <w:tcW w:w="5262" w:type="dxa"/>
          </w:tcPr>
          <w:p w14:paraId="0DC57180" w14:textId="03535389" w:rsidR="004A49BC" w:rsidRDefault="004A49BC" w:rsidP="00BB5F4E">
            <w:r>
              <w:t>Date de début de l’offre gérée sur le SIM</w:t>
            </w:r>
          </w:p>
        </w:tc>
        <w:tc>
          <w:tcPr>
            <w:tcW w:w="1508" w:type="dxa"/>
          </w:tcPr>
          <w:p w14:paraId="6A9FE3F6" w14:textId="6419F26B" w:rsidR="004A49BC" w:rsidRDefault="004A49BC" w:rsidP="00BB5F4E">
            <w:r>
              <w:t>Date</w:t>
            </w:r>
          </w:p>
        </w:tc>
      </w:tr>
      <w:tr w:rsidR="004A49BC" w:rsidRPr="000400E9" w14:paraId="5C223F13" w14:textId="77777777" w:rsidTr="00BB5F4E">
        <w:tc>
          <w:tcPr>
            <w:tcW w:w="2518" w:type="dxa"/>
          </w:tcPr>
          <w:p w14:paraId="7CECF33B" w14:textId="5275E2BD" w:rsidR="004A49BC" w:rsidRDefault="004A49BC" w:rsidP="00BB5F4E">
            <w:r>
              <w:t>EndDate</w:t>
            </w:r>
          </w:p>
        </w:tc>
        <w:tc>
          <w:tcPr>
            <w:tcW w:w="5262" w:type="dxa"/>
          </w:tcPr>
          <w:p w14:paraId="293C28AE" w14:textId="2219AD07" w:rsidR="004A49BC" w:rsidRDefault="004A49BC" w:rsidP="00BB5F4E">
            <w:r>
              <w:t>Date de fin de l’offre gérée sur le SIM</w:t>
            </w:r>
          </w:p>
        </w:tc>
        <w:tc>
          <w:tcPr>
            <w:tcW w:w="1508" w:type="dxa"/>
          </w:tcPr>
          <w:p w14:paraId="03F153A3" w14:textId="4E0FB56A" w:rsidR="004A49BC" w:rsidRDefault="004A49BC" w:rsidP="00BB5F4E">
            <w:r>
              <w:t>Date</w:t>
            </w:r>
          </w:p>
        </w:tc>
      </w:tr>
      <w:tr w:rsidR="00BB5F4E" w:rsidRPr="000400E9" w:rsidDel="00966BB5" w14:paraId="4AA3CCC4" w14:textId="74190E79" w:rsidTr="00BB5F4E">
        <w:trPr>
          <w:del w:id="1458" w:author="Marc Florisson" w:date="2014-02-21T17:38:00Z"/>
        </w:trPr>
        <w:tc>
          <w:tcPr>
            <w:tcW w:w="2518" w:type="dxa"/>
          </w:tcPr>
          <w:p w14:paraId="1ABA9A41" w14:textId="48D507F6" w:rsidR="00576FA3" w:rsidDel="00966BB5" w:rsidRDefault="00BB5F4E" w:rsidP="00BB5F4E">
            <w:pPr>
              <w:rPr>
                <w:del w:id="1459" w:author="Marc Florisson" w:date="2014-02-21T17:38:00Z"/>
              </w:rPr>
            </w:pPr>
            <w:del w:id="1460" w:author="Marc Florisson" w:date="2014-02-21T17:38:00Z">
              <w:r w:rsidDel="00966BB5">
                <w:delText>GeographicReach</w:delText>
              </w:r>
            </w:del>
          </w:p>
          <w:p w14:paraId="77B58AF3" w14:textId="2F9F389E" w:rsidR="00BB5F4E" w:rsidRPr="00576FA3" w:rsidDel="00966BB5" w:rsidRDefault="00BB5F4E" w:rsidP="00783134">
            <w:pPr>
              <w:jc w:val="center"/>
              <w:rPr>
                <w:del w:id="1461" w:author="Marc Florisson" w:date="2014-02-21T17:38:00Z"/>
              </w:rPr>
            </w:pPr>
          </w:p>
        </w:tc>
        <w:tc>
          <w:tcPr>
            <w:tcW w:w="5262" w:type="dxa"/>
          </w:tcPr>
          <w:p w14:paraId="03BC6A10" w14:textId="5D51E3C7" w:rsidR="00BB5F4E" w:rsidRPr="000400E9" w:rsidDel="00966BB5" w:rsidRDefault="00974933" w:rsidP="00974933">
            <w:pPr>
              <w:rPr>
                <w:del w:id="1462" w:author="Marc Florisson" w:date="2014-02-21T17:38:00Z"/>
              </w:rPr>
            </w:pPr>
            <w:del w:id="1463" w:author="Marc Florisson" w:date="2014-02-21T17:38:00Z">
              <w:r w:rsidDel="00966BB5">
                <w:delText>Représentation géographique (</w:delText>
              </w:r>
              <w:r w:rsidR="00BB5F4E" w:rsidDel="00966BB5">
                <w:delText>Mul</w:delText>
              </w:r>
              <w:r w:rsidR="00D5116C" w:rsidDel="00966BB5">
                <w:delText>t</w:delText>
              </w:r>
              <w:r w:rsidR="00BB5F4E" w:rsidDel="00966BB5">
                <w:delText>ipolygon</w:delText>
              </w:r>
              <w:r w:rsidDel="00966BB5">
                <w:delText xml:space="preserve">) </w:delText>
              </w:r>
              <w:r w:rsidR="00BB5F4E" w:rsidDel="00966BB5">
                <w:delText xml:space="preserve">du </w:delText>
              </w:r>
              <w:r w:rsidDel="00966BB5">
                <w:delText xml:space="preserve">territoire couvert par le </w:delText>
              </w:r>
              <w:r w:rsidR="00BB5F4E" w:rsidDel="00966BB5">
                <w:delText>SIM.</w:delText>
              </w:r>
            </w:del>
          </w:p>
        </w:tc>
        <w:tc>
          <w:tcPr>
            <w:tcW w:w="1508" w:type="dxa"/>
          </w:tcPr>
          <w:p w14:paraId="6E3D8EFF" w14:textId="659DDC4B" w:rsidR="00BB5F4E" w:rsidRPr="000400E9" w:rsidDel="00966BB5" w:rsidRDefault="00BB5F4E" w:rsidP="00BB5F4E">
            <w:pPr>
              <w:rPr>
                <w:del w:id="1464" w:author="Marc Florisson" w:date="2014-02-21T17:38:00Z"/>
              </w:rPr>
            </w:pPr>
            <w:del w:id="1465" w:author="Marc Florisson" w:date="2014-02-21T17:38:00Z">
              <w:r w:rsidDel="00966BB5">
                <w:delText>Geography</w:delText>
              </w:r>
            </w:del>
          </w:p>
        </w:tc>
      </w:tr>
      <w:tr w:rsidR="00BB5F4E" w:rsidRPr="000400E9" w14:paraId="56618B16" w14:textId="77777777" w:rsidTr="00BB5F4E">
        <w:tc>
          <w:tcPr>
            <w:tcW w:w="2518" w:type="dxa"/>
          </w:tcPr>
          <w:p w14:paraId="0134CEA4" w14:textId="77777777" w:rsidR="00BB5F4E" w:rsidRPr="000400E9" w:rsidRDefault="00BB5F4E" w:rsidP="00BB5F4E">
            <w:r>
              <w:t>MultipleStartsAndArrivals</w:t>
            </w:r>
          </w:p>
        </w:tc>
        <w:tc>
          <w:tcPr>
            <w:tcW w:w="5262" w:type="dxa"/>
          </w:tcPr>
          <w:p w14:paraId="61E82A3D" w14:textId="529C45E2" w:rsidR="00BB5F4E" w:rsidRPr="000400E9" w:rsidRDefault="00BB5F4E" w:rsidP="00576FA3">
            <w:r>
              <w:t>Possibilité de faire un</w:t>
            </w:r>
            <w:r w:rsidR="00576FA3">
              <w:t xml:space="preserve">e recherche d’itinéraire </w:t>
            </w:r>
            <w:r>
              <w:t>n-m non détaillé</w:t>
            </w:r>
            <w:r w:rsidR="00576FA3">
              <w:t>e</w:t>
            </w:r>
          </w:p>
        </w:tc>
        <w:tc>
          <w:tcPr>
            <w:tcW w:w="1508" w:type="dxa"/>
          </w:tcPr>
          <w:p w14:paraId="22A95D00" w14:textId="35BEE4D2" w:rsidR="00BB5F4E" w:rsidRPr="000400E9" w:rsidRDefault="00BB5F4E" w:rsidP="00BB5F4E">
            <w:del w:id="1466" w:author="Marc Florisson" w:date="2014-02-21T17:38:00Z">
              <w:r w:rsidDel="00966BB5">
                <w:delText>Bool</w:delText>
              </w:r>
            </w:del>
            <w:ins w:id="1467" w:author="Marc Florisson" w:date="2014-02-21T17:38:00Z">
              <w:r w:rsidR="00966BB5">
                <w:t>Int</w:t>
              </w:r>
            </w:ins>
          </w:p>
        </w:tc>
      </w:tr>
      <w:tr w:rsidR="0021659E" w:rsidRPr="000400E9" w14:paraId="5AF5C759" w14:textId="77777777" w:rsidTr="00BB5F4E">
        <w:trPr>
          <w:ins w:id="1468" w:author="Marc Florisson" w:date="2014-04-23T17:20:00Z"/>
        </w:trPr>
        <w:tc>
          <w:tcPr>
            <w:tcW w:w="2518" w:type="dxa"/>
          </w:tcPr>
          <w:p w14:paraId="5F60FEE0" w14:textId="2A69E006" w:rsidR="0021659E" w:rsidRDefault="0021659E" w:rsidP="00BB5F4E">
            <w:pPr>
              <w:rPr>
                <w:ins w:id="1469" w:author="Marc Florisson" w:date="2014-04-23T17:20:00Z"/>
              </w:rPr>
            </w:pPr>
            <w:ins w:id="1470" w:author="Marc Florisson" w:date="2014-04-23T17:21:00Z">
              <w:r>
                <w:t>Geographic</w:t>
              </w:r>
            </w:ins>
            <w:ins w:id="1471" w:author="Marc Florisson" w:date="2014-04-23T17:23:00Z">
              <w:r w:rsidR="00174F08">
                <w:t>PositionCompliant</w:t>
              </w:r>
            </w:ins>
          </w:p>
        </w:tc>
        <w:tc>
          <w:tcPr>
            <w:tcW w:w="5262" w:type="dxa"/>
          </w:tcPr>
          <w:p w14:paraId="271EC226" w14:textId="7BB3A985" w:rsidR="0021659E" w:rsidRDefault="0021659E" w:rsidP="00576FA3">
            <w:pPr>
              <w:rPr>
                <w:ins w:id="1472" w:author="Marc Florisson" w:date="2014-04-23T17:20:00Z"/>
              </w:rPr>
            </w:pPr>
            <w:ins w:id="1473" w:author="Marc Florisson" w:date="2014-04-23T17:20:00Z">
              <w:r>
                <w:t>Possibilité de faire une recherche d’itinéraire avec une position géographique comme point de départ ou arrivée</w:t>
              </w:r>
            </w:ins>
          </w:p>
        </w:tc>
        <w:tc>
          <w:tcPr>
            <w:tcW w:w="1508" w:type="dxa"/>
          </w:tcPr>
          <w:p w14:paraId="620AFF6C" w14:textId="35035E45" w:rsidR="0021659E" w:rsidDel="00966BB5" w:rsidRDefault="0021659E" w:rsidP="00BB5F4E">
            <w:pPr>
              <w:rPr>
                <w:ins w:id="1474" w:author="Marc Florisson" w:date="2014-04-23T17:20:00Z"/>
              </w:rPr>
            </w:pPr>
            <w:ins w:id="1475" w:author="Marc Florisson" w:date="2014-04-23T17:21:00Z">
              <w:r>
                <w:t>Boolean</w:t>
              </w:r>
            </w:ins>
          </w:p>
        </w:tc>
      </w:tr>
    </w:tbl>
    <w:p w14:paraId="7721ACC5" w14:textId="77777777" w:rsidR="00BB5F4E" w:rsidRDefault="00BB5F4E" w:rsidP="00BB5F4E"/>
    <w:p w14:paraId="42615042" w14:textId="418E8853" w:rsidR="00576FA3" w:rsidRDefault="00576FA3" w:rsidP="00BB5F4E">
      <w:r>
        <w:t xml:space="preserve">La colonne MultipleStartsAndArrivals est importante </w:t>
      </w:r>
      <w:del w:id="1476" w:author="Marc Florisson" w:date="2013-12-03T19:12:00Z">
        <w:r w:rsidDel="005A79AE">
          <w:delText xml:space="preserve">pour déterminer </w:delText>
        </w:r>
      </w:del>
      <w:ins w:id="1477" w:author="Marc Florisson" w:date="2013-12-03T19:12:00Z">
        <w:r w:rsidR="005A79AE">
          <w:t>au niveau de la sélection des traces.</w:t>
        </w:r>
      </w:ins>
      <w:del w:id="1478" w:author="Marc Florisson" w:date="2013-12-03T19:12:00Z">
        <w:r w:rsidDel="005A79AE">
          <w:delText>sélectionner des traces dans lesquelles l</w:delText>
        </w:r>
      </w:del>
      <w:ins w:id="1479" w:author="Marc Florisson" w:date="2013-12-03T19:12:00Z">
        <w:r w:rsidR="005A79AE">
          <w:t xml:space="preserve"> L</w:t>
        </w:r>
      </w:ins>
      <w:r>
        <w:t xml:space="preserve">es SIM qui ne gèrent pas les recherches n-m </w:t>
      </w:r>
      <w:ins w:id="1480" w:author="Marc Florisson" w:date="2013-12-03T19:12:00Z">
        <w:r w:rsidR="005A79AE">
          <w:t xml:space="preserve">doivent nécessairement </w:t>
        </w:r>
      </w:ins>
      <w:r>
        <w:t>se trouve</w:t>
      </w:r>
      <w:ins w:id="1481" w:author="Marc Florisson" w:date="2013-12-03T19:12:00Z">
        <w:r w:rsidR="005A79AE">
          <w:t xml:space="preserve">r </w:t>
        </w:r>
      </w:ins>
      <w:del w:id="1482" w:author="Marc Florisson" w:date="2013-12-03T19:12:00Z">
        <w:r w:rsidDel="005A79AE">
          <w:delText xml:space="preserve">nt uniquement </w:delText>
        </w:r>
      </w:del>
      <w:r>
        <w:t xml:space="preserve">en début ou </w:t>
      </w:r>
      <w:ins w:id="1483" w:author="Marc Florisson" w:date="2013-12-03T19:13:00Z">
        <w:r w:rsidR="005A79AE">
          <w:t xml:space="preserve">en </w:t>
        </w:r>
      </w:ins>
      <w:r>
        <w:t xml:space="preserve">fin de trace (cf </w:t>
      </w:r>
      <w:r>
        <w:fldChar w:fldCharType="begin"/>
      </w:r>
      <w:r>
        <w:instrText xml:space="preserve"> REF _Ref243996054 \r \h </w:instrText>
      </w:r>
      <w:r>
        <w:fldChar w:fldCharType="separate"/>
      </w:r>
      <w:ins w:id="1484" w:author="Marc Florisson" w:date="2014-02-21T17:29:00Z">
        <w:r w:rsidR="0030138C">
          <w:t>6.4.2.3</w:t>
        </w:r>
      </w:ins>
      <w:del w:id="1485" w:author="Marc Florisson" w:date="2014-02-21T17:29:00Z">
        <w:r w:rsidDel="0030138C">
          <w:delText>3.4.4</w:delText>
        </w:r>
      </w:del>
      <w:r>
        <w:fldChar w:fldCharType="end"/>
      </w:r>
      <w:r>
        <w:t xml:space="preserve"> </w:t>
      </w:r>
      <w:r>
        <w:fldChar w:fldCharType="begin"/>
      </w:r>
      <w:r>
        <w:instrText xml:space="preserve"> REF _Ref243996054 \h </w:instrText>
      </w:r>
      <w:r>
        <w:fldChar w:fldCharType="separate"/>
      </w:r>
      <w:r w:rsidR="0030138C">
        <w:t>Fonction de Sélection des traces pour une recherche d’itinéraire</w:t>
      </w:r>
      <w:r>
        <w:fldChar w:fldCharType="end"/>
      </w:r>
      <w:r>
        <w:t>).</w:t>
      </w:r>
    </w:p>
    <w:p w14:paraId="0816CF9A" w14:textId="5E8DAB72" w:rsidR="00576FA3" w:rsidDel="00966BB5" w:rsidRDefault="00576FA3" w:rsidP="00BB5F4E">
      <w:pPr>
        <w:rPr>
          <w:del w:id="1486" w:author="Marc Florisson" w:date="2014-02-21T17:38:00Z"/>
        </w:rPr>
      </w:pPr>
    </w:p>
    <w:p w14:paraId="2A9DC788" w14:textId="5BE42A23" w:rsidR="0020531E" w:rsidDel="00966BB5" w:rsidRDefault="00BB5F4E" w:rsidP="00BB5F4E">
      <w:pPr>
        <w:rPr>
          <w:del w:id="1487" w:author="Marc Florisson" w:date="2014-02-21T17:38:00Z"/>
        </w:rPr>
      </w:pPr>
      <w:del w:id="1488" w:author="Marc Florisson" w:date="2014-02-21T17:38:00Z">
        <w:r w:rsidDel="00966BB5">
          <w:delText>Un Index spatial sur la colonne GeographicReach pour accélérer l</w:delText>
        </w:r>
        <w:r w:rsidR="0020531E" w:rsidDel="00966BB5">
          <w:delText>a sélection des SIM dont l’emprise contient une position géographique donnée (</w:delText>
        </w:r>
        <w:r w:rsidR="00AE4CFA" w:rsidDel="00966BB5">
          <w:delText xml:space="preserve">cf </w:delText>
        </w:r>
        <w:r w:rsidR="00AE4CFA" w:rsidDel="00966BB5">
          <w:fldChar w:fldCharType="begin"/>
        </w:r>
        <w:r w:rsidR="00AE4CFA" w:rsidDel="00966BB5">
          <w:delInstrText xml:space="preserve"> </w:delInstrText>
        </w:r>
        <w:r w:rsidR="00F814FB" w:rsidDel="00966BB5">
          <w:delInstrText>REF</w:delInstrText>
        </w:r>
        <w:r w:rsidR="00AE4CFA" w:rsidDel="00966BB5">
          <w:delInstrText xml:space="preserve"> _Ref244140071 \r \h </w:delInstrText>
        </w:r>
        <w:r w:rsidR="00AE4CFA" w:rsidDel="00966BB5">
          <w:fldChar w:fldCharType="separate"/>
        </w:r>
      </w:del>
      <w:del w:id="1489" w:author="Marc Florisson" w:date="2014-02-21T17:29:00Z">
        <w:r w:rsidR="00576FA3" w:rsidDel="0030138C">
          <w:delText>3.4.3</w:delText>
        </w:r>
      </w:del>
      <w:del w:id="1490" w:author="Marc Florisson" w:date="2014-02-21T17:38:00Z">
        <w:r w:rsidR="00AE4CFA" w:rsidDel="00966BB5">
          <w:fldChar w:fldCharType="end"/>
        </w:r>
        <w:r w:rsidR="00AE4CFA" w:rsidDel="00966BB5">
          <w:delText xml:space="preserve"> </w:delText>
        </w:r>
        <w:r w:rsidR="00AE4CFA" w:rsidDel="00966BB5">
          <w:fldChar w:fldCharType="begin"/>
        </w:r>
        <w:r w:rsidR="00AE4CFA" w:rsidDel="00966BB5">
          <w:delInstrText xml:space="preserve"> </w:delInstrText>
        </w:r>
        <w:r w:rsidR="00F814FB" w:rsidDel="00966BB5">
          <w:delInstrText>REF</w:delInstrText>
        </w:r>
        <w:r w:rsidR="00AE4CFA" w:rsidDel="00966BB5">
          <w:delInstrText xml:space="preserve"> _Ref244140089 \h </w:delInstrText>
        </w:r>
        <w:r w:rsidR="00AE4CFA" w:rsidDel="00966BB5">
          <w:fldChar w:fldCharType="separate"/>
        </w:r>
        <w:r w:rsidR="0030138C" w:rsidDel="00966BB5">
          <w:delText>Fonction de sélection des SIM à proximité d’une position géographique</w:delText>
        </w:r>
        <w:r w:rsidR="00AE4CFA" w:rsidDel="00966BB5">
          <w:fldChar w:fldCharType="end"/>
        </w:r>
        <w:r w:rsidR="0020531E" w:rsidDel="00966BB5">
          <w:delText>).</w:delText>
        </w:r>
      </w:del>
    </w:p>
    <w:p w14:paraId="03031187" w14:textId="63705C89" w:rsidR="00BB5F4E" w:rsidRDefault="00BB5F4E" w:rsidP="00BB5F4E">
      <w:pPr>
        <w:pStyle w:val="Titre4"/>
      </w:pPr>
      <w:r>
        <w:t>MODE</w:t>
      </w:r>
      <w:ins w:id="1491" w:author="Marc Florisson" w:date="2014-04-24T18:21:00Z">
        <w:r w:rsidR="004D0CBE">
          <w:t>S</w:t>
        </w:r>
      </w:ins>
    </w:p>
    <w:p w14:paraId="27C41141" w14:textId="77777777" w:rsidR="00BB5F4E" w:rsidRDefault="00BB5F4E" w:rsidP="00BB5F4E">
      <w:r>
        <w:t>Table des modes disponibles dans le système. La table contient les mêmes entrées que l’énumération TransportModeEnumeration définie sur l’interface de l’aiguilleur. Le contenu de cette table est susceptible d’évoluer pour de l’implémentation.</w:t>
      </w:r>
    </w:p>
    <w:p w14:paraId="27D6C0B6" w14:textId="77777777" w:rsidR="00BB5F4E" w:rsidRDefault="00BB5F4E" w:rsidP="00BB5F4E"/>
    <w:tbl>
      <w:tblPr>
        <w:tblStyle w:val="Grille"/>
        <w:tblW w:w="0" w:type="auto"/>
        <w:tblLook w:val="04A0" w:firstRow="1" w:lastRow="0" w:firstColumn="1" w:lastColumn="0" w:noHBand="0" w:noVBand="1"/>
      </w:tblPr>
      <w:tblGrid>
        <w:gridCol w:w="1809"/>
        <w:gridCol w:w="5812"/>
        <w:gridCol w:w="1559"/>
      </w:tblGrid>
      <w:tr w:rsidR="00BB5F4E" w14:paraId="7CBC39B6" w14:textId="77777777" w:rsidTr="00BB5F4E">
        <w:trPr>
          <w:gridAfter w:val="2"/>
          <w:wAfter w:w="7371" w:type="dxa"/>
        </w:trPr>
        <w:tc>
          <w:tcPr>
            <w:tcW w:w="1809" w:type="dxa"/>
          </w:tcPr>
          <w:p w14:paraId="74ABC547" w14:textId="5F26BCDA" w:rsidR="00BB5F4E" w:rsidRDefault="00BB5F4E" w:rsidP="00BB5F4E">
            <w:r>
              <w:t>MODE</w:t>
            </w:r>
            <w:ins w:id="1492" w:author="Marc Florisson" w:date="2014-04-24T18:21:00Z">
              <w:r w:rsidR="004D0CBE">
                <w:t>S</w:t>
              </w:r>
            </w:ins>
            <w:del w:id="1493" w:author="Marc Florisson" w:date="2014-04-24T18:09:00Z">
              <w:r w:rsidDel="004D0CBE">
                <w:delText>S</w:delText>
              </w:r>
            </w:del>
          </w:p>
        </w:tc>
      </w:tr>
      <w:tr w:rsidR="00BB5F4E" w14:paraId="4D22366D" w14:textId="77777777" w:rsidTr="00BB5F4E">
        <w:tc>
          <w:tcPr>
            <w:tcW w:w="1809" w:type="dxa"/>
          </w:tcPr>
          <w:p w14:paraId="5BFF044F" w14:textId="7B870671" w:rsidR="00BB5F4E" w:rsidRDefault="00446187" w:rsidP="00BB5F4E">
            <w:ins w:id="1494" w:author="Marc Florisson" w:date="2014-04-24T18:26:00Z">
              <w:r w:rsidRPr="00AE57B5">
                <w:rPr>
                  <w:i/>
                  <w:sz w:val="16"/>
                  <w:szCs w:val="16"/>
                </w:rPr>
                <w:t>(Clé)</w:t>
              </w:r>
              <w:r>
                <w:rPr>
                  <w:i/>
                  <w:sz w:val="16"/>
                  <w:szCs w:val="16"/>
                </w:rPr>
                <w:t xml:space="preserve"> </w:t>
              </w:r>
            </w:ins>
            <w:r w:rsidR="00BB5F4E">
              <w:t>ModeId</w:t>
            </w:r>
          </w:p>
        </w:tc>
        <w:tc>
          <w:tcPr>
            <w:tcW w:w="5812" w:type="dxa"/>
          </w:tcPr>
          <w:p w14:paraId="61553B04" w14:textId="77777777" w:rsidR="00BB5F4E" w:rsidRDefault="00BB5F4E" w:rsidP="00BB5F4E">
            <w:r>
              <w:t>Id interne</w:t>
            </w:r>
          </w:p>
        </w:tc>
        <w:tc>
          <w:tcPr>
            <w:tcW w:w="1559" w:type="dxa"/>
          </w:tcPr>
          <w:p w14:paraId="1DC5ED02" w14:textId="77777777" w:rsidR="00BB5F4E" w:rsidRDefault="00BB5F4E" w:rsidP="00BB5F4E">
            <w:r>
              <w:t>Int (compteur)</w:t>
            </w:r>
          </w:p>
        </w:tc>
      </w:tr>
      <w:tr w:rsidR="00BB5F4E" w:rsidRPr="000400E9" w14:paraId="0AD6E810" w14:textId="77777777" w:rsidTr="00BB5F4E">
        <w:tc>
          <w:tcPr>
            <w:tcW w:w="1809" w:type="dxa"/>
          </w:tcPr>
          <w:p w14:paraId="348EBF20" w14:textId="77777777" w:rsidR="00BB5F4E" w:rsidRPr="000400E9" w:rsidRDefault="00BB5F4E" w:rsidP="00BB5F4E">
            <w:r>
              <w:t>ModeCode</w:t>
            </w:r>
          </w:p>
        </w:tc>
        <w:tc>
          <w:tcPr>
            <w:tcW w:w="5812" w:type="dxa"/>
          </w:tcPr>
          <w:p w14:paraId="63470C0F" w14:textId="77777777" w:rsidR="00BB5F4E" w:rsidRPr="000400E9" w:rsidRDefault="00BB5F4E" w:rsidP="00BB5F4E">
            <w:r>
              <w:t>Chaîne de caractères indiquant le mode</w:t>
            </w:r>
          </w:p>
        </w:tc>
        <w:tc>
          <w:tcPr>
            <w:tcW w:w="1559" w:type="dxa"/>
          </w:tcPr>
          <w:p w14:paraId="37A688B2" w14:textId="77777777" w:rsidR="00BB5F4E" w:rsidRPr="000400E9" w:rsidRDefault="00BB5F4E" w:rsidP="00BB5F4E">
            <w:r>
              <w:t>Varchar(50)</w:t>
            </w:r>
          </w:p>
        </w:tc>
      </w:tr>
      <w:tr w:rsidR="00BB5F4E" w:rsidRPr="000400E9" w:rsidDel="004D0CBE" w14:paraId="625D7339" w14:textId="01588C28" w:rsidTr="00BB5F4E">
        <w:trPr>
          <w:del w:id="1495" w:author="Marc Florisson" w:date="2014-04-24T18:09:00Z"/>
        </w:trPr>
        <w:tc>
          <w:tcPr>
            <w:tcW w:w="1809" w:type="dxa"/>
          </w:tcPr>
          <w:p w14:paraId="719167A8" w14:textId="04585E82" w:rsidR="00BB5F4E" w:rsidRPr="000400E9" w:rsidDel="004D0CBE" w:rsidRDefault="00BB5F4E" w:rsidP="00BB5F4E">
            <w:pPr>
              <w:rPr>
                <w:del w:id="1496" w:author="Marc Florisson" w:date="2014-04-24T18:09:00Z"/>
              </w:rPr>
            </w:pPr>
            <w:del w:id="1497" w:author="Marc Florisson" w:date="2014-04-24T18:09:00Z">
              <w:r w:rsidDel="004D0CBE">
                <w:delText>ModeDescription</w:delText>
              </w:r>
            </w:del>
          </w:p>
        </w:tc>
        <w:tc>
          <w:tcPr>
            <w:tcW w:w="5812" w:type="dxa"/>
          </w:tcPr>
          <w:p w14:paraId="72427A8F" w14:textId="04FB9480" w:rsidR="00BB5F4E" w:rsidRPr="000400E9" w:rsidDel="004D0CBE" w:rsidRDefault="00BB5F4E" w:rsidP="00BB5F4E">
            <w:pPr>
              <w:rPr>
                <w:del w:id="1498" w:author="Marc Florisson" w:date="2014-04-24T18:09:00Z"/>
              </w:rPr>
            </w:pPr>
            <w:del w:id="1499" w:author="Marc Florisson" w:date="2014-04-24T18:09:00Z">
              <w:r w:rsidDel="004D0CBE">
                <w:delText>Description du mode</w:delText>
              </w:r>
            </w:del>
          </w:p>
        </w:tc>
        <w:tc>
          <w:tcPr>
            <w:tcW w:w="1559" w:type="dxa"/>
          </w:tcPr>
          <w:p w14:paraId="7B64BAC1" w14:textId="40185A9A" w:rsidR="00BB5F4E" w:rsidRPr="000400E9" w:rsidDel="004D0CBE" w:rsidRDefault="00BB5F4E" w:rsidP="00BB5F4E">
            <w:pPr>
              <w:rPr>
                <w:del w:id="1500" w:author="Marc Florisson" w:date="2014-04-24T18:09:00Z"/>
              </w:rPr>
            </w:pPr>
            <w:del w:id="1501" w:author="Marc Florisson" w:date="2014-04-24T18:09:00Z">
              <w:r w:rsidDel="004D0CBE">
                <w:delText>Varchar(255)</w:delText>
              </w:r>
            </w:del>
          </w:p>
        </w:tc>
      </w:tr>
    </w:tbl>
    <w:p w14:paraId="361A4E50" w14:textId="25B422E6" w:rsidR="00BB5F4E" w:rsidRDefault="00474DDE" w:rsidP="00BB5F4E">
      <w:pPr>
        <w:pStyle w:val="Titre4"/>
      </w:pPr>
      <w:ins w:id="1502" w:author="Marc Florisson" w:date="2014-04-24T07:25:00Z">
        <w:r>
          <w:t>M</w:t>
        </w:r>
      </w:ins>
      <w:del w:id="1503" w:author="Marc Florisson" w:date="2014-04-24T07:25:00Z">
        <w:r w:rsidR="00FC4ACB" w:rsidDel="00474DDE">
          <w:delText>T</w:delText>
        </w:r>
      </w:del>
      <w:r w:rsidR="00FC4ACB">
        <w:t>IS_MODE</w:t>
      </w:r>
    </w:p>
    <w:p w14:paraId="3B9B0710" w14:textId="77777777" w:rsidR="00BB5F4E" w:rsidRDefault="00BB5F4E" w:rsidP="00BB5F4E">
      <w:r>
        <w:t>Table de jointure décrivant quels modes sont disponibles sur chaque SIM. Cette table est utile pour ne pas appeler un SIM ne pouvant pas répondre aux contraintes de la requête (par exemple on ne veut pas de ferré mais le SIM ne contient que du ferré).</w:t>
      </w:r>
    </w:p>
    <w:p w14:paraId="456AD36B" w14:textId="77777777" w:rsidR="00BB5F4E" w:rsidRDefault="00BB5F4E" w:rsidP="00BB5F4E"/>
    <w:tbl>
      <w:tblPr>
        <w:tblStyle w:val="Grille"/>
        <w:tblW w:w="0" w:type="auto"/>
        <w:tblLook w:val="04A0" w:firstRow="1" w:lastRow="0" w:firstColumn="1" w:lastColumn="0" w:noHBand="0" w:noVBand="1"/>
      </w:tblPr>
      <w:tblGrid>
        <w:gridCol w:w="1809"/>
        <w:gridCol w:w="5812"/>
        <w:gridCol w:w="1559"/>
      </w:tblGrid>
      <w:tr w:rsidR="00BB5F4E" w14:paraId="0A125A35" w14:textId="77777777" w:rsidTr="00BB5F4E">
        <w:trPr>
          <w:gridAfter w:val="2"/>
          <w:wAfter w:w="7371" w:type="dxa"/>
        </w:trPr>
        <w:tc>
          <w:tcPr>
            <w:tcW w:w="1809" w:type="dxa"/>
          </w:tcPr>
          <w:p w14:paraId="2E3D8B36" w14:textId="72464820" w:rsidR="00BB5F4E" w:rsidRDefault="00474DDE" w:rsidP="00BB5F4E">
            <w:ins w:id="1504" w:author="Marc Florisson" w:date="2014-04-24T07:25:00Z">
              <w:r>
                <w:t>M</w:t>
              </w:r>
            </w:ins>
            <w:del w:id="1505" w:author="Marc Florisson" w:date="2014-04-24T07:25:00Z">
              <w:r w:rsidR="00BB5F4E" w:rsidDel="00474DDE">
                <w:delText>T</w:delText>
              </w:r>
            </w:del>
            <w:r w:rsidR="00BB5F4E">
              <w:t>IS_MODE</w:t>
            </w:r>
          </w:p>
        </w:tc>
      </w:tr>
      <w:tr w:rsidR="00BB5F4E" w14:paraId="552754A0" w14:textId="77777777" w:rsidTr="00BB5F4E">
        <w:tc>
          <w:tcPr>
            <w:tcW w:w="1809" w:type="dxa"/>
          </w:tcPr>
          <w:p w14:paraId="7D1B5095" w14:textId="0AAB8CD4" w:rsidR="00BB5F4E" w:rsidRDefault="00BB5F4E" w:rsidP="00BB5F4E">
            <w:r w:rsidRPr="00AE57B5">
              <w:rPr>
                <w:i/>
                <w:sz w:val="16"/>
                <w:szCs w:val="16"/>
              </w:rPr>
              <w:t>(Clé)</w:t>
            </w:r>
            <w:r>
              <w:rPr>
                <w:i/>
                <w:sz w:val="16"/>
                <w:szCs w:val="16"/>
              </w:rPr>
              <w:t xml:space="preserve"> </w:t>
            </w:r>
            <w:ins w:id="1506" w:author="Marc Florisson" w:date="2014-04-24T07:25:00Z">
              <w:r w:rsidR="00474DDE">
                <w:t>M</w:t>
              </w:r>
            </w:ins>
            <w:del w:id="1507" w:author="Marc Florisson" w:date="2014-04-24T07:25:00Z">
              <w:r w:rsidDel="00474DDE">
                <w:delText>T</w:delText>
              </w:r>
            </w:del>
            <w:r>
              <w:t>isId</w:t>
            </w:r>
          </w:p>
        </w:tc>
        <w:tc>
          <w:tcPr>
            <w:tcW w:w="5812" w:type="dxa"/>
          </w:tcPr>
          <w:p w14:paraId="1BEF6036" w14:textId="77777777" w:rsidR="00BB5F4E" w:rsidRDefault="00BB5F4E" w:rsidP="00BB5F4E">
            <w:r>
              <w:t>Id du SIM</w:t>
            </w:r>
          </w:p>
        </w:tc>
        <w:tc>
          <w:tcPr>
            <w:tcW w:w="1559" w:type="dxa"/>
          </w:tcPr>
          <w:p w14:paraId="494AC9AA" w14:textId="77777777" w:rsidR="00BB5F4E" w:rsidRDefault="00BB5F4E" w:rsidP="00BB5F4E">
            <w:r>
              <w:t>Int</w:t>
            </w:r>
          </w:p>
        </w:tc>
      </w:tr>
      <w:tr w:rsidR="00BB5F4E" w14:paraId="526C9C0D" w14:textId="77777777" w:rsidTr="00BB5F4E">
        <w:tc>
          <w:tcPr>
            <w:tcW w:w="1809" w:type="dxa"/>
          </w:tcPr>
          <w:p w14:paraId="60E65E1B" w14:textId="77777777" w:rsidR="00BB5F4E" w:rsidRDefault="00BB5F4E" w:rsidP="00BB5F4E">
            <w:r w:rsidRPr="00AE57B5">
              <w:rPr>
                <w:i/>
                <w:sz w:val="16"/>
                <w:szCs w:val="16"/>
              </w:rPr>
              <w:t>(Clé)</w:t>
            </w:r>
            <w:r>
              <w:rPr>
                <w:i/>
                <w:sz w:val="16"/>
                <w:szCs w:val="16"/>
              </w:rPr>
              <w:t xml:space="preserve"> </w:t>
            </w:r>
            <w:r>
              <w:t>ModeId</w:t>
            </w:r>
          </w:p>
        </w:tc>
        <w:tc>
          <w:tcPr>
            <w:tcW w:w="5812" w:type="dxa"/>
          </w:tcPr>
          <w:p w14:paraId="00B525CD" w14:textId="77777777" w:rsidR="00BB5F4E" w:rsidRDefault="00BB5F4E" w:rsidP="00BB5F4E">
            <w:r>
              <w:t>Id du mode</w:t>
            </w:r>
          </w:p>
        </w:tc>
        <w:tc>
          <w:tcPr>
            <w:tcW w:w="1559" w:type="dxa"/>
          </w:tcPr>
          <w:p w14:paraId="4077E3D8" w14:textId="77777777" w:rsidR="00BB5F4E" w:rsidRDefault="00BB5F4E" w:rsidP="00BB5F4E">
            <w:r>
              <w:t>Int</w:t>
            </w:r>
          </w:p>
        </w:tc>
      </w:tr>
    </w:tbl>
    <w:p w14:paraId="2BAB8813" w14:textId="77777777" w:rsidR="00BB5F4E" w:rsidRDefault="00BB5F4E" w:rsidP="00BB5F4E"/>
    <w:p w14:paraId="6E900336" w14:textId="0BD8D967" w:rsidR="00BB5F4E" w:rsidDel="00E163F7" w:rsidRDefault="00BB5F4E" w:rsidP="00BB5F4E">
      <w:pPr>
        <w:pStyle w:val="Titre4"/>
        <w:rPr>
          <w:del w:id="1508" w:author="Marc Florisson" w:date="2014-02-21T17:40:00Z"/>
        </w:rPr>
      </w:pPr>
      <w:del w:id="1509" w:author="Marc Florisson" w:date="2014-02-21T17:40:00Z">
        <w:r w:rsidDel="00E163F7">
          <w:delText>LOCALITY</w:delText>
        </w:r>
      </w:del>
    </w:p>
    <w:p w14:paraId="25D8254E" w14:textId="6E395BA5" w:rsidR="00BB5F4E" w:rsidDel="00E163F7" w:rsidRDefault="00BB5F4E" w:rsidP="00BB5F4E">
      <w:pPr>
        <w:rPr>
          <w:del w:id="1510" w:author="Marc Florisson" w:date="2014-02-21T17:40:00Z"/>
        </w:rPr>
      </w:pPr>
      <w:del w:id="1511" w:author="Marc Florisson" w:date="2014-02-21T17:40:00Z">
        <w:r w:rsidDel="00E163F7">
          <w:delText>Tables des communes françaises.</w:delText>
        </w:r>
        <w:r w:rsidRPr="00DF78A3" w:rsidDel="00E163F7">
          <w:delText xml:space="preserve"> </w:delText>
        </w:r>
        <w:r w:rsidDel="00E163F7">
          <w:delText>Cette table est utile au système de BackOffice. Les arrêts fournis par les SIM peuvent renseigner un code postal ou un code INSEE. Dans ce cas, cette table permet au BackOffice de présenter le nom de la commune correspondante.</w:delText>
        </w:r>
      </w:del>
    </w:p>
    <w:p w14:paraId="701BF062" w14:textId="297DB849" w:rsidR="00BB5F4E" w:rsidDel="00E163F7" w:rsidRDefault="00BB5F4E" w:rsidP="00BB5F4E">
      <w:pPr>
        <w:rPr>
          <w:del w:id="1512" w:author="Marc Florisson" w:date="2014-02-21T17:40:00Z"/>
        </w:rPr>
      </w:pPr>
    </w:p>
    <w:tbl>
      <w:tblPr>
        <w:tblStyle w:val="Grille"/>
        <w:tblW w:w="9180" w:type="dxa"/>
        <w:tblLook w:val="04A0" w:firstRow="1" w:lastRow="0" w:firstColumn="1" w:lastColumn="0" w:noHBand="0" w:noVBand="1"/>
      </w:tblPr>
      <w:tblGrid>
        <w:gridCol w:w="1809"/>
        <w:gridCol w:w="5812"/>
        <w:gridCol w:w="1559"/>
      </w:tblGrid>
      <w:tr w:rsidR="00BB5F4E" w:rsidDel="00E163F7" w14:paraId="44346C1A" w14:textId="26D57A45" w:rsidTr="00BB5F4E">
        <w:trPr>
          <w:gridAfter w:val="2"/>
          <w:wAfter w:w="7371" w:type="dxa"/>
          <w:del w:id="1513" w:author="Marc Florisson" w:date="2014-02-21T17:40:00Z"/>
        </w:trPr>
        <w:tc>
          <w:tcPr>
            <w:tcW w:w="1809" w:type="dxa"/>
          </w:tcPr>
          <w:p w14:paraId="7AE1D1A4" w14:textId="57139F5C" w:rsidR="00BB5F4E" w:rsidDel="00E163F7" w:rsidRDefault="00BB5F4E" w:rsidP="00BB5F4E">
            <w:pPr>
              <w:rPr>
                <w:del w:id="1514" w:author="Marc Florisson" w:date="2014-02-21T17:40:00Z"/>
              </w:rPr>
            </w:pPr>
            <w:del w:id="1515" w:author="Marc Florisson" w:date="2014-02-21T17:40:00Z">
              <w:r w:rsidDel="00E163F7">
                <w:delText>LOCALITIES</w:delText>
              </w:r>
            </w:del>
          </w:p>
        </w:tc>
      </w:tr>
      <w:tr w:rsidR="00BB5F4E" w:rsidDel="00E163F7" w14:paraId="09E60858" w14:textId="0F397CED" w:rsidTr="00BB5F4E">
        <w:trPr>
          <w:del w:id="1516" w:author="Marc Florisson" w:date="2014-02-21T17:40:00Z"/>
        </w:trPr>
        <w:tc>
          <w:tcPr>
            <w:tcW w:w="1809" w:type="dxa"/>
          </w:tcPr>
          <w:p w14:paraId="2A23EE19" w14:textId="7E4EBF48" w:rsidR="00BB5F4E" w:rsidDel="00E163F7" w:rsidRDefault="00BB5F4E" w:rsidP="00BB5F4E">
            <w:pPr>
              <w:rPr>
                <w:del w:id="1517" w:author="Marc Florisson" w:date="2014-02-21T17:40:00Z"/>
              </w:rPr>
            </w:pPr>
            <w:del w:id="1518" w:author="Marc Florisson" w:date="2014-02-21T17:40:00Z">
              <w:r w:rsidRPr="00AE57B5" w:rsidDel="00E163F7">
                <w:rPr>
                  <w:i/>
                  <w:sz w:val="16"/>
                  <w:szCs w:val="16"/>
                </w:rPr>
                <w:delText>(Clé)</w:delText>
              </w:r>
              <w:r w:rsidDel="00E163F7">
                <w:delText xml:space="preserve"> LocId</w:delText>
              </w:r>
            </w:del>
          </w:p>
        </w:tc>
        <w:tc>
          <w:tcPr>
            <w:tcW w:w="5812" w:type="dxa"/>
          </w:tcPr>
          <w:p w14:paraId="3F7207F4" w14:textId="2E0D390C" w:rsidR="00BB5F4E" w:rsidDel="00E163F7" w:rsidRDefault="00BB5F4E" w:rsidP="00BB5F4E">
            <w:pPr>
              <w:rPr>
                <w:del w:id="1519" w:author="Marc Florisson" w:date="2014-02-21T17:40:00Z"/>
              </w:rPr>
            </w:pPr>
            <w:del w:id="1520" w:author="Marc Florisson" w:date="2014-02-21T17:40:00Z">
              <w:r w:rsidDel="00E163F7">
                <w:delText>Id de la commune</w:delText>
              </w:r>
            </w:del>
          </w:p>
        </w:tc>
        <w:tc>
          <w:tcPr>
            <w:tcW w:w="1559" w:type="dxa"/>
          </w:tcPr>
          <w:p w14:paraId="14A7F170" w14:textId="4C525FFE" w:rsidR="00BB5F4E" w:rsidDel="00E163F7" w:rsidRDefault="00BB5F4E" w:rsidP="00BB5F4E">
            <w:pPr>
              <w:rPr>
                <w:del w:id="1521" w:author="Marc Florisson" w:date="2014-02-21T17:40:00Z"/>
              </w:rPr>
            </w:pPr>
            <w:del w:id="1522" w:author="Marc Florisson" w:date="2014-02-21T17:40:00Z">
              <w:r w:rsidDel="00E163F7">
                <w:delText>Int (compteur)</w:delText>
              </w:r>
            </w:del>
          </w:p>
        </w:tc>
      </w:tr>
      <w:tr w:rsidR="00BB5F4E" w:rsidDel="00E163F7" w14:paraId="24286EEE" w14:textId="09CE913C" w:rsidTr="00BB5F4E">
        <w:trPr>
          <w:del w:id="1523" w:author="Marc Florisson" w:date="2014-02-21T17:40:00Z"/>
        </w:trPr>
        <w:tc>
          <w:tcPr>
            <w:tcW w:w="1809" w:type="dxa"/>
          </w:tcPr>
          <w:p w14:paraId="58DAC35A" w14:textId="2B7A47EC" w:rsidR="00BB5F4E" w:rsidDel="00E163F7" w:rsidRDefault="00BB5F4E" w:rsidP="00BB5F4E">
            <w:pPr>
              <w:rPr>
                <w:del w:id="1524" w:author="Marc Florisson" w:date="2014-02-21T17:40:00Z"/>
              </w:rPr>
            </w:pPr>
            <w:del w:id="1525" w:author="Marc Florisson" w:date="2014-02-21T17:40:00Z">
              <w:r w:rsidDel="00E163F7">
                <w:delText>Name</w:delText>
              </w:r>
            </w:del>
          </w:p>
        </w:tc>
        <w:tc>
          <w:tcPr>
            <w:tcW w:w="5812" w:type="dxa"/>
          </w:tcPr>
          <w:p w14:paraId="5B85340D" w14:textId="0D25E894" w:rsidR="00BB5F4E" w:rsidDel="00E163F7" w:rsidRDefault="00BB5F4E" w:rsidP="00BB5F4E">
            <w:pPr>
              <w:rPr>
                <w:del w:id="1526" w:author="Marc Florisson" w:date="2014-02-21T17:40:00Z"/>
              </w:rPr>
            </w:pPr>
            <w:del w:id="1527" w:author="Marc Florisson" w:date="2014-02-21T17:40:00Z">
              <w:r w:rsidDel="00E163F7">
                <w:delText>Id du SIM auquel appartient l’arrêt dans la table SIM</w:delText>
              </w:r>
            </w:del>
          </w:p>
        </w:tc>
        <w:tc>
          <w:tcPr>
            <w:tcW w:w="1559" w:type="dxa"/>
          </w:tcPr>
          <w:p w14:paraId="202AC731" w14:textId="02581FF4" w:rsidR="00BB5F4E" w:rsidDel="00E163F7" w:rsidRDefault="00BB5F4E" w:rsidP="00BB5F4E">
            <w:pPr>
              <w:rPr>
                <w:del w:id="1528" w:author="Marc Florisson" w:date="2014-02-21T17:40:00Z"/>
              </w:rPr>
            </w:pPr>
            <w:del w:id="1529" w:author="Marc Florisson" w:date="2014-02-21T17:40:00Z">
              <w:r w:rsidDel="00E163F7">
                <w:delText>Varchar(50)</w:delText>
              </w:r>
            </w:del>
          </w:p>
        </w:tc>
      </w:tr>
      <w:tr w:rsidR="00BB5F4E" w:rsidDel="00E163F7" w14:paraId="790E1822" w14:textId="2C865E40" w:rsidTr="00BB5F4E">
        <w:trPr>
          <w:del w:id="1530" w:author="Marc Florisson" w:date="2014-02-21T17:40:00Z"/>
        </w:trPr>
        <w:tc>
          <w:tcPr>
            <w:tcW w:w="1809" w:type="dxa"/>
          </w:tcPr>
          <w:p w14:paraId="3E3468EB" w14:textId="54A66A1D" w:rsidR="00BB5F4E" w:rsidDel="00E163F7" w:rsidRDefault="00BB5F4E" w:rsidP="00BB5F4E">
            <w:pPr>
              <w:rPr>
                <w:del w:id="1531" w:author="Marc Florisson" w:date="2014-02-21T17:40:00Z"/>
              </w:rPr>
            </w:pPr>
            <w:del w:id="1532" w:author="Marc Florisson" w:date="2014-02-21T17:40:00Z">
              <w:r w:rsidDel="00E163F7">
                <w:delText>InseeCode</w:delText>
              </w:r>
            </w:del>
          </w:p>
        </w:tc>
        <w:tc>
          <w:tcPr>
            <w:tcW w:w="5812" w:type="dxa"/>
          </w:tcPr>
          <w:p w14:paraId="7BA9CBA5" w14:textId="0F41B7AA" w:rsidR="00BB5F4E" w:rsidDel="00E163F7" w:rsidRDefault="00BB5F4E" w:rsidP="00BB5F4E">
            <w:pPr>
              <w:rPr>
                <w:del w:id="1533" w:author="Marc Florisson" w:date="2014-02-21T17:40:00Z"/>
              </w:rPr>
            </w:pPr>
            <w:del w:id="1534" w:author="Marc Florisson" w:date="2014-02-21T17:40:00Z">
              <w:r w:rsidDel="00E163F7">
                <w:delText>Code INSEE identifiant la commune au niveau national</w:delText>
              </w:r>
            </w:del>
          </w:p>
        </w:tc>
        <w:tc>
          <w:tcPr>
            <w:tcW w:w="1559" w:type="dxa"/>
          </w:tcPr>
          <w:p w14:paraId="3BF675B3" w14:textId="672FB6D8" w:rsidR="00BB5F4E" w:rsidDel="00E163F7" w:rsidRDefault="00BB5F4E" w:rsidP="00BB5F4E">
            <w:pPr>
              <w:rPr>
                <w:del w:id="1535" w:author="Marc Florisson" w:date="2014-02-21T17:40:00Z"/>
              </w:rPr>
            </w:pPr>
            <w:del w:id="1536" w:author="Marc Florisson" w:date="2014-02-21T17:40:00Z">
              <w:r w:rsidDel="00E163F7">
                <w:delText>Varchar(5)</w:delText>
              </w:r>
            </w:del>
          </w:p>
        </w:tc>
      </w:tr>
      <w:tr w:rsidR="00BB5F4E" w:rsidDel="00E163F7" w14:paraId="21E81A15" w14:textId="1EB3BB4F" w:rsidTr="00BB5F4E">
        <w:trPr>
          <w:del w:id="1537" w:author="Marc Florisson" w:date="2014-02-21T17:40:00Z"/>
        </w:trPr>
        <w:tc>
          <w:tcPr>
            <w:tcW w:w="1809" w:type="dxa"/>
          </w:tcPr>
          <w:p w14:paraId="2CC0D4D4" w14:textId="39DA98AA" w:rsidR="00BB5F4E" w:rsidDel="00E163F7" w:rsidRDefault="00BB5F4E" w:rsidP="00BB5F4E">
            <w:pPr>
              <w:rPr>
                <w:del w:id="1538" w:author="Marc Florisson" w:date="2014-02-21T17:40:00Z"/>
              </w:rPr>
            </w:pPr>
            <w:del w:id="1539" w:author="Marc Florisson" w:date="2014-02-21T17:40:00Z">
              <w:r w:rsidDel="00E163F7">
                <w:delText>PostCode</w:delText>
              </w:r>
            </w:del>
          </w:p>
        </w:tc>
        <w:tc>
          <w:tcPr>
            <w:tcW w:w="5812" w:type="dxa"/>
          </w:tcPr>
          <w:p w14:paraId="7CB181E2" w14:textId="121F7C51" w:rsidR="00BB5F4E" w:rsidDel="00E163F7" w:rsidRDefault="00BB5F4E" w:rsidP="00BB5F4E">
            <w:pPr>
              <w:rPr>
                <w:del w:id="1540" w:author="Marc Florisson" w:date="2014-02-21T17:40:00Z"/>
              </w:rPr>
            </w:pPr>
            <w:del w:id="1541" w:author="Marc Florisson" w:date="2014-02-21T17:40:00Z">
              <w:r w:rsidDel="00E163F7">
                <w:delText>Code postal</w:delText>
              </w:r>
            </w:del>
          </w:p>
        </w:tc>
        <w:tc>
          <w:tcPr>
            <w:tcW w:w="1559" w:type="dxa"/>
          </w:tcPr>
          <w:p w14:paraId="40D0B622" w14:textId="5CF0D8A3" w:rsidR="00BB5F4E" w:rsidDel="00E163F7" w:rsidRDefault="00BB5F4E" w:rsidP="00BB5F4E">
            <w:pPr>
              <w:rPr>
                <w:del w:id="1542" w:author="Marc Florisson" w:date="2014-02-21T17:40:00Z"/>
              </w:rPr>
            </w:pPr>
            <w:del w:id="1543" w:author="Marc Florisson" w:date="2014-02-21T17:40:00Z">
              <w:r w:rsidDel="00E163F7">
                <w:delText>Varchar(5)</w:delText>
              </w:r>
            </w:del>
          </w:p>
        </w:tc>
      </w:tr>
    </w:tbl>
    <w:p w14:paraId="603D6866" w14:textId="77777777" w:rsidR="00BB5F4E" w:rsidRPr="003E748A" w:rsidRDefault="00BB5F4E" w:rsidP="00BB5F4E"/>
    <w:p w14:paraId="2EDB09EA" w14:textId="7EDC979A" w:rsidR="00BB5F4E" w:rsidRDefault="00BB5F4E" w:rsidP="00BB5F4E">
      <w:pPr>
        <w:pStyle w:val="Titre4"/>
      </w:pPr>
      <w:bookmarkStart w:id="1544" w:name="_Ref259956102"/>
      <w:r>
        <w:t>STOP</w:t>
      </w:r>
      <w:bookmarkEnd w:id="1544"/>
      <w:ins w:id="1545" w:author="Marc Florisson" w:date="2014-04-24T18:21:00Z">
        <w:r w:rsidR="004D0CBE">
          <w:t>S</w:t>
        </w:r>
      </w:ins>
    </w:p>
    <w:p w14:paraId="24182F53" w14:textId="77777777" w:rsidR="00BB5F4E" w:rsidRDefault="00BB5F4E" w:rsidP="00BB5F4E">
      <w:r>
        <w:t>Ensemble des arrêts de chaque SIM avec leur géolocalisation.</w:t>
      </w:r>
    </w:p>
    <w:tbl>
      <w:tblPr>
        <w:tblStyle w:val="Grille"/>
        <w:tblW w:w="9180" w:type="dxa"/>
        <w:tblLook w:val="04A0" w:firstRow="1" w:lastRow="0" w:firstColumn="1" w:lastColumn="0" w:noHBand="0" w:noVBand="1"/>
        <w:tblPrChange w:id="1546" w:author="Marc Florisson" w:date="2014-04-18T17:38:00Z">
          <w:tblPr>
            <w:tblStyle w:val="Grille"/>
            <w:tblW w:w="9180" w:type="dxa"/>
            <w:tblLook w:val="04A0" w:firstRow="1" w:lastRow="0" w:firstColumn="1" w:lastColumn="0" w:noHBand="0" w:noVBand="1"/>
          </w:tblPr>
        </w:tblPrChange>
      </w:tblPr>
      <w:tblGrid>
        <w:gridCol w:w="1985"/>
        <w:gridCol w:w="5646"/>
        <w:gridCol w:w="1549"/>
        <w:tblGridChange w:id="1547">
          <w:tblGrid>
            <w:gridCol w:w="1985"/>
            <w:gridCol w:w="5646"/>
            <w:gridCol w:w="1549"/>
          </w:tblGrid>
        </w:tblGridChange>
      </w:tblGrid>
      <w:tr w:rsidR="00BB5F4E" w14:paraId="741F6E04" w14:textId="77777777" w:rsidTr="00267E74">
        <w:trPr>
          <w:gridAfter w:val="2"/>
          <w:wAfter w:w="7195" w:type="dxa"/>
          <w:trPrChange w:id="1548" w:author="Marc Florisson" w:date="2014-04-18T17:38:00Z">
            <w:trPr>
              <w:gridAfter w:val="2"/>
              <w:wAfter w:w="7371" w:type="dxa"/>
            </w:trPr>
          </w:trPrChange>
        </w:trPr>
        <w:tc>
          <w:tcPr>
            <w:tcW w:w="1985" w:type="dxa"/>
            <w:tcPrChange w:id="1549" w:author="Marc Florisson" w:date="2014-04-18T17:38:00Z">
              <w:tcPr>
                <w:tcW w:w="1809" w:type="dxa"/>
              </w:tcPr>
            </w:tcPrChange>
          </w:tcPr>
          <w:p w14:paraId="4EDC4A69" w14:textId="34CC31A4" w:rsidR="00BB5F4E" w:rsidRDefault="00BB5F4E" w:rsidP="00BB5F4E">
            <w:r>
              <w:t>STOP</w:t>
            </w:r>
            <w:ins w:id="1550" w:author="Marc Florisson" w:date="2014-04-24T18:21:00Z">
              <w:r w:rsidR="004D0CBE">
                <w:t>S</w:t>
              </w:r>
            </w:ins>
            <w:del w:id="1551" w:author="Marc Florisson" w:date="2014-04-24T18:09:00Z">
              <w:r w:rsidDel="004D0CBE">
                <w:delText>S</w:delText>
              </w:r>
            </w:del>
          </w:p>
        </w:tc>
      </w:tr>
      <w:tr w:rsidR="00BB5F4E" w14:paraId="31850D1E" w14:textId="77777777" w:rsidTr="00267E74">
        <w:tc>
          <w:tcPr>
            <w:tcW w:w="1985" w:type="dxa"/>
            <w:tcPrChange w:id="1552" w:author="Marc Florisson" w:date="2014-04-18T17:38:00Z">
              <w:tcPr>
                <w:tcW w:w="1809" w:type="dxa"/>
              </w:tcPr>
            </w:tcPrChange>
          </w:tcPr>
          <w:p w14:paraId="74CC816B" w14:textId="77777777" w:rsidR="00BB5F4E" w:rsidRDefault="00BB5F4E" w:rsidP="00BB5F4E">
            <w:r w:rsidRPr="00AE57B5">
              <w:rPr>
                <w:i/>
                <w:sz w:val="16"/>
                <w:szCs w:val="16"/>
              </w:rPr>
              <w:t>(</w:t>
            </w:r>
            <w:r>
              <w:rPr>
                <w:i/>
                <w:sz w:val="16"/>
                <w:szCs w:val="16"/>
              </w:rPr>
              <w:t>Clé</w:t>
            </w:r>
            <w:r w:rsidRPr="00AE57B5">
              <w:rPr>
                <w:i/>
                <w:sz w:val="16"/>
                <w:szCs w:val="16"/>
              </w:rPr>
              <w:t>)</w:t>
            </w:r>
            <w:r>
              <w:t xml:space="preserve"> StopId</w:t>
            </w:r>
          </w:p>
        </w:tc>
        <w:tc>
          <w:tcPr>
            <w:tcW w:w="5646" w:type="dxa"/>
            <w:tcPrChange w:id="1553" w:author="Marc Florisson" w:date="2014-04-18T17:38:00Z">
              <w:tcPr>
                <w:tcW w:w="5812" w:type="dxa"/>
              </w:tcPr>
            </w:tcPrChange>
          </w:tcPr>
          <w:p w14:paraId="648DCA59" w14:textId="77777777" w:rsidR="00BB5F4E" w:rsidRDefault="00BB5F4E" w:rsidP="00BB5F4E">
            <w:r>
              <w:t>Id de l’arrêt</w:t>
            </w:r>
          </w:p>
        </w:tc>
        <w:tc>
          <w:tcPr>
            <w:tcW w:w="1549" w:type="dxa"/>
            <w:tcPrChange w:id="1554" w:author="Marc Florisson" w:date="2014-04-18T17:38:00Z">
              <w:tcPr>
                <w:tcW w:w="1559" w:type="dxa"/>
              </w:tcPr>
            </w:tcPrChange>
          </w:tcPr>
          <w:p w14:paraId="2E98A880" w14:textId="77777777" w:rsidR="00BB5F4E" w:rsidRDefault="00BB5F4E" w:rsidP="00BB5F4E">
            <w:r>
              <w:t>Int (compteur)</w:t>
            </w:r>
          </w:p>
        </w:tc>
      </w:tr>
      <w:tr w:rsidR="00BB5F4E" w14:paraId="58E579DB" w14:textId="77777777" w:rsidTr="00267E74">
        <w:tc>
          <w:tcPr>
            <w:tcW w:w="1985" w:type="dxa"/>
            <w:tcPrChange w:id="1555" w:author="Marc Florisson" w:date="2014-04-18T17:38:00Z">
              <w:tcPr>
                <w:tcW w:w="1809" w:type="dxa"/>
              </w:tcPr>
            </w:tcPrChange>
          </w:tcPr>
          <w:p w14:paraId="585510D6" w14:textId="77777777" w:rsidR="00BB5F4E" w:rsidRDefault="00BB5F4E" w:rsidP="00BB5F4E">
            <w:r w:rsidRPr="00AE57B5">
              <w:rPr>
                <w:i/>
                <w:sz w:val="16"/>
                <w:szCs w:val="16"/>
              </w:rPr>
              <w:t>(</w:t>
            </w:r>
            <w:r>
              <w:rPr>
                <w:i/>
                <w:sz w:val="16"/>
                <w:szCs w:val="16"/>
              </w:rPr>
              <w:t>Idx</w:t>
            </w:r>
            <w:r w:rsidRPr="00AE57B5">
              <w:rPr>
                <w:i/>
                <w:sz w:val="16"/>
                <w:szCs w:val="16"/>
              </w:rPr>
              <w:t>)</w:t>
            </w:r>
            <w:r>
              <w:t xml:space="preserve"> StopCode</w:t>
            </w:r>
          </w:p>
        </w:tc>
        <w:tc>
          <w:tcPr>
            <w:tcW w:w="5646" w:type="dxa"/>
            <w:tcPrChange w:id="1556" w:author="Marc Florisson" w:date="2014-04-18T17:38:00Z">
              <w:tcPr>
                <w:tcW w:w="5812" w:type="dxa"/>
              </w:tcPr>
            </w:tcPrChange>
          </w:tcPr>
          <w:p w14:paraId="5273D2E2" w14:textId="77777777" w:rsidR="00BB5F4E" w:rsidRDefault="00BB5F4E" w:rsidP="00BB5F4E">
            <w:r>
              <w:t>Id de l’arrêt dans le référentiel du SIM</w:t>
            </w:r>
          </w:p>
        </w:tc>
        <w:tc>
          <w:tcPr>
            <w:tcW w:w="1549" w:type="dxa"/>
            <w:tcPrChange w:id="1557" w:author="Marc Florisson" w:date="2014-04-18T17:38:00Z">
              <w:tcPr>
                <w:tcW w:w="1559" w:type="dxa"/>
              </w:tcPr>
            </w:tcPrChange>
          </w:tcPr>
          <w:p w14:paraId="406E0C95" w14:textId="2AC12ACE" w:rsidR="00BB5F4E" w:rsidRDefault="00FC4ACB" w:rsidP="00BB5F4E">
            <w:del w:id="1558" w:author="Marc Florisson" w:date="2014-04-24T18:13:00Z">
              <w:r w:rsidDel="004D0CBE">
                <w:delText>Int</w:delText>
              </w:r>
            </w:del>
            <w:ins w:id="1559" w:author="Marc Florisson" w:date="2014-04-24T18:13:00Z">
              <w:r w:rsidR="004D0CBE">
                <w:t>Varchar(</w:t>
              </w:r>
            </w:ins>
            <w:ins w:id="1560" w:author="Marc Florisson" w:date="2014-04-24T18:14:00Z">
              <w:r w:rsidR="004D0CBE">
                <w:t>5</w:t>
              </w:r>
            </w:ins>
            <w:ins w:id="1561" w:author="Marc Florisson" w:date="2014-04-24T18:13:00Z">
              <w:r w:rsidR="004D0CBE">
                <w:t>0)</w:t>
              </w:r>
            </w:ins>
          </w:p>
        </w:tc>
      </w:tr>
      <w:tr w:rsidR="00BB5F4E" w14:paraId="782D9992" w14:textId="77777777" w:rsidTr="00267E74">
        <w:tc>
          <w:tcPr>
            <w:tcW w:w="1985" w:type="dxa"/>
            <w:tcPrChange w:id="1562" w:author="Marc Florisson" w:date="2014-04-18T17:38:00Z">
              <w:tcPr>
                <w:tcW w:w="1809" w:type="dxa"/>
              </w:tcPr>
            </w:tcPrChange>
          </w:tcPr>
          <w:p w14:paraId="7680BC91" w14:textId="46D2B79A" w:rsidR="00BB5F4E" w:rsidRDefault="00BB5F4E" w:rsidP="00BB5F4E">
            <w:r w:rsidRPr="00AE57B5">
              <w:rPr>
                <w:i/>
                <w:sz w:val="16"/>
                <w:szCs w:val="16"/>
              </w:rPr>
              <w:t>(</w:t>
            </w:r>
            <w:ins w:id="1563" w:author="Marc Florisson" w:date="2014-04-24T18:25:00Z">
              <w:r w:rsidR="00446187">
                <w:rPr>
                  <w:i/>
                  <w:sz w:val="16"/>
                  <w:szCs w:val="16"/>
                </w:rPr>
                <w:t>Clé</w:t>
              </w:r>
            </w:ins>
            <w:del w:id="1564" w:author="Marc Florisson" w:date="2014-04-24T18:25:00Z">
              <w:r w:rsidDel="00446187">
                <w:rPr>
                  <w:i/>
                  <w:sz w:val="16"/>
                  <w:szCs w:val="16"/>
                </w:rPr>
                <w:delText>Idx</w:delText>
              </w:r>
            </w:del>
            <w:r w:rsidRPr="00AE57B5">
              <w:rPr>
                <w:i/>
                <w:sz w:val="16"/>
                <w:szCs w:val="16"/>
              </w:rPr>
              <w:t>)</w:t>
            </w:r>
            <w:r>
              <w:rPr>
                <w:i/>
                <w:sz w:val="16"/>
                <w:szCs w:val="16"/>
              </w:rPr>
              <w:t xml:space="preserve"> </w:t>
            </w:r>
            <w:ins w:id="1565" w:author="Marc Florisson" w:date="2014-04-24T07:25:00Z">
              <w:r w:rsidR="00474DDE">
                <w:t>M</w:t>
              </w:r>
            </w:ins>
            <w:del w:id="1566" w:author="Marc Florisson" w:date="2014-04-24T07:25:00Z">
              <w:r w:rsidDel="00474DDE">
                <w:delText>T</w:delText>
              </w:r>
            </w:del>
            <w:r>
              <w:t>isId</w:t>
            </w:r>
          </w:p>
        </w:tc>
        <w:tc>
          <w:tcPr>
            <w:tcW w:w="5646" w:type="dxa"/>
            <w:tcPrChange w:id="1567" w:author="Marc Florisson" w:date="2014-04-18T17:38:00Z">
              <w:tcPr>
                <w:tcW w:w="5812" w:type="dxa"/>
              </w:tcPr>
            </w:tcPrChange>
          </w:tcPr>
          <w:p w14:paraId="43CF0A1A" w14:textId="77777777" w:rsidR="00BB5F4E" w:rsidRDefault="00BB5F4E" w:rsidP="00BB5F4E">
            <w:r>
              <w:t>Id du SIM auquel appartient l’arrêt</w:t>
            </w:r>
          </w:p>
        </w:tc>
        <w:tc>
          <w:tcPr>
            <w:tcW w:w="1549" w:type="dxa"/>
            <w:tcPrChange w:id="1568" w:author="Marc Florisson" w:date="2014-04-18T17:38:00Z">
              <w:tcPr>
                <w:tcW w:w="1559" w:type="dxa"/>
              </w:tcPr>
            </w:tcPrChange>
          </w:tcPr>
          <w:p w14:paraId="78C351FF" w14:textId="77777777" w:rsidR="00BB5F4E" w:rsidRDefault="00BB5F4E" w:rsidP="00BB5F4E">
            <w:r>
              <w:t>Int</w:t>
            </w:r>
          </w:p>
        </w:tc>
      </w:tr>
      <w:tr w:rsidR="00FC4ACB" w:rsidDel="00267E74" w14:paraId="596378C3" w14:textId="24B50F4A" w:rsidTr="00267E74">
        <w:trPr>
          <w:del w:id="1569" w:author="Marc Florisson" w:date="2014-04-18T17:38:00Z"/>
        </w:trPr>
        <w:tc>
          <w:tcPr>
            <w:tcW w:w="1985" w:type="dxa"/>
            <w:tcPrChange w:id="1570" w:author="Marc Florisson" w:date="2014-04-18T17:38:00Z">
              <w:tcPr>
                <w:tcW w:w="1809" w:type="dxa"/>
              </w:tcPr>
            </w:tcPrChange>
          </w:tcPr>
          <w:p w14:paraId="027A0CA5" w14:textId="601992AA" w:rsidR="00FC4ACB" w:rsidDel="00267E74" w:rsidRDefault="00FC4ACB" w:rsidP="00BB5F4E">
            <w:pPr>
              <w:rPr>
                <w:del w:id="1571" w:author="Marc Florisson" w:date="2014-04-18T17:38:00Z"/>
              </w:rPr>
            </w:pPr>
            <w:del w:id="1572" w:author="Marc Florisson" w:date="2014-04-18T17:38:00Z">
              <w:r w:rsidRPr="00AE57B5" w:rsidDel="00267E74">
                <w:rPr>
                  <w:i/>
                  <w:sz w:val="16"/>
                  <w:szCs w:val="16"/>
                </w:rPr>
                <w:delText>(</w:delText>
              </w:r>
              <w:r w:rsidDel="00267E74">
                <w:rPr>
                  <w:i/>
                  <w:sz w:val="16"/>
                  <w:szCs w:val="16"/>
                </w:rPr>
                <w:delText>Idx</w:delText>
              </w:r>
              <w:r w:rsidRPr="00AE57B5" w:rsidDel="00267E74">
                <w:rPr>
                  <w:i/>
                  <w:sz w:val="16"/>
                  <w:szCs w:val="16"/>
                </w:rPr>
                <w:delText>)</w:delText>
              </w:r>
              <w:r w:rsidDel="00267E74">
                <w:rPr>
                  <w:i/>
                  <w:sz w:val="16"/>
                  <w:szCs w:val="16"/>
                </w:rPr>
                <w:delText xml:space="preserve"> </w:delText>
              </w:r>
              <w:r w:rsidDel="00267E74">
                <w:delText>LocId</w:delText>
              </w:r>
            </w:del>
          </w:p>
        </w:tc>
        <w:tc>
          <w:tcPr>
            <w:tcW w:w="5646" w:type="dxa"/>
            <w:tcPrChange w:id="1573" w:author="Marc Florisson" w:date="2014-04-18T17:38:00Z">
              <w:tcPr>
                <w:tcW w:w="5812" w:type="dxa"/>
              </w:tcPr>
            </w:tcPrChange>
          </w:tcPr>
          <w:p w14:paraId="1F43C8D2" w14:textId="501C6025" w:rsidR="00FC4ACB" w:rsidDel="00267E74" w:rsidRDefault="00FC4ACB" w:rsidP="00FC4ACB">
            <w:pPr>
              <w:rPr>
                <w:del w:id="1574" w:author="Marc Florisson" w:date="2014-04-18T17:38:00Z"/>
              </w:rPr>
            </w:pPr>
            <w:del w:id="1575" w:author="Marc Florisson" w:date="2014-04-18T17:38:00Z">
              <w:r w:rsidDel="00267E74">
                <w:delText>Id de la commune où est situé l’arrêt</w:delText>
              </w:r>
            </w:del>
          </w:p>
        </w:tc>
        <w:tc>
          <w:tcPr>
            <w:tcW w:w="1549" w:type="dxa"/>
            <w:tcPrChange w:id="1576" w:author="Marc Florisson" w:date="2014-04-18T17:38:00Z">
              <w:tcPr>
                <w:tcW w:w="1559" w:type="dxa"/>
              </w:tcPr>
            </w:tcPrChange>
          </w:tcPr>
          <w:p w14:paraId="067BE095" w14:textId="6BA143DB" w:rsidR="00FC4ACB" w:rsidDel="00267E74" w:rsidRDefault="00FC4ACB" w:rsidP="00BB5F4E">
            <w:pPr>
              <w:rPr>
                <w:del w:id="1577" w:author="Marc Florisson" w:date="2014-04-18T17:38:00Z"/>
              </w:rPr>
            </w:pPr>
            <w:del w:id="1578" w:author="Marc Florisson" w:date="2014-04-18T17:38:00Z">
              <w:r w:rsidDel="00267E74">
                <w:delText>Int</w:delText>
              </w:r>
            </w:del>
          </w:p>
        </w:tc>
      </w:tr>
      <w:tr w:rsidR="00BB5F4E" w14:paraId="11AE5AF9" w14:textId="77777777" w:rsidTr="00267E74">
        <w:tc>
          <w:tcPr>
            <w:tcW w:w="1985" w:type="dxa"/>
            <w:tcPrChange w:id="1579" w:author="Marc Florisson" w:date="2014-04-18T17:38:00Z">
              <w:tcPr>
                <w:tcW w:w="1809" w:type="dxa"/>
              </w:tcPr>
            </w:tcPrChange>
          </w:tcPr>
          <w:p w14:paraId="086972A6" w14:textId="77777777" w:rsidR="00BB5F4E" w:rsidRDefault="00BB5F4E" w:rsidP="00BB5F4E">
            <w:r>
              <w:t>Name</w:t>
            </w:r>
          </w:p>
        </w:tc>
        <w:tc>
          <w:tcPr>
            <w:tcW w:w="5646" w:type="dxa"/>
            <w:tcPrChange w:id="1580" w:author="Marc Florisson" w:date="2014-04-18T17:38:00Z">
              <w:tcPr>
                <w:tcW w:w="5812" w:type="dxa"/>
              </w:tcPr>
            </w:tcPrChange>
          </w:tcPr>
          <w:p w14:paraId="5060007A" w14:textId="77777777" w:rsidR="00BB5F4E" w:rsidRDefault="00BB5F4E" w:rsidP="00BB5F4E">
            <w:r>
              <w:t>Nom de l’arrêt (utile pour le debug)</w:t>
            </w:r>
          </w:p>
        </w:tc>
        <w:tc>
          <w:tcPr>
            <w:tcW w:w="1549" w:type="dxa"/>
            <w:tcPrChange w:id="1581" w:author="Marc Florisson" w:date="2014-04-18T17:38:00Z">
              <w:tcPr>
                <w:tcW w:w="1559" w:type="dxa"/>
              </w:tcPr>
            </w:tcPrChange>
          </w:tcPr>
          <w:p w14:paraId="0DFF2EAD" w14:textId="77777777" w:rsidR="00BB5F4E" w:rsidRDefault="00BB5F4E" w:rsidP="00BB5F4E">
            <w:r>
              <w:t>Varchar(255)</w:t>
            </w:r>
          </w:p>
        </w:tc>
      </w:tr>
      <w:tr w:rsidR="000D6B98" w14:paraId="51BB96B4" w14:textId="77777777" w:rsidTr="00267E74">
        <w:trPr>
          <w:ins w:id="1582" w:author="Marc Florisson" w:date="2013-12-03T19:19:00Z"/>
        </w:trPr>
        <w:tc>
          <w:tcPr>
            <w:tcW w:w="1985" w:type="dxa"/>
            <w:tcPrChange w:id="1583" w:author="Marc Florisson" w:date="2014-04-18T17:38:00Z">
              <w:tcPr>
                <w:tcW w:w="1809" w:type="dxa"/>
              </w:tcPr>
            </w:tcPrChange>
          </w:tcPr>
          <w:p w14:paraId="436B34E8" w14:textId="76C08C46" w:rsidR="000D6B98" w:rsidRDefault="000D6B98" w:rsidP="00BB5F4E">
            <w:pPr>
              <w:rPr>
                <w:ins w:id="1584" w:author="Marc Florisson" w:date="2013-12-03T19:19:00Z"/>
              </w:rPr>
            </w:pPr>
            <w:ins w:id="1585" w:author="Marc Florisson" w:date="2013-12-03T19:19:00Z">
              <w:r>
                <w:t>Type</w:t>
              </w:r>
            </w:ins>
          </w:p>
        </w:tc>
        <w:tc>
          <w:tcPr>
            <w:tcW w:w="5646" w:type="dxa"/>
            <w:tcPrChange w:id="1586" w:author="Marc Florisson" w:date="2014-04-18T17:38:00Z">
              <w:tcPr>
                <w:tcW w:w="5812" w:type="dxa"/>
              </w:tcPr>
            </w:tcPrChange>
          </w:tcPr>
          <w:p w14:paraId="3DB9A371" w14:textId="77777777" w:rsidR="00E36F1D" w:rsidRDefault="000D6B98" w:rsidP="00E36F1D">
            <w:pPr>
              <w:rPr>
                <w:ins w:id="1587" w:author="Marc Florisson" w:date="2014-04-18T16:29:00Z"/>
              </w:rPr>
            </w:pPr>
            <w:ins w:id="1588" w:author="Marc Florisson" w:date="2013-12-03T19:19:00Z">
              <w:r>
                <w:t>Type d’arrêt</w:t>
              </w:r>
            </w:ins>
            <w:ins w:id="1589" w:author="Marc Florisson" w:date="2014-04-18T16:28:00Z">
              <w:r w:rsidR="00E36F1D">
                <w:t xml:space="preserve">. </w:t>
              </w:r>
            </w:ins>
            <w:ins w:id="1590" w:author="Marc Florisson" w:date="2014-04-18T16:29:00Z">
              <w:r w:rsidR="00E36F1D">
                <w:t xml:space="preserve">Le type fait référence ici à une codification numérique de manière à ne pas être trop lié à une classification. </w:t>
              </w:r>
            </w:ins>
          </w:p>
          <w:p w14:paraId="02D988A5" w14:textId="2226989E" w:rsidR="000D6B98" w:rsidRDefault="000D6B98" w:rsidP="00E36F1D">
            <w:pPr>
              <w:rPr>
                <w:ins w:id="1591" w:author="Marc Florisson" w:date="2013-12-03T19:19:00Z"/>
              </w:rPr>
            </w:pPr>
            <w:ins w:id="1592" w:author="Marc Florisson" w:date="2013-12-03T19:19:00Z">
              <w:r>
                <w:t xml:space="preserve"> selon la définition donnée par le </w:t>
              </w:r>
            </w:ins>
            <w:ins w:id="1593" w:author="Marc Florisson" w:date="2013-12-03T19:20:00Z">
              <w:r>
                <w:t>« </w:t>
              </w:r>
            </w:ins>
            <w:ins w:id="1594" w:author="Marc Florisson" w:date="2013-12-03T19:19:00Z">
              <w:r>
                <w:t>modèle d’arrêt partagé</w:t>
              </w:r>
            </w:ins>
            <w:ins w:id="1595" w:author="Marc Florisson" w:date="2013-12-03T19:20:00Z">
              <w:r>
                <w:t> »</w:t>
              </w:r>
            </w:ins>
            <w:ins w:id="1596" w:author="Marc Florisson" w:date="2013-12-03T19:35:00Z">
              <w:r w:rsidR="005D4000">
                <w:t xml:space="preserve"> (énum : GL (Groupe de lieu), LAMU (Lieu d’arrêt multimodal), ZE (</w:t>
              </w:r>
              <w:r w:rsidR="005E6488">
                <w:t>Z</w:t>
              </w:r>
              <w:r w:rsidR="005D4000">
                <w:t>one d’embarquement) etc…)</w:t>
              </w:r>
            </w:ins>
          </w:p>
        </w:tc>
        <w:tc>
          <w:tcPr>
            <w:tcW w:w="1549" w:type="dxa"/>
            <w:tcPrChange w:id="1597" w:author="Marc Florisson" w:date="2014-04-18T17:38:00Z">
              <w:tcPr>
                <w:tcW w:w="1559" w:type="dxa"/>
              </w:tcPr>
            </w:tcPrChange>
          </w:tcPr>
          <w:p w14:paraId="6E5BC5AE" w14:textId="31CBBB79" w:rsidR="000D6B98" w:rsidRDefault="00E36F1D" w:rsidP="00BB5F4E">
            <w:pPr>
              <w:rPr>
                <w:ins w:id="1598" w:author="Marc Florisson" w:date="2013-12-03T19:19:00Z"/>
              </w:rPr>
            </w:pPr>
            <w:ins w:id="1599" w:author="Marc Florisson" w:date="2014-04-18T16:35:00Z">
              <w:r>
                <w:t>Int</w:t>
              </w:r>
            </w:ins>
          </w:p>
        </w:tc>
      </w:tr>
      <w:tr w:rsidR="005D4000" w14:paraId="1F61508D" w14:textId="77777777" w:rsidTr="00267E74">
        <w:trPr>
          <w:ins w:id="1600" w:author="Marc Florisson" w:date="2013-12-03T19:32:00Z"/>
        </w:trPr>
        <w:tc>
          <w:tcPr>
            <w:tcW w:w="1985" w:type="dxa"/>
            <w:tcPrChange w:id="1601" w:author="Marc Florisson" w:date="2014-04-18T17:38:00Z">
              <w:tcPr>
                <w:tcW w:w="1809" w:type="dxa"/>
              </w:tcPr>
            </w:tcPrChange>
          </w:tcPr>
          <w:p w14:paraId="316B7785" w14:textId="15BFE8D1" w:rsidR="005D4000" w:rsidRDefault="005D4000" w:rsidP="00BB5F4E">
            <w:pPr>
              <w:rPr>
                <w:ins w:id="1602" w:author="Marc Florisson" w:date="2013-12-03T19:32:00Z"/>
              </w:rPr>
            </w:pPr>
            <w:ins w:id="1603" w:author="Marc Florisson" w:date="2013-12-03T19:32:00Z">
              <w:r>
                <w:t>AdministrativeCode</w:t>
              </w:r>
            </w:ins>
          </w:p>
        </w:tc>
        <w:tc>
          <w:tcPr>
            <w:tcW w:w="5646" w:type="dxa"/>
            <w:tcPrChange w:id="1604" w:author="Marc Florisson" w:date="2014-04-18T17:38:00Z">
              <w:tcPr>
                <w:tcW w:w="5812" w:type="dxa"/>
              </w:tcPr>
            </w:tcPrChange>
          </w:tcPr>
          <w:p w14:paraId="02D4E424" w14:textId="4F819A9B" w:rsidR="005D4000" w:rsidRDefault="00E36F1D" w:rsidP="00BB5F4E">
            <w:pPr>
              <w:rPr>
                <w:ins w:id="1605" w:author="Marc Florisson" w:date="2013-12-03T19:32:00Z"/>
              </w:rPr>
            </w:pPr>
            <w:ins w:id="1606" w:author="Marc Florisson" w:date="2014-04-18T16:33:00Z">
              <w:r>
                <w:t>Identifiant administratif de la commune d’appartenance</w:t>
              </w:r>
            </w:ins>
          </w:p>
        </w:tc>
        <w:tc>
          <w:tcPr>
            <w:tcW w:w="1549" w:type="dxa"/>
            <w:tcPrChange w:id="1607" w:author="Marc Florisson" w:date="2014-04-18T17:38:00Z">
              <w:tcPr>
                <w:tcW w:w="1559" w:type="dxa"/>
              </w:tcPr>
            </w:tcPrChange>
          </w:tcPr>
          <w:p w14:paraId="3C40DCBF" w14:textId="6C3615D3" w:rsidR="005D4000" w:rsidRDefault="005D4000" w:rsidP="00BB5F4E">
            <w:pPr>
              <w:rPr>
                <w:ins w:id="1608" w:author="Marc Florisson" w:date="2013-12-03T19:32:00Z"/>
              </w:rPr>
            </w:pPr>
            <w:ins w:id="1609" w:author="Marc Florisson" w:date="2013-12-03T19:33:00Z">
              <w:r>
                <w:t>Varchar(255)</w:t>
              </w:r>
            </w:ins>
          </w:p>
        </w:tc>
      </w:tr>
      <w:tr w:rsidR="000D6B98" w14:paraId="6830348F" w14:textId="77777777" w:rsidTr="00267E74">
        <w:trPr>
          <w:ins w:id="1610" w:author="Marc Florisson" w:date="2013-12-03T19:25:00Z"/>
        </w:trPr>
        <w:tc>
          <w:tcPr>
            <w:tcW w:w="1985" w:type="dxa"/>
            <w:tcPrChange w:id="1611" w:author="Marc Florisson" w:date="2014-04-18T17:38:00Z">
              <w:tcPr>
                <w:tcW w:w="1809" w:type="dxa"/>
              </w:tcPr>
            </w:tcPrChange>
          </w:tcPr>
          <w:p w14:paraId="0FDFE3A2" w14:textId="3AED98AF" w:rsidR="000D6B98" w:rsidRDefault="005D4000" w:rsidP="00C42BC5">
            <w:pPr>
              <w:rPr>
                <w:ins w:id="1612" w:author="Marc Florisson" w:date="2013-12-03T19:25:00Z"/>
              </w:rPr>
            </w:pPr>
            <w:ins w:id="1613" w:author="Marc Florisson" w:date="2013-12-03T19:29:00Z">
              <w:r>
                <w:t>S</w:t>
              </w:r>
            </w:ins>
            <w:ins w:id="1614" w:author="Marc Florisson" w:date="2014-04-24T10:44:00Z">
              <w:r w:rsidR="00C42BC5">
                <w:t>topParentId</w:t>
              </w:r>
            </w:ins>
          </w:p>
        </w:tc>
        <w:tc>
          <w:tcPr>
            <w:tcW w:w="5646" w:type="dxa"/>
            <w:tcPrChange w:id="1615" w:author="Marc Florisson" w:date="2014-04-18T17:38:00Z">
              <w:tcPr>
                <w:tcW w:w="5812" w:type="dxa"/>
              </w:tcPr>
            </w:tcPrChange>
          </w:tcPr>
          <w:p w14:paraId="1B2C6F75" w14:textId="0FE61934" w:rsidR="000D6B98" w:rsidRDefault="00E36F1D" w:rsidP="00BB5F4E">
            <w:pPr>
              <w:rPr>
                <w:ins w:id="1616" w:author="Marc Florisson" w:date="2013-12-03T19:25:00Z"/>
              </w:rPr>
            </w:pPr>
            <w:ins w:id="1617" w:author="Marc Florisson" w:date="2014-04-18T16:34:00Z">
              <w:r>
                <w:t>Référence vers l’arrêt de niveau hiérarchique supérieur</w:t>
              </w:r>
            </w:ins>
          </w:p>
        </w:tc>
        <w:tc>
          <w:tcPr>
            <w:tcW w:w="1549" w:type="dxa"/>
            <w:tcPrChange w:id="1618" w:author="Marc Florisson" w:date="2014-04-18T17:38:00Z">
              <w:tcPr>
                <w:tcW w:w="1559" w:type="dxa"/>
              </w:tcPr>
            </w:tcPrChange>
          </w:tcPr>
          <w:p w14:paraId="12BC986C" w14:textId="73193076" w:rsidR="000D6B98" w:rsidRDefault="005D4000" w:rsidP="00BB5F4E">
            <w:pPr>
              <w:rPr>
                <w:ins w:id="1619" w:author="Marc Florisson" w:date="2013-12-03T19:25:00Z"/>
              </w:rPr>
            </w:pPr>
            <w:ins w:id="1620" w:author="Marc Florisson" w:date="2013-12-03T19:33:00Z">
              <w:r>
                <w:t>Int</w:t>
              </w:r>
            </w:ins>
          </w:p>
        </w:tc>
      </w:tr>
      <w:tr w:rsidR="005D4000" w14:paraId="61A0E6C1" w14:textId="77777777" w:rsidTr="00267E74">
        <w:trPr>
          <w:ins w:id="1621" w:author="Marc Florisson" w:date="2013-12-03T19:28:00Z"/>
        </w:trPr>
        <w:tc>
          <w:tcPr>
            <w:tcW w:w="1985" w:type="dxa"/>
            <w:tcPrChange w:id="1622" w:author="Marc Florisson" w:date="2014-04-18T17:38:00Z">
              <w:tcPr>
                <w:tcW w:w="1809" w:type="dxa"/>
              </w:tcPr>
            </w:tcPrChange>
          </w:tcPr>
          <w:p w14:paraId="47B53727" w14:textId="7AC34189" w:rsidR="005D4000" w:rsidRDefault="005D4000" w:rsidP="00BB5F4E">
            <w:pPr>
              <w:rPr>
                <w:ins w:id="1623" w:author="Marc Florisson" w:date="2013-12-03T19:28:00Z"/>
              </w:rPr>
            </w:pPr>
            <w:ins w:id="1624" w:author="Marc Florisson" w:date="2013-12-03T19:31:00Z">
              <w:r>
                <w:t>TransportMode</w:t>
              </w:r>
            </w:ins>
          </w:p>
        </w:tc>
        <w:tc>
          <w:tcPr>
            <w:tcW w:w="5646" w:type="dxa"/>
            <w:tcPrChange w:id="1625" w:author="Marc Florisson" w:date="2014-04-18T17:38:00Z">
              <w:tcPr>
                <w:tcW w:w="5812" w:type="dxa"/>
              </w:tcPr>
            </w:tcPrChange>
          </w:tcPr>
          <w:p w14:paraId="79AAD49A" w14:textId="77777777" w:rsidR="005D4000" w:rsidRDefault="005D4000" w:rsidP="00F440BC">
            <w:pPr>
              <w:rPr>
                <w:ins w:id="1626" w:author="Marc Florisson" w:date="2014-04-18T16:53:00Z"/>
              </w:rPr>
            </w:pPr>
            <w:ins w:id="1627" w:author="Marc Florisson" w:date="2013-12-03T19:31:00Z">
              <w:r>
                <w:t>Mode de transport principal</w:t>
              </w:r>
            </w:ins>
            <w:ins w:id="1628" w:author="Marc Florisson" w:date="2013-12-03T19:32:00Z">
              <w:r>
                <w:t xml:space="preserve"> </w:t>
              </w:r>
            </w:ins>
          </w:p>
          <w:p w14:paraId="0E11AC1C" w14:textId="73944A49" w:rsidR="00F440BC" w:rsidRDefault="00F440BC" w:rsidP="00F440BC">
            <w:pPr>
              <w:rPr>
                <w:ins w:id="1629" w:author="Marc Florisson" w:date="2013-12-03T19:28:00Z"/>
              </w:rPr>
            </w:pPr>
            <w:ins w:id="1630" w:author="Marc Florisson" w:date="2014-04-18T16:53:00Z">
              <w:r>
                <w:t xml:space="preserve">Les valeurs correspondent à l’énumération </w:t>
              </w:r>
            </w:ins>
            <w:ins w:id="1631" w:author="Marc Florisson" w:date="2014-04-18T16:54:00Z">
              <w:r>
                <w:t>T</w:t>
              </w:r>
            </w:ins>
            <w:ins w:id="1632" w:author="Marc Florisson" w:date="2014-04-18T16:55:00Z">
              <w:r>
                <w:t xml:space="preserve">ransportModeEnumeration définie dans </w:t>
              </w:r>
            </w:ins>
            <w:ins w:id="1633" w:author="Marc Florisson" w:date="2014-04-18T16:56:00Z">
              <w:r>
                <w:t>Itinerary.xsd</w:t>
              </w:r>
            </w:ins>
          </w:p>
        </w:tc>
        <w:tc>
          <w:tcPr>
            <w:tcW w:w="1549" w:type="dxa"/>
            <w:tcPrChange w:id="1634" w:author="Marc Florisson" w:date="2014-04-18T17:38:00Z">
              <w:tcPr>
                <w:tcW w:w="1559" w:type="dxa"/>
              </w:tcPr>
            </w:tcPrChange>
          </w:tcPr>
          <w:p w14:paraId="570478F3" w14:textId="295B5FE5" w:rsidR="005D4000" w:rsidRDefault="005D4000" w:rsidP="00BB5F4E">
            <w:pPr>
              <w:rPr>
                <w:ins w:id="1635" w:author="Marc Florisson" w:date="2013-12-03T19:28:00Z"/>
              </w:rPr>
            </w:pPr>
            <w:ins w:id="1636" w:author="Marc Florisson" w:date="2013-12-03T19:33:00Z">
              <w:r>
                <w:t>Varchar(255)</w:t>
              </w:r>
            </w:ins>
          </w:p>
        </w:tc>
      </w:tr>
      <w:tr w:rsidR="005D4000" w14:paraId="024A3D92" w14:textId="77777777" w:rsidTr="00267E74">
        <w:trPr>
          <w:ins w:id="1637" w:author="Marc Florisson" w:date="2013-12-03T19:29:00Z"/>
        </w:trPr>
        <w:tc>
          <w:tcPr>
            <w:tcW w:w="1985" w:type="dxa"/>
            <w:tcPrChange w:id="1638" w:author="Marc Florisson" w:date="2014-04-18T17:38:00Z">
              <w:tcPr>
                <w:tcW w:w="1809" w:type="dxa"/>
              </w:tcPr>
            </w:tcPrChange>
          </w:tcPr>
          <w:p w14:paraId="32514B62" w14:textId="2FB60CFF" w:rsidR="005D4000" w:rsidRDefault="005D4000" w:rsidP="00BB5F4E">
            <w:pPr>
              <w:rPr>
                <w:ins w:id="1639" w:author="Marc Florisson" w:date="2013-12-03T19:29:00Z"/>
              </w:rPr>
            </w:pPr>
            <w:ins w:id="1640" w:author="Marc Florisson" w:date="2013-12-03T19:31:00Z">
              <w:r>
                <w:t>QuayType</w:t>
              </w:r>
            </w:ins>
          </w:p>
        </w:tc>
        <w:tc>
          <w:tcPr>
            <w:tcW w:w="5646" w:type="dxa"/>
            <w:tcPrChange w:id="1641" w:author="Marc Florisson" w:date="2014-04-18T17:38:00Z">
              <w:tcPr>
                <w:tcW w:w="5812" w:type="dxa"/>
              </w:tcPr>
            </w:tcPrChange>
          </w:tcPr>
          <w:p w14:paraId="6A06AD22" w14:textId="1F4B261B" w:rsidR="005D4000" w:rsidRDefault="005D4000" w:rsidP="00F440BC">
            <w:pPr>
              <w:rPr>
                <w:ins w:id="1642" w:author="Marc Florisson" w:date="2014-04-18T16:53:00Z"/>
              </w:rPr>
            </w:pPr>
            <w:ins w:id="1643" w:author="Marc Florisson" w:date="2013-12-03T19:32:00Z">
              <w:r>
                <w:t>Type de zone d’embarquement</w:t>
              </w:r>
              <w:r w:rsidR="00F440BC">
                <w:t>.</w:t>
              </w:r>
            </w:ins>
          </w:p>
          <w:p w14:paraId="73C5CD4F" w14:textId="21018CC3" w:rsidR="00F440BC" w:rsidRDefault="00F440BC" w:rsidP="00F440BC">
            <w:pPr>
              <w:rPr>
                <w:ins w:id="1644" w:author="Marc Florisson" w:date="2013-12-03T19:29:00Z"/>
              </w:rPr>
            </w:pPr>
            <w:ins w:id="1645" w:author="Marc Florisson" w:date="2014-04-18T16:53:00Z">
              <w:r>
                <w:t>Les valeurs correspondent à l’énumération Netex QuayTypeEnumeration.</w:t>
              </w:r>
            </w:ins>
          </w:p>
        </w:tc>
        <w:tc>
          <w:tcPr>
            <w:tcW w:w="1549" w:type="dxa"/>
            <w:tcPrChange w:id="1646" w:author="Marc Florisson" w:date="2014-04-18T17:38:00Z">
              <w:tcPr>
                <w:tcW w:w="1559" w:type="dxa"/>
              </w:tcPr>
            </w:tcPrChange>
          </w:tcPr>
          <w:p w14:paraId="06624052" w14:textId="317AA38B" w:rsidR="005D4000" w:rsidRDefault="005D4000" w:rsidP="00BB5F4E">
            <w:pPr>
              <w:rPr>
                <w:ins w:id="1647" w:author="Marc Florisson" w:date="2013-12-03T19:29:00Z"/>
              </w:rPr>
            </w:pPr>
            <w:ins w:id="1648" w:author="Marc Florisson" w:date="2013-12-03T19:33:00Z">
              <w:r>
                <w:t>Varchar(255)</w:t>
              </w:r>
            </w:ins>
          </w:p>
        </w:tc>
      </w:tr>
      <w:tr w:rsidR="00BB5F4E" w14:paraId="1BDFBE17" w14:textId="77777777" w:rsidTr="00267E74">
        <w:tc>
          <w:tcPr>
            <w:tcW w:w="1985" w:type="dxa"/>
            <w:tcPrChange w:id="1649" w:author="Marc Florisson" w:date="2014-04-18T17:38:00Z">
              <w:tcPr>
                <w:tcW w:w="1809" w:type="dxa"/>
              </w:tcPr>
            </w:tcPrChange>
          </w:tcPr>
          <w:p w14:paraId="0B55080C" w14:textId="77777777" w:rsidR="00BB5F4E" w:rsidRDefault="00BB5F4E" w:rsidP="00BB5F4E">
            <w:r>
              <w:t>Lat</w:t>
            </w:r>
          </w:p>
        </w:tc>
        <w:tc>
          <w:tcPr>
            <w:tcW w:w="5646" w:type="dxa"/>
            <w:tcPrChange w:id="1650" w:author="Marc Florisson" w:date="2014-04-18T17:38:00Z">
              <w:tcPr>
                <w:tcW w:w="5812" w:type="dxa"/>
              </w:tcPr>
            </w:tcPrChange>
          </w:tcPr>
          <w:p w14:paraId="58226FED" w14:textId="77777777" w:rsidR="00BB5F4E" w:rsidRDefault="00BB5F4E" w:rsidP="00BB5F4E">
            <w:r>
              <w:t>Latitude WGS84</w:t>
            </w:r>
          </w:p>
        </w:tc>
        <w:tc>
          <w:tcPr>
            <w:tcW w:w="1549" w:type="dxa"/>
            <w:tcPrChange w:id="1651" w:author="Marc Florisson" w:date="2014-04-18T17:38:00Z">
              <w:tcPr>
                <w:tcW w:w="1559" w:type="dxa"/>
              </w:tcPr>
            </w:tcPrChange>
          </w:tcPr>
          <w:p w14:paraId="3C2CC073" w14:textId="77777777" w:rsidR="00BB5F4E" w:rsidRDefault="00BB5F4E" w:rsidP="00BB5F4E">
            <w:r>
              <w:t>Float</w:t>
            </w:r>
          </w:p>
        </w:tc>
      </w:tr>
      <w:tr w:rsidR="00BB5F4E" w14:paraId="227EFCB3" w14:textId="77777777" w:rsidTr="00267E74">
        <w:tc>
          <w:tcPr>
            <w:tcW w:w="1985" w:type="dxa"/>
            <w:tcPrChange w:id="1652" w:author="Marc Florisson" w:date="2014-04-18T17:38:00Z">
              <w:tcPr>
                <w:tcW w:w="1809" w:type="dxa"/>
              </w:tcPr>
            </w:tcPrChange>
          </w:tcPr>
          <w:p w14:paraId="718C48AD" w14:textId="77777777" w:rsidR="00BB5F4E" w:rsidRDefault="00BB5F4E" w:rsidP="00BB5F4E">
            <w:r>
              <w:t>Long</w:t>
            </w:r>
          </w:p>
        </w:tc>
        <w:tc>
          <w:tcPr>
            <w:tcW w:w="5646" w:type="dxa"/>
            <w:tcPrChange w:id="1653" w:author="Marc Florisson" w:date="2014-04-18T17:38:00Z">
              <w:tcPr>
                <w:tcW w:w="5812" w:type="dxa"/>
              </w:tcPr>
            </w:tcPrChange>
          </w:tcPr>
          <w:p w14:paraId="2DCD0A43" w14:textId="77777777" w:rsidR="00BB5F4E" w:rsidRDefault="00BB5F4E" w:rsidP="00BB5F4E">
            <w:r>
              <w:t>Longitude WGS84</w:t>
            </w:r>
          </w:p>
        </w:tc>
        <w:tc>
          <w:tcPr>
            <w:tcW w:w="1549" w:type="dxa"/>
            <w:tcPrChange w:id="1654" w:author="Marc Florisson" w:date="2014-04-18T17:38:00Z">
              <w:tcPr>
                <w:tcW w:w="1559" w:type="dxa"/>
              </w:tcPr>
            </w:tcPrChange>
          </w:tcPr>
          <w:p w14:paraId="2E0F7818" w14:textId="77777777" w:rsidR="00BB5F4E" w:rsidRDefault="00BB5F4E" w:rsidP="00BB5F4E">
            <w:r>
              <w:t>Float</w:t>
            </w:r>
          </w:p>
        </w:tc>
      </w:tr>
      <w:tr w:rsidR="00BB5F4E" w:rsidDel="007F2739" w14:paraId="1E6FD32F" w14:textId="0E364149" w:rsidTr="00267E74">
        <w:trPr>
          <w:del w:id="1655" w:author="Marc Florisson" w:date="2014-04-24T18:26:00Z"/>
        </w:trPr>
        <w:tc>
          <w:tcPr>
            <w:tcW w:w="1985" w:type="dxa"/>
            <w:tcPrChange w:id="1656" w:author="Marc Florisson" w:date="2014-04-18T17:38:00Z">
              <w:tcPr>
                <w:tcW w:w="1809" w:type="dxa"/>
              </w:tcPr>
            </w:tcPrChange>
          </w:tcPr>
          <w:p w14:paraId="7CB1198B" w14:textId="7EC107FA" w:rsidR="00BB5F4E" w:rsidDel="007F2739" w:rsidRDefault="00BB5F4E" w:rsidP="00BB5F4E">
            <w:pPr>
              <w:rPr>
                <w:del w:id="1657" w:author="Marc Florisson" w:date="2014-04-24T18:26:00Z"/>
              </w:rPr>
            </w:pPr>
            <w:del w:id="1658" w:author="Marc Florisson" w:date="2014-04-24T18:26:00Z">
              <w:r w:rsidDel="007F2739">
                <w:delText>Shape</w:delText>
              </w:r>
            </w:del>
          </w:p>
        </w:tc>
        <w:tc>
          <w:tcPr>
            <w:tcW w:w="5646" w:type="dxa"/>
            <w:tcPrChange w:id="1659" w:author="Marc Florisson" w:date="2014-04-18T17:38:00Z">
              <w:tcPr>
                <w:tcW w:w="5812" w:type="dxa"/>
              </w:tcPr>
            </w:tcPrChange>
          </w:tcPr>
          <w:p w14:paraId="312DE461" w14:textId="24884B29" w:rsidR="00BB5F4E" w:rsidDel="007F2739" w:rsidRDefault="00974933" w:rsidP="009830CC">
            <w:pPr>
              <w:rPr>
                <w:del w:id="1660" w:author="Marc Florisson" w:date="2014-04-24T18:26:00Z"/>
              </w:rPr>
            </w:pPr>
            <w:del w:id="1661" w:author="Marc Florisson" w:date="2014-04-24T18:26:00Z">
              <w:r w:rsidDel="007F2739">
                <w:delText>Représentation</w:delText>
              </w:r>
            </w:del>
            <w:del w:id="1662" w:author="Marc Florisson" w:date="2014-04-01T10:51:00Z">
              <w:r w:rsidDel="009830CC">
                <w:delText xml:space="preserve"> </w:delText>
              </w:r>
            </w:del>
            <w:del w:id="1663" w:author="Marc Florisson" w:date="2014-04-24T18:26:00Z">
              <w:r w:rsidR="00BB5F4E" w:rsidDel="007F2739">
                <w:delText xml:space="preserve">géographique du </w:delText>
              </w:r>
            </w:del>
            <w:del w:id="1664" w:author="Marc Florisson" w:date="2014-04-01T10:52:00Z">
              <w:r w:rsidR="00BB5F4E" w:rsidDel="009830CC">
                <w:delText>point</w:delText>
              </w:r>
            </w:del>
          </w:p>
        </w:tc>
        <w:tc>
          <w:tcPr>
            <w:tcW w:w="1549" w:type="dxa"/>
            <w:tcPrChange w:id="1665" w:author="Marc Florisson" w:date="2014-04-18T17:38:00Z">
              <w:tcPr>
                <w:tcW w:w="1559" w:type="dxa"/>
              </w:tcPr>
            </w:tcPrChange>
          </w:tcPr>
          <w:p w14:paraId="489F32E2" w14:textId="020ED60C" w:rsidR="00BB5F4E" w:rsidDel="007F2739" w:rsidRDefault="00BB5F4E" w:rsidP="00BB5F4E">
            <w:pPr>
              <w:rPr>
                <w:del w:id="1666" w:author="Marc Florisson" w:date="2014-04-24T18:26:00Z"/>
              </w:rPr>
            </w:pPr>
            <w:del w:id="1667" w:author="Marc Florisson" w:date="2014-04-24T18:26:00Z">
              <w:r w:rsidDel="007F2739">
                <w:delText>Geography</w:delText>
              </w:r>
            </w:del>
          </w:p>
        </w:tc>
      </w:tr>
    </w:tbl>
    <w:p w14:paraId="430565B3" w14:textId="77777777" w:rsidR="00BB5F4E" w:rsidRDefault="00BB5F4E" w:rsidP="00BB5F4E"/>
    <w:p w14:paraId="5488B4EF" w14:textId="6CD8BB8E" w:rsidR="00E36F1D" w:rsidRDefault="00E36F1D" w:rsidP="00E36F1D">
      <w:pPr>
        <w:rPr>
          <w:ins w:id="1668" w:author="Marc Florisson" w:date="2014-04-18T16:33:00Z"/>
        </w:rPr>
      </w:pPr>
      <w:ins w:id="1669" w:author="Marc Florisson" w:date="2014-04-18T16:30:00Z">
        <w:r>
          <w:t xml:space="preserve">La propriété Type de l’arrêt fait référence à une codification numérique de manière à ne pas être trop lié à une classification. </w:t>
        </w:r>
      </w:ins>
      <w:ins w:id="1670" w:author="Marc Florisson" w:date="2014-04-18T16:31:00Z">
        <w:r>
          <w:t>En procédant ainsi, il est possible de représenter par exemple, les types d’arrêt du modèle d</w:t>
        </w:r>
      </w:ins>
      <w:ins w:id="1671" w:author="Marc Florisson" w:date="2014-04-18T16:32:00Z">
        <w:r>
          <w:t>’arrêt partagé.</w:t>
        </w:r>
      </w:ins>
    </w:p>
    <w:p w14:paraId="6FE3F1B0" w14:textId="77777777" w:rsidR="00E36F1D" w:rsidRDefault="00E36F1D" w:rsidP="00E36F1D">
      <w:pPr>
        <w:rPr>
          <w:ins w:id="1672" w:author="Marc Florisson" w:date="2014-04-18T16:36:00Z"/>
        </w:rPr>
      </w:pPr>
    </w:p>
    <w:p w14:paraId="3F08A98C" w14:textId="77777777" w:rsidR="005F0FD2" w:rsidRDefault="00E36F1D" w:rsidP="00E36F1D">
      <w:pPr>
        <w:rPr>
          <w:ins w:id="1673" w:author="Marc Florisson" w:date="2014-04-18T17:30:00Z"/>
        </w:rPr>
      </w:pPr>
      <w:ins w:id="1674" w:author="Marc Florisson" w:date="2014-04-18T16:36:00Z">
        <w:r>
          <w:t xml:space="preserve">Dans le cas d’une alimentation basée sur un référentiel </w:t>
        </w:r>
      </w:ins>
      <w:ins w:id="1675" w:author="Marc Florisson" w:date="2014-04-18T16:37:00Z">
        <w:r w:rsidR="00A43D5C">
          <w:t>qui implémente le modèle d’arrêt partagé</w:t>
        </w:r>
      </w:ins>
      <w:ins w:id="1676" w:author="Marc Florisson" w:date="2014-04-18T16:36:00Z">
        <w:r>
          <w:t>,</w:t>
        </w:r>
      </w:ins>
      <w:ins w:id="1677" w:author="Marc Florisson" w:date="2014-04-18T16:37:00Z">
        <w:r w:rsidR="00A43D5C">
          <w:t xml:space="preserve"> </w:t>
        </w:r>
      </w:ins>
      <w:ins w:id="1678" w:author="Marc Florisson" w:date="2014-04-18T17:30:00Z">
        <w:r w:rsidR="005F0FD2">
          <w:t>un certain nombre de propriétés peuvent être définies</w:t>
        </w:r>
      </w:ins>
    </w:p>
    <w:p w14:paraId="484283D5" w14:textId="09666A6B" w:rsidR="005F0FD2" w:rsidRDefault="005F0FD2">
      <w:pPr>
        <w:pStyle w:val="Paragraphedeliste"/>
        <w:numPr>
          <w:ilvl w:val="0"/>
          <w:numId w:val="49"/>
        </w:numPr>
        <w:rPr>
          <w:ins w:id="1679" w:author="Marc Florisson" w:date="2014-04-18T17:30:00Z"/>
        </w:rPr>
        <w:pPrChange w:id="1680" w:author="Marc Florisson" w:date="2014-04-18T17:37:00Z">
          <w:pPr/>
        </w:pPrChange>
      </w:pPr>
      <w:ins w:id="1681" w:author="Marc Florisson" w:date="2014-04-18T17:30:00Z">
        <w:r>
          <w:t>Type : le type d’arrêt d</w:t>
        </w:r>
      </w:ins>
      <w:ins w:id="1682" w:author="Marc Florisson" w:date="2014-04-18T17:31:00Z">
        <w:r>
          <w:t>’arrêt par rapport à une hiérarchique de l’arrêt (lieu d’arrêt Multimodal, lieu d’arrêt Monomodal, etc)</w:t>
        </w:r>
      </w:ins>
    </w:p>
    <w:p w14:paraId="449D4A17" w14:textId="650502F9" w:rsidR="00A43D5C" w:rsidRDefault="00C42BC5">
      <w:pPr>
        <w:pStyle w:val="Paragraphedeliste"/>
        <w:numPr>
          <w:ilvl w:val="0"/>
          <w:numId w:val="49"/>
        </w:numPr>
        <w:rPr>
          <w:ins w:id="1683" w:author="Marc Florisson" w:date="2014-04-18T17:33:00Z"/>
        </w:rPr>
        <w:pPrChange w:id="1684" w:author="Marc Florisson" w:date="2014-04-18T17:37:00Z">
          <w:pPr/>
        </w:pPrChange>
      </w:pPr>
      <w:ins w:id="1685" w:author="Marc Florisson" w:date="2014-04-24T10:44:00Z">
        <w:r>
          <w:t>StopParentId</w:t>
        </w:r>
      </w:ins>
      <w:ins w:id="1686" w:author="Marc Florisson" w:date="2014-04-18T17:30:00Z">
        <w:r w:rsidR="005F0FD2">
          <w:t xml:space="preserve"> : </w:t>
        </w:r>
      </w:ins>
      <w:ins w:id="1687" w:author="Marc Florisson" w:date="2014-04-18T17:31:00Z">
        <w:r w:rsidR="005F0FD2">
          <w:t>la référence vers l’arrêt de niveau hiérarchique</w:t>
        </w:r>
      </w:ins>
      <w:ins w:id="1688" w:author="Marc Florisson" w:date="2014-04-18T17:32:00Z">
        <w:r w:rsidR="005F0FD2">
          <w:t xml:space="preserve"> supérieur </w:t>
        </w:r>
      </w:ins>
    </w:p>
    <w:p w14:paraId="3805982C" w14:textId="2E8F4469" w:rsidR="005F0FD2" w:rsidRDefault="005F0FD2">
      <w:pPr>
        <w:pStyle w:val="Paragraphedeliste"/>
        <w:numPr>
          <w:ilvl w:val="0"/>
          <w:numId w:val="49"/>
        </w:numPr>
        <w:rPr>
          <w:ins w:id="1689" w:author="Marc Florisson" w:date="2014-04-18T17:36:00Z"/>
        </w:rPr>
        <w:pPrChange w:id="1690" w:author="Marc Florisson" w:date="2014-04-18T17:37:00Z">
          <w:pPr/>
        </w:pPrChange>
      </w:pPr>
      <w:ins w:id="1691" w:author="Marc Florisson" w:date="2014-04-18T17:33:00Z">
        <w:r>
          <w:t>AdministrativeCode</w:t>
        </w:r>
      </w:ins>
      <w:ins w:id="1692" w:author="Marc Florisson" w:date="2014-04-18T17:36:00Z">
        <w:r>
          <w:t> : le code INSEE de la commune d’appartenance</w:t>
        </w:r>
      </w:ins>
    </w:p>
    <w:p w14:paraId="62AD547E" w14:textId="5547BAC3" w:rsidR="005F0FD2" w:rsidRDefault="005F0FD2">
      <w:pPr>
        <w:pStyle w:val="Paragraphedeliste"/>
        <w:numPr>
          <w:ilvl w:val="0"/>
          <w:numId w:val="49"/>
        </w:numPr>
        <w:rPr>
          <w:ins w:id="1693" w:author="Marc Florisson" w:date="2014-04-18T17:37:00Z"/>
        </w:rPr>
        <w:pPrChange w:id="1694" w:author="Marc Florisson" w:date="2014-04-18T17:37:00Z">
          <w:pPr/>
        </w:pPrChange>
      </w:pPr>
      <w:ins w:id="1695" w:author="Marc Florisson" w:date="2014-04-18T17:36:00Z">
        <w:r>
          <w:t>TransportMode : le mode de transport principal de l</w:t>
        </w:r>
      </w:ins>
      <w:ins w:id="1696" w:author="Marc Florisson" w:date="2014-04-18T17:37:00Z">
        <w:r>
          <w:t>’arrêt</w:t>
        </w:r>
      </w:ins>
    </w:p>
    <w:p w14:paraId="687C3058" w14:textId="50C3EB4E" w:rsidR="005F0FD2" w:rsidRDefault="005F0FD2">
      <w:pPr>
        <w:pStyle w:val="Paragraphedeliste"/>
        <w:numPr>
          <w:ilvl w:val="0"/>
          <w:numId w:val="49"/>
        </w:numPr>
        <w:rPr>
          <w:ins w:id="1697" w:author="Marc Florisson" w:date="2014-04-18T17:37:00Z"/>
        </w:rPr>
        <w:pPrChange w:id="1698" w:author="Marc Florisson" w:date="2014-04-18T17:37:00Z">
          <w:pPr/>
        </w:pPrChange>
      </w:pPr>
      <w:ins w:id="1699" w:author="Marc Florisson" w:date="2014-04-18T17:37:00Z">
        <w:r>
          <w:t>QuayType : le type de quai</w:t>
        </w:r>
      </w:ins>
    </w:p>
    <w:p w14:paraId="4B9CB139" w14:textId="5B561F1D" w:rsidR="005F0FD2" w:rsidRDefault="00C42BC5" w:rsidP="00E36F1D">
      <w:pPr>
        <w:rPr>
          <w:ins w:id="1700" w:author="Marc Florisson" w:date="2014-04-18T16:38:00Z"/>
        </w:rPr>
      </w:pPr>
      <w:ins w:id="1701" w:author="Marc Florisson" w:date="2014-04-24T10:43:00Z">
        <w:r>
          <w:t xml:space="preserve">La hiérarchie d’arrêt </w:t>
        </w:r>
      </w:ins>
      <w:ins w:id="1702" w:author="Marc Florisson" w:date="2014-04-24T10:45:00Z">
        <w:r>
          <w:t xml:space="preserve">(définie à travers StopParentId et Type) </w:t>
        </w:r>
      </w:ins>
      <w:ins w:id="1703" w:author="Marc Florisson" w:date="2014-04-24T10:46:00Z">
        <w:r>
          <w:t xml:space="preserve">est à prendre en compte au niveau du backoffice pour </w:t>
        </w:r>
      </w:ins>
      <w:ins w:id="1704" w:author="Marc Florisson" w:date="2014-04-24T10:47:00Z">
        <w:r>
          <w:t>gérer la création et la mise à jour des transitions</w:t>
        </w:r>
      </w:ins>
      <w:ins w:id="1705" w:author="Marc Florisson" w:date="2014-04-24T10:49:00Z">
        <w:r>
          <w:t xml:space="preserve"> (cf </w:t>
        </w:r>
      </w:ins>
      <w:ins w:id="1706" w:author="Marc Florisson" w:date="2014-04-24T10:50:00Z">
        <w:r>
          <w:fldChar w:fldCharType="begin"/>
        </w:r>
        <w:r>
          <w:instrText xml:space="preserve"> REF _Ref259955934 \r \h </w:instrText>
        </w:r>
      </w:ins>
      <w:r>
        <w:fldChar w:fldCharType="separate"/>
      </w:r>
      <w:ins w:id="1707" w:author="Marc Florisson" w:date="2014-04-24T10:50:00Z">
        <w:r>
          <w:t>5.5.1.3</w:t>
        </w:r>
        <w:r>
          <w:fldChar w:fldCharType="end"/>
        </w:r>
        <w:r>
          <w:t xml:space="preserve"> </w:t>
        </w:r>
        <w:r>
          <w:fldChar w:fldCharType="begin"/>
        </w:r>
        <w:r>
          <w:instrText xml:space="preserve"> REF _Ref259955934 \h </w:instrText>
        </w:r>
      </w:ins>
      <w:r>
        <w:fldChar w:fldCharType="separate"/>
      </w:r>
      <w:ins w:id="1708" w:author="Marc Florisson" w:date="2014-04-24T10:50:00Z">
        <w:r>
          <w:t>Fonction de mise à jour des transitions</w:t>
        </w:r>
        <w:r>
          <w:fldChar w:fldCharType="end"/>
        </w:r>
      </w:ins>
      <w:ins w:id="1709" w:author="Marc Florisson" w:date="2014-04-24T10:49:00Z">
        <w:r>
          <w:t>)</w:t>
        </w:r>
      </w:ins>
      <w:ins w:id="1710" w:author="Marc Florisson" w:date="2014-04-24T10:48:00Z">
        <w:r>
          <w:t>. Les arrêts appartenant à une même hiérarchie devraient être mis en relation dans la table CONNECTION (sauf exception particulière)</w:t>
        </w:r>
      </w:ins>
      <w:ins w:id="1711" w:author="Marc Florisson" w:date="2014-04-24T10:49:00Z">
        <w:r>
          <w:t>.</w:t>
        </w:r>
      </w:ins>
    </w:p>
    <w:p w14:paraId="74B0B0F2" w14:textId="77777777" w:rsidR="00C42BC5" w:rsidRDefault="00C42BC5" w:rsidP="005F0FD2">
      <w:pPr>
        <w:rPr>
          <w:ins w:id="1712" w:author="Marc Florisson" w:date="2014-04-24T10:43:00Z"/>
        </w:rPr>
      </w:pPr>
    </w:p>
    <w:p w14:paraId="6EBF8A84" w14:textId="77777777" w:rsidR="005F0FD2" w:rsidRDefault="005F0FD2" w:rsidP="005F0FD2">
      <w:pPr>
        <w:rPr>
          <w:ins w:id="1713" w:author="Marc Florisson" w:date="2014-04-18T17:32:00Z"/>
        </w:rPr>
      </w:pPr>
      <w:ins w:id="1714" w:author="Marc Florisson" w:date="2014-04-18T17:32:00Z">
        <w:r>
          <w:t>Dans le cadre du POC, seuls les arrêts (de type arrêts physiques) sont collectés.</w:t>
        </w:r>
      </w:ins>
    </w:p>
    <w:p w14:paraId="6E6CAE98" w14:textId="40591212" w:rsidR="005F0FD2" w:rsidRDefault="005F0FD2" w:rsidP="00E36F1D">
      <w:pPr>
        <w:rPr>
          <w:ins w:id="1715" w:author="Marc Florisson" w:date="2014-04-18T17:30:00Z"/>
        </w:rPr>
      </w:pPr>
      <w:ins w:id="1716" w:author="Marc Florisson" w:date="2014-04-18T17:32:00Z">
        <w:r>
          <w:t>Aucune de</w:t>
        </w:r>
        <w:r w:rsidR="00267E74">
          <w:t>s 5</w:t>
        </w:r>
        <w:r>
          <w:t xml:space="preserve"> propriétés ci-dessus n’est utilisée.</w:t>
        </w:r>
      </w:ins>
    </w:p>
    <w:p w14:paraId="410A6E9E" w14:textId="77777777" w:rsidR="005F0FD2" w:rsidRDefault="005F0FD2" w:rsidP="00E36F1D">
      <w:pPr>
        <w:rPr>
          <w:ins w:id="1717" w:author="Marc Florisson" w:date="2014-04-18T16:32:00Z"/>
        </w:rPr>
      </w:pPr>
    </w:p>
    <w:p w14:paraId="7E534754" w14:textId="106F3209" w:rsidR="00E36F1D" w:rsidRDefault="00E36F1D" w:rsidP="00BB5F4E">
      <w:pPr>
        <w:rPr>
          <w:ins w:id="1718" w:author="Marc Florisson" w:date="2014-04-18T16:30:00Z"/>
        </w:rPr>
      </w:pPr>
    </w:p>
    <w:p w14:paraId="411B63A3" w14:textId="680DA9EB" w:rsidR="00BB5F4E" w:rsidRDefault="00BB5F4E" w:rsidP="00BB5F4E">
      <w:pPr>
        <w:rPr>
          <w:ins w:id="1719" w:author="Marc Florisson" w:date="2014-02-21T17:35:00Z"/>
        </w:rPr>
      </w:pPr>
      <w:r>
        <w:t xml:space="preserve">Cette table doit être Indexée par StopCode et </w:t>
      </w:r>
      <w:ins w:id="1720" w:author="Marc Florisson" w:date="2014-04-24T07:26:00Z">
        <w:r w:rsidR="00474DDE">
          <w:t>M</w:t>
        </w:r>
      </w:ins>
      <w:del w:id="1721" w:author="Marc Florisson" w:date="2014-04-24T07:26:00Z">
        <w:r w:rsidDel="00474DDE">
          <w:delText>T</w:delText>
        </w:r>
      </w:del>
      <w:r>
        <w:t xml:space="preserve">isId pour accélérer la construction de la table </w:t>
      </w:r>
      <w:del w:id="1722" w:author="Marc Florisson" w:date="2013-12-03T19:43:00Z">
        <w:r w:rsidDel="00DB4270">
          <w:delText>TRANSFER</w:delText>
        </w:r>
      </w:del>
      <w:ins w:id="1723" w:author="Marc Florisson" w:date="2013-12-03T19:43:00Z">
        <w:r w:rsidR="00DB4270">
          <w:t>CONNECTION</w:t>
        </w:r>
      </w:ins>
      <w:r>
        <w:t>S.</w:t>
      </w:r>
      <w:ins w:id="1724" w:author="Marc Florisson" w:date="2014-04-18T16:27:00Z">
        <w:r w:rsidR="00E36F1D">
          <w:t xml:space="preserve"> </w:t>
        </w:r>
      </w:ins>
    </w:p>
    <w:p w14:paraId="486FE59E" w14:textId="77777777" w:rsidR="00966BB5" w:rsidRDefault="00966BB5" w:rsidP="00966BB5">
      <w:pPr>
        <w:rPr>
          <w:ins w:id="1725" w:author="Marc Florisson" w:date="2014-02-21T17:37:00Z"/>
        </w:rPr>
      </w:pPr>
    </w:p>
    <w:p w14:paraId="07C8C069" w14:textId="751E76D6" w:rsidR="00966BB5" w:rsidRDefault="004D0CBE" w:rsidP="00966BB5">
      <w:pPr>
        <w:rPr>
          <w:ins w:id="1726" w:author="Marc Florisson" w:date="2014-02-21T17:37:00Z"/>
        </w:rPr>
      </w:pPr>
      <w:ins w:id="1727" w:author="Marc Florisson" w:date="2014-04-24T18:19:00Z">
        <w:r>
          <w:t>Au niveau physique les colonnes Lat et Long peuvent être représenté</w:t>
        </w:r>
      </w:ins>
      <w:ins w:id="1728" w:author="Marc Florisson" w:date="2014-04-24T18:20:00Z">
        <w:r>
          <w:t>s</w:t>
        </w:r>
      </w:ins>
      <w:ins w:id="1729" w:author="Marc Florisson" w:date="2014-04-24T18:19:00Z">
        <w:r>
          <w:t xml:space="preserve"> par un champ géographique sur lequel</w:t>
        </w:r>
      </w:ins>
      <w:ins w:id="1730" w:author="Marc Florisson" w:date="2014-04-24T18:20:00Z">
        <w:r>
          <w:t xml:space="preserve"> un </w:t>
        </w:r>
      </w:ins>
      <w:ins w:id="1731" w:author="Marc Florisson" w:date="2014-02-21T17:37:00Z">
        <w:r w:rsidR="00966BB5">
          <w:t xml:space="preserve">Index spatial peut accélérer la sélection des SIM </w:t>
        </w:r>
      </w:ins>
      <w:ins w:id="1732" w:author="Marc Florisson" w:date="2014-02-21T17:38:00Z">
        <w:r w:rsidR="00966BB5">
          <w:t xml:space="preserve">à partir d’un rayonnement autour d’une position géographique </w:t>
        </w:r>
      </w:ins>
      <w:ins w:id="1733" w:author="Marc Florisson" w:date="2014-02-21T17:37:00Z">
        <w:r w:rsidR="00966BB5">
          <w:t xml:space="preserve">(cf </w:t>
        </w:r>
        <w:r w:rsidR="00966BB5">
          <w:fldChar w:fldCharType="begin"/>
        </w:r>
        <w:r w:rsidR="00966BB5">
          <w:instrText xml:space="preserve"> REF _Ref244140071 \r \h </w:instrText>
        </w:r>
      </w:ins>
      <w:ins w:id="1734" w:author="Marc Florisson" w:date="2014-02-21T17:37:00Z">
        <w:r w:rsidR="00966BB5">
          <w:fldChar w:fldCharType="separate"/>
        </w:r>
      </w:ins>
      <w:r w:rsidR="00966BB5">
        <w:t>5.4.2.2</w:t>
      </w:r>
      <w:ins w:id="1735" w:author="Marc Florisson" w:date="2014-02-21T17:37:00Z">
        <w:r w:rsidR="00966BB5">
          <w:fldChar w:fldCharType="end"/>
        </w:r>
        <w:r w:rsidR="00966BB5">
          <w:t xml:space="preserve"> </w:t>
        </w:r>
        <w:r w:rsidR="00966BB5">
          <w:fldChar w:fldCharType="begin"/>
        </w:r>
        <w:r w:rsidR="00966BB5">
          <w:instrText xml:space="preserve"> REF _Ref244140089 \h </w:instrText>
        </w:r>
      </w:ins>
      <w:ins w:id="1736" w:author="Marc Florisson" w:date="2014-02-21T17:37:00Z">
        <w:r w:rsidR="00966BB5">
          <w:fldChar w:fldCharType="separate"/>
        </w:r>
      </w:ins>
      <w:r w:rsidR="00966BB5">
        <w:t>Fonction de sélection des SIM à proximité d’une position géographique</w:t>
      </w:r>
      <w:ins w:id="1737" w:author="Marc Florisson" w:date="2014-02-21T17:37:00Z">
        <w:r w:rsidR="00966BB5">
          <w:fldChar w:fldCharType="end"/>
        </w:r>
        <w:r w:rsidR="00966BB5">
          <w:t>).</w:t>
        </w:r>
      </w:ins>
    </w:p>
    <w:p w14:paraId="42D85892" w14:textId="77777777" w:rsidR="0030138C" w:rsidRDefault="0030138C" w:rsidP="00BB5F4E"/>
    <w:p w14:paraId="326DFFC3" w14:textId="6D84308A" w:rsidR="00BB5F4E" w:rsidRDefault="00BB5F4E" w:rsidP="00BB5F4E">
      <w:pPr>
        <w:pStyle w:val="Titre4"/>
      </w:pPr>
      <w:del w:id="1738" w:author="Marc Florisson" w:date="2013-12-03T19:43:00Z">
        <w:r w:rsidDel="00DB4270">
          <w:delText>TRANSFER</w:delText>
        </w:r>
      </w:del>
      <w:ins w:id="1739" w:author="Marc Florisson" w:date="2013-12-03T19:43:00Z">
        <w:r w:rsidR="00DB4270">
          <w:t>CONNECTION</w:t>
        </w:r>
      </w:ins>
      <w:ins w:id="1740" w:author="Marc Florisson" w:date="2014-04-24T18:21:00Z">
        <w:r w:rsidR="004D0CBE">
          <w:t>S</w:t>
        </w:r>
      </w:ins>
    </w:p>
    <w:p w14:paraId="40F9A08D" w14:textId="77777777" w:rsidR="00BB5F4E" w:rsidRPr="00720977" w:rsidRDefault="00BB5F4E" w:rsidP="00BB5F4E">
      <w:r>
        <w:t>Table des correspondances possibles entre les arrêts de SIM différents. Le contenu de la table obtenue par rapprochement géographique des éléments de la table STOPS.</w:t>
      </w:r>
    </w:p>
    <w:p w14:paraId="008464AD" w14:textId="77777777" w:rsidR="00C42BC5" w:rsidRDefault="00C42BC5" w:rsidP="00C42BC5">
      <w:pPr>
        <w:rPr>
          <w:ins w:id="1741" w:author="Marc Florisson" w:date="2014-04-24T10:42:00Z"/>
        </w:rPr>
      </w:pPr>
    </w:p>
    <w:p w14:paraId="7216EDE0" w14:textId="77777777" w:rsidR="00C42BC5" w:rsidRPr="00720977" w:rsidRDefault="00C42BC5" w:rsidP="00C42BC5">
      <w:pPr>
        <w:rPr>
          <w:ins w:id="1742" w:author="Marc Florisson" w:date="2014-04-24T10:42:00Z"/>
        </w:rPr>
      </w:pPr>
      <w:ins w:id="1743" w:author="Marc Florisson" w:date="2014-04-24T10:42:00Z">
        <w:r>
          <w:t>Dans le cas d’une alimentation basée sur un modèle d’arrêt partagé, le regroupement d’arrêts dans une hiérarchie (arrêts d’un lieu d’arrêt Mulitmodal par exemple) doit se traduire par des connections entre tous les arrêts de la hiérarchie.</w:t>
        </w:r>
      </w:ins>
    </w:p>
    <w:p w14:paraId="43910A5A" w14:textId="77777777" w:rsidR="00BB5F4E" w:rsidRDefault="00BB5F4E" w:rsidP="00BB5F4E"/>
    <w:tbl>
      <w:tblPr>
        <w:tblStyle w:val="Grille"/>
        <w:tblW w:w="9180" w:type="dxa"/>
        <w:tblLook w:val="04A0" w:firstRow="1" w:lastRow="0" w:firstColumn="1" w:lastColumn="0" w:noHBand="0" w:noVBand="1"/>
        <w:tblPrChange w:id="1744" w:author="Marc Florisson" w:date="2014-04-24T18:10:00Z">
          <w:tblPr>
            <w:tblStyle w:val="Grille"/>
            <w:tblW w:w="9180" w:type="dxa"/>
            <w:tblLook w:val="04A0" w:firstRow="1" w:lastRow="0" w:firstColumn="1" w:lastColumn="0" w:noHBand="0" w:noVBand="1"/>
          </w:tblPr>
        </w:tblPrChange>
      </w:tblPr>
      <w:tblGrid>
        <w:gridCol w:w="2566"/>
        <w:gridCol w:w="4735"/>
        <w:gridCol w:w="1879"/>
        <w:tblGridChange w:id="1745">
          <w:tblGrid>
            <w:gridCol w:w="2465"/>
            <w:gridCol w:w="4818"/>
            <w:gridCol w:w="1897"/>
          </w:tblGrid>
        </w:tblGridChange>
      </w:tblGrid>
      <w:tr w:rsidR="00BB5F4E" w14:paraId="75575ED1" w14:textId="77777777" w:rsidTr="004D0CBE">
        <w:trPr>
          <w:gridAfter w:val="2"/>
          <w:wAfter w:w="6715" w:type="dxa"/>
          <w:trPrChange w:id="1746" w:author="Marc Florisson" w:date="2014-04-24T18:10:00Z">
            <w:trPr>
              <w:gridAfter w:val="2"/>
              <w:wAfter w:w="7400" w:type="dxa"/>
            </w:trPr>
          </w:trPrChange>
        </w:trPr>
        <w:tc>
          <w:tcPr>
            <w:tcW w:w="2465" w:type="dxa"/>
            <w:tcPrChange w:id="1747" w:author="Marc Florisson" w:date="2014-04-24T18:10:00Z">
              <w:tcPr>
                <w:tcW w:w="1780" w:type="dxa"/>
              </w:tcPr>
            </w:tcPrChange>
          </w:tcPr>
          <w:p w14:paraId="2E470353" w14:textId="4B4BF051" w:rsidR="00BB5F4E" w:rsidRDefault="00BB5F4E" w:rsidP="00BB5F4E">
            <w:del w:id="1748" w:author="Marc Florisson" w:date="2013-12-03T19:43:00Z">
              <w:r w:rsidDel="00DB4270">
                <w:delText>TRANSFER</w:delText>
              </w:r>
            </w:del>
            <w:ins w:id="1749" w:author="Marc Florisson" w:date="2013-12-03T19:43:00Z">
              <w:r w:rsidR="00DB4270">
                <w:t>CONNECTION</w:t>
              </w:r>
            </w:ins>
            <w:ins w:id="1750" w:author="Marc Florisson" w:date="2014-04-24T18:21:00Z">
              <w:r w:rsidR="004D0CBE">
                <w:t>S</w:t>
              </w:r>
            </w:ins>
            <w:del w:id="1751" w:author="Marc Florisson" w:date="2014-04-24T18:09:00Z">
              <w:r w:rsidDel="004D0CBE">
                <w:delText>S</w:delText>
              </w:r>
            </w:del>
          </w:p>
        </w:tc>
      </w:tr>
      <w:tr w:rsidR="00BB5F4E" w14:paraId="317EB442" w14:textId="77777777" w:rsidTr="004D0CBE">
        <w:tc>
          <w:tcPr>
            <w:tcW w:w="2465" w:type="dxa"/>
            <w:tcPrChange w:id="1752" w:author="Marc Florisson" w:date="2014-04-24T18:10:00Z">
              <w:tcPr>
                <w:tcW w:w="1780" w:type="dxa"/>
              </w:tcPr>
            </w:tcPrChange>
          </w:tcPr>
          <w:p w14:paraId="33DD65B2" w14:textId="77777777" w:rsidR="00BB5F4E" w:rsidRDefault="00BB5F4E" w:rsidP="00BB5F4E">
            <w:r w:rsidRPr="00AE57B5">
              <w:rPr>
                <w:i/>
                <w:sz w:val="16"/>
                <w:szCs w:val="16"/>
              </w:rPr>
              <w:t>(Clé)</w:t>
            </w:r>
            <w:r>
              <w:t xml:space="preserve"> StopId1</w:t>
            </w:r>
          </w:p>
        </w:tc>
        <w:tc>
          <w:tcPr>
            <w:tcW w:w="4818" w:type="dxa"/>
            <w:tcPrChange w:id="1753" w:author="Marc Florisson" w:date="2014-04-24T18:10:00Z">
              <w:tcPr>
                <w:tcW w:w="5379" w:type="dxa"/>
              </w:tcPr>
            </w:tcPrChange>
          </w:tcPr>
          <w:p w14:paraId="4F933B8C" w14:textId="580EB4C4" w:rsidR="00BB5F4E" w:rsidRDefault="00BB5F4E" w:rsidP="00214C1D">
            <w:r>
              <w:t>Id de l’arrêt dans l</w:t>
            </w:r>
            <w:r w:rsidR="00214C1D">
              <w:t>a table STOP</w:t>
            </w:r>
          </w:p>
        </w:tc>
        <w:tc>
          <w:tcPr>
            <w:tcW w:w="1897" w:type="dxa"/>
            <w:tcPrChange w:id="1754" w:author="Marc Florisson" w:date="2014-04-24T18:10:00Z">
              <w:tcPr>
                <w:tcW w:w="2021" w:type="dxa"/>
              </w:tcPr>
            </w:tcPrChange>
          </w:tcPr>
          <w:p w14:paraId="5E605A8D" w14:textId="77777777" w:rsidR="00BB5F4E" w:rsidRDefault="00BB5F4E" w:rsidP="00BB5F4E">
            <w:r>
              <w:t>Int</w:t>
            </w:r>
          </w:p>
        </w:tc>
      </w:tr>
      <w:tr w:rsidR="00BB5F4E" w14:paraId="26B1CC30" w14:textId="77777777" w:rsidTr="004D0CBE">
        <w:tc>
          <w:tcPr>
            <w:tcW w:w="2465" w:type="dxa"/>
            <w:tcPrChange w:id="1755" w:author="Marc Florisson" w:date="2014-04-24T18:10:00Z">
              <w:tcPr>
                <w:tcW w:w="1780" w:type="dxa"/>
              </w:tcPr>
            </w:tcPrChange>
          </w:tcPr>
          <w:p w14:paraId="64D60411" w14:textId="77777777" w:rsidR="00BB5F4E" w:rsidRDefault="00BB5F4E" w:rsidP="00BB5F4E">
            <w:r w:rsidRPr="00AE57B5">
              <w:rPr>
                <w:i/>
                <w:sz w:val="16"/>
                <w:szCs w:val="16"/>
              </w:rPr>
              <w:t>(Clé)</w:t>
            </w:r>
            <w:r>
              <w:t xml:space="preserve"> StopId2</w:t>
            </w:r>
          </w:p>
        </w:tc>
        <w:tc>
          <w:tcPr>
            <w:tcW w:w="4818" w:type="dxa"/>
            <w:tcPrChange w:id="1756" w:author="Marc Florisson" w:date="2014-04-24T18:10:00Z">
              <w:tcPr>
                <w:tcW w:w="5379" w:type="dxa"/>
              </w:tcPr>
            </w:tcPrChange>
          </w:tcPr>
          <w:p w14:paraId="0166F3F2" w14:textId="434F6627" w:rsidR="00BB5F4E" w:rsidRDefault="00BB5F4E" w:rsidP="00BB5F4E">
            <w:r>
              <w:t>Id de l’arrêt dans l</w:t>
            </w:r>
            <w:r w:rsidR="00214C1D">
              <w:t>a table STOP</w:t>
            </w:r>
          </w:p>
        </w:tc>
        <w:tc>
          <w:tcPr>
            <w:tcW w:w="1897" w:type="dxa"/>
            <w:tcPrChange w:id="1757" w:author="Marc Florisson" w:date="2014-04-24T18:10:00Z">
              <w:tcPr>
                <w:tcW w:w="2021" w:type="dxa"/>
              </w:tcPr>
            </w:tcPrChange>
          </w:tcPr>
          <w:p w14:paraId="65A93060" w14:textId="77777777" w:rsidR="00BB5F4E" w:rsidRDefault="00BB5F4E" w:rsidP="00BB5F4E">
            <w:r>
              <w:t>Int</w:t>
            </w:r>
          </w:p>
        </w:tc>
      </w:tr>
      <w:tr w:rsidR="00BB5F4E" w14:paraId="26BD371A" w14:textId="77777777" w:rsidTr="004D0CBE">
        <w:tc>
          <w:tcPr>
            <w:tcW w:w="2465" w:type="dxa"/>
            <w:tcPrChange w:id="1758" w:author="Marc Florisson" w:date="2014-04-24T18:10:00Z">
              <w:tcPr>
                <w:tcW w:w="1780" w:type="dxa"/>
              </w:tcPr>
            </w:tcPrChange>
          </w:tcPr>
          <w:p w14:paraId="0DF30F4E" w14:textId="77777777" w:rsidR="00BB5F4E" w:rsidRDefault="00BB5F4E" w:rsidP="00BB5F4E">
            <w:r>
              <w:t>Distance</w:t>
            </w:r>
          </w:p>
        </w:tc>
        <w:tc>
          <w:tcPr>
            <w:tcW w:w="4818" w:type="dxa"/>
            <w:tcPrChange w:id="1759" w:author="Marc Florisson" w:date="2014-04-24T18:10:00Z">
              <w:tcPr>
                <w:tcW w:w="5379" w:type="dxa"/>
              </w:tcPr>
            </w:tcPrChange>
          </w:tcPr>
          <w:p w14:paraId="409EC9D9" w14:textId="77777777" w:rsidR="00BB5F4E" w:rsidRDefault="00BB5F4E" w:rsidP="00BB5F4E">
            <w:r>
              <w:t>Distance à vol d’oiseau (m)</w:t>
            </w:r>
          </w:p>
        </w:tc>
        <w:tc>
          <w:tcPr>
            <w:tcW w:w="1897" w:type="dxa"/>
            <w:tcPrChange w:id="1760" w:author="Marc Florisson" w:date="2014-04-24T18:10:00Z">
              <w:tcPr>
                <w:tcW w:w="2021" w:type="dxa"/>
              </w:tcPr>
            </w:tcPrChange>
          </w:tcPr>
          <w:p w14:paraId="26B2719C" w14:textId="77777777" w:rsidR="00BB5F4E" w:rsidRDefault="00BB5F4E" w:rsidP="00BB5F4E">
            <w:r>
              <w:t>Int</w:t>
            </w:r>
          </w:p>
        </w:tc>
      </w:tr>
      <w:tr w:rsidR="00BB5F4E" w14:paraId="36E927D6" w14:textId="77777777" w:rsidTr="004D0CBE">
        <w:tc>
          <w:tcPr>
            <w:tcW w:w="2465" w:type="dxa"/>
            <w:tcPrChange w:id="1761" w:author="Marc Florisson" w:date="2014-04-24T18:10:00Z">
              <w:tcPr>
                <w:tcW w:w="1780" w:type="dxa"/>
              </w:tcPr>
            </w:tcPrChange>
          </w:tcPr>
          <w:p w14:paraId="43F7BA96" w14:textId="77777777" w:rsidR="00BB5F4E" w:rsidRDefault="00BB5F4E" w:rsidP="00BB5F4E">
            <w:r>
              <w:t>Duration</w:t>
            </w:r>
          </w:p>
        </w:tc>
        <w:tc>
          <w:tcPr>
            <w:tcW w:w="4818" w:type="dxa"/>
            <w:tcPrChange w:id="1762" w:author="Marc Florisson" w:date="2014-04-24T18:10:00Z">
              <w:tcPr>
                <w:tcW w:w="5379" w:type="dxa"/>
              </w:tcPr>
            </w:tcPrChange>
          </w:tcPr>
          <w:p w14:paraId="11BDD3AD" w14:textId="77777777" w:rsidR="00BB5F4E" w:rsidRDefault="00BB5F4E" w:rsidP="00BB5F4E">
            <w:r>
              <w:t>Temps estimé de correspondance (min)</w:t>
            </w:r>
          </w:p>
        </w:tc>
        <w:tc>
          <w:tcPr>
            <w:tcW w:w="1897" w:type="dxa"/>
            <w:tcPrChange w:id="1763" w:author="Marc Florisson" w:date="2014-04-24T18:10:00Z">
              <w:tcPr>
                <w:tcW w:w="2021" w:type="dxa"/>
              </w:tcPr>
            </w:tcPrChange>
          </w:tcPr>
          <w:p w14:paraId="3A6E5CC1" w14:textId="77777777" w:rsidR="00BB5F4E" w:rsidRDefault="00BB5F4E" w:rsidP="00BB5F4E">
            <w:r>
              <w:t>Int</w:t>
            </w:r>
          </w:p>
        </w:tc>
      </w:tr>
      <w:tr w:rsidR="00BB5F4E" w14:paraId="617DB029" w14:textId="77777777" w:rsidTr="004D0CBE">
        <w:tc>
          <w:tcPr>
            <w:tcW w:w="2465" w:type="dxa"/>
            <w:tcPrChange w:id="1764" w:author="Marc Florisson" w:date="2014-04-24T18:10:00Z">
              <w:tcPr>
                <w:tcW w:w="1780" w:type="dxa"/>
              </w:tcPr>
            </w:tcPrChange>
          </w:tcPr>
          <w:p w14:paraId="29AA20C6" w14:textId="77777777" w:rsidR="00BB5F4E" w:rsidRDefault="00BB5F4E" w:rsidP="00BB5F4E">
            <w:r>
              <w:t>Prm</w:t>
            </w:r>
            <w:r w:rsidRPr="00083C82">
              <w:t>Duration</w:t>
            </w:r>
          </w:p>
        </w:tc>
        <w:tc>
          <w:tcPr>
            <w:tcW w:w="4818" w:type="dxa"/>
            <w:tcPrChange w:id="1765" w:author="Marc Florisson" w:date="2014-04-24T18:10:00Z">
              <w:tcPr>
                <w:tcW w:w="5379" w:type="dxa"/>
              </w:tcPr>
            </w:tcPrChange>
          </w:tcPr>
          <w:p w14:paraId="7EB81235" w14:textId="04AE6FFD" w:rsidR="00BB5F4E" w:rsidRDefault="00BB5F4E" w:rsidP="00BB5F4E">
            <w:r>
              <w:t>Temps estimé de correspondance pour une PMR</w:t>
            </w:r>
            <w:r w:rsidR="00FC4ACB">
              <w:t xml:space="preserve"> (min)</w:t>
            </w:r>
          </w:p>
        </w:tc>
        <w:tc>
          <w:tcPr>
            <w:tcW w:w="1897" w:type="dxa"/>
            <w:tcPrChange w:id="1766" w:author="Marc Florisson" w:date="2014-04-24T18:10:00Z">
              <w:tcPr>
                <w:tcW w:w="2021" w:type="dxa"/>
              </w:tcPr>
            </w:tcPrChange>
          </w:tcPr>
          <w:p w14:paraId="769F89FD" w14:textId="1B69C24B" w:rsidR="00BB5F4E" w:rsidRDefault="00FC4ACB" w:rsidP="00BB5F4E">
            <w:r>
              <w:t>Int</w:t>
            </w:r>
          </w:p>
        </w:tc>
      </w:tr>
      <w:tr w:rsidR="00BB5F4E" w:rsidDel="004D0CBE" w14:paraId="539D07D1" w14:textId="61C7EE98" w:rsidTr="004D0CBE">
        <w:trPr>
          <w:del w:id="1767" w:author="Marc Florisson" w:date="2014-04-24T18:10:00Z"/>
        </w:trPr>
        <w:tc>
          <w:tcPr>
            <w:tcW w:w="2465" w:type="dxa"/>
            <w:tcPrChange w:id="1768" w:author="Marc Florisson" w:date="2014-04-24T18:10:00Z">
              <w:tcPr>
                <w:tcW w:w="1780" w:type="dxa"/>
              </w:tcPr>
            </w:tcPrChange>
          </w:tcPr>
          <w:p w14:paraId="2DDBFB79" w14:textId="7DC1927D" w:rsidR="00BB5F4E" w:rsidDel="004D0CBE" w:rsidRDefault="00BB5F4E" w:rsidP="00BB5F4E">
            <w:pPr>
              <w:rPr>
                <w:del w:id="1769" w:author="Marc Florisson" w:date="2014-04-24T18:10:00Z"/>
              </w:rPr>
            </w:pPr>
            <w:del w:id="1770" w:author="Marc Florisson" w:date="2014-04-24T18:10:00Z">
              <w:r w:rsidDel="004D0CBE">
                <w:delText>Shape</w:delText>
              </w:r>
            </w:del>
          </w:p>
        </w:tc>
        <w:tc>
          <w:tcPr>
            <w:tcW w:w="4818" w:type="dxa"/>
            <w:tcPrChange w:id="1771" w:author="Marc Florisson" w:date="2014-04-24T18:10:00Z">
              <w:tcPr>
                <w:tcW w:w="5379" w:type="dxa"/>
              </w:tcPr>
            </w:tcPrChange>
          </w:tcPr>
          <w:p w14:paraId="6B4B1DFB" w14:textId="0DB5BD0D" w:rsidR="00BB5F4E" w:rsidDel="004D0CBE" w:rsidRDefault="00974933" w:rsidP="00974933">
            <w:pPr>
              <w:rPr>
                <w:del w:id="1772" w:author="Marc Florisson" w:date="2014-04-24T18:10:00Z"/>
              </w:rPr>
            </w:pPr>
            <w:del w:id="1773" w:author="Marc Florisson" w:date="2014-04-24T18:10:00Z">
              <w:r w:rsidDel="004D0CBE">
                <w:delText xml:space="preserve">Représentation géographique </w:delText>
              </w:r>
              <w:r w:rsidR="00BB5F4E" w:rsidDel="004D0CBE">
                <w:delText xml:space="preserve">du chemin entre les deux </w:delText>
              </w:r>
              <w:r w:rsidDel="004D0CBE">
                <w:delText>arrêts en correspondance</w:delText>
              </w:r>
            </w:del>
          </w:p>
        </w:tc>
        <w:tc>
          <w:tcPr>
            <w:tcW w:w="1897" w:type="dxa"/>
            <w:tcPrChange w:id="1774" w:author="Marc Florisson" w:date="2014-04-24T18:10:00Z">
              <w:tcPr>
                <w:tcW w:w="2021" w:type="dxa"/>
              </w:tcPr>
            </w:tcPrChange>
          </w:tcPr>
          <w:p w14:paraId="3BCA1BE6" w14:textId="0D3FC07B" w:rsidR="00BB5F4E" w:rsidDel="004D0CBE" w:rsidRDefault="00BB5F4E" w:rsidP="00BB5F4E">
            <w:pPr>
              <w:rPr>
                <w:del w:id="1775" w:author="Marc Florisson" w:date="2014-04-24T18:10:00Z"/>
              </w:rPr>
            </w:pPr>
            <w:del w:id="1776" w:author="Marc Florisson" w:date="2014-04-24T18:10:00Z">
              <w:r w:rsidDel="004D0CBE">
                <w:delText>Geography</w:delText>
              </w:r>
            </w:del>
          </w:p>
        </w:tc>
      </w:tr>
    </w:tbl>
    <w:p w14:paraId="4A41BEC8" w14:textId="77777777" w:rsidR="00BB5F4E" w:rsidRDefault="00BB5F4E" w:rsidP="00BB5F4E"/>
    <w:p w14:paraId="5740E109" w14:textId="2C31C6ED" w:rsidR="00BB5F4E" w:rsidRDefault="00474DDE" w:rsidP="00BB5F4E">
      <w:pPr>
        <w:pStyle w:val="Titre4"/>
      </w:pPr>
      <w:ins w:id="1777" w:author="Marc Florisson" w:date="2014-04-24T07:26:00Z">
        <w:r>
          <w:t>M</w:t>
        </w:r>
      </w:ins>
      <w:del w:id="1778" w:author="Marc Florisson" w:date="2014-04-24T07:26:00Z">
        <w:r w:rsidR="00BB5F4E" w:rsidDel="00474DDE">
          <w:delText>T</w:delText>
        </w:r>
      </w:del>
      <w:r w:rsidR="00BB5F4E">
        <w:t>IS</w:t>
      </w:r>
      <w:ins w:id="1779" w:author="Marc Florisson" w:date="2013-12-03T19:43:00Z">
        <w:r w:rsidR="00DB4270">
          <w:t>_</w:t>
        </w:r>
      </w:ins>
      <w:r w:rsidR="00BB5F4E">
        <w:t>CONNECTION</w:t>
      </w:r>
      <w:ins w:id="1780" w:author="Marc Florisson" w:date="2014-04-24T18:21:00Z">
        <w:r w:rsidR="004D0CBE">
          <w:t>S</w:t>
        </w:r>
      </w:ins>
    </w:p>
    <w:p w14:paraId="6F060310" w14:textId="405AD109" w:rsidR="00BB5F4E" w:rsidRDefault="00BB5F4E" w:rsidP="00BB5F4E">
      <w:r>
        <w:t xml:space="preserve">Vue directement déduite de la table </w:t>
      </w:r>
      <w:del w:id="1781" w:author="Marc Florisson" w:date="2013-12-03T19:43:00Z">
        <w:r w:rsidDel="00DB4270">
          <w:delText>TRANSFER</w:delText>
        </w:r>
      </w:del>
      <w:ins w:id="1782" w:author="Marc Florisson" w:date="2013-12-03T19:43:00Z">
        <w:r w:rsidR="00DB4270">
          <w:t>CONNECTION</w:t>
        </w:r>
      </w:ins>
      <w:r>
        <w:t>S indiquant quelles SIM sont connectés entre eux et à quel point (proportion d’arrêts « en commun »).</w:t>
      </w:r>
    </w:p>
    <w:p w14:paraId="54B07320" w14:textId="6F3C8079" w:rsidR="00BB5F4E" w:rsidRDefault="00BB5F4E" w:rsidP="00BB5F4E">
      <w:pPr>
        <w:rPr>
          <w:ins w:id="1783" w:author="Marc Florisson" w:date="2014-04-18T16:40:00Z"/>
        </w:rPr>
      </w:pPr>
      <w:r>
        <w:t xml:space="preserve">Selon l’implémentation de l’aiguilleur, il n’est pas forcément indispensable de stocker les données de </w:t>
      </w:r>
      <w:ins w:id="1784" w:author="Marc Florisson" w:date="2014-04-24T07:26:00Z">
        <w:r w:rsidR="00474DDE">
          <w:t>M</w:t>
        </w:r>
      </w:ins>
      <w:del w:id="1785" w:author="Marc Florisson" w:date="2014-04-24T07:26:00Z">
        <w:r w:rsidDel="00474DDE">
          <w:delText>T</w:delText>
        </w:r>
      </w:del>
      <w:r>
        <w:t>IS</w:t>
      </w:r>
      <w:ins w:id="1786" w:author="Marc Florisson" w:date="2013-12-03T19:43:00Z">
        <w:r w:rsidR="00DB4270">
          <w:t>_</w:t>
        </w:r>
      </w:ins>
      <w:r>
        <w:t>CONNECTION sous forme de table.</w:t>
      </w:r>
    </w:p>
    <w:p w14:paraId="7DA507D6" w14:textId="0B3B6452" w:rsidR="00A43D5C" w:rsidRPr="00720977" w:rsidDel="00C42BC5" w:rsidRDefault="00A43D5C" w:rsidP="00BB5F4E">
      <w:pPr>
        <w:rPr>
          <w:del w:id="1787" w:author="Marc Florisson" w:date="2014-04-24T10:42:00Z"/>
        </w:rPr>
      </w:pPr>
    </w:p>
    <w:p w14:paraId="103D6546" w14:textId="77777777" w:rsidR="00BB5F4E" w:rsidRDefault="00BB5F4E" w:rsidP="00BB5F4E"/>
    <w:tbl>
      <w:tblPr>
        <w:tblStyle w:val="Grille"/>
        <w:tblW w:w="9189" w:type="dxa"/>
        <w:tblLook w:val="04A0" w:firstRow="1" w:lastRow="0" w:firstColumn="1" w:lastColumn="0" w:noHBand="0" w:noVBand="1"/>
        <w:tblPrChange w:id="1788" w:author="Marc Florisson" w:date="2014-04-24T18:10:00Z">
          <w:tblPr>
            <w:tblStyle w:val="Grille"/>
            <w:tblW w:w="9189" w:type="dxa"/>
            <w:tblLook w:val="04A0" w:firstRow="1" w:lastRow="0" w:firstColumn="1" w:lastColumn="0" w:noHBand="0" w:noVBand="1"/>
          </w:tblPr>
        </w:tblPrChange>
      </w:tblPr>
      <w:tblGrid>
        <w:gridCol w:w="2359"/>
        <w:gridCol w:w="5401"/>
        <w:gridCol w:w="1429"/>
        <w:tblGridChange w:id="1789">
          <w:tblGrid>
            <w:gridCol w:w="2258"/>
            <w:gridCol w:w="5483"/>
            <w:gridCol w:w="1448"/>
          </w:tblGrid>
        </w:tblGridChange>
      </w:tblGrid>
      <w:tr w:rsidR="00BB5F4E" w14:paraId="5483DBCE" w14:textId="77777777" w:rsidTr="004D0CBE">
        <w:trPr>
          <w:gridAfter w:val="2"/>
          <w:wAfter w:w="6931" w:type="dxa"/>
          <w:trPrChange w:id="1790" w:author="Marc Florisson" w:date="2014-04-24T18:10:00Z">
            <w:trPr>
              <w:gridAfter w:val="2"/>
              <w:wAfter w:w="7219" w:type="dxa"/>
            </w:trPr>
          </w:trPrChange>
        </w:trPr>
        <w:tc>
          <w:tcPr>
            <w:tcW w:w="2258" w:type="dxa"/>
            <w:tcPrChange w:id="1791" w:author="Marc Florisson" w:date="2014-04-24T18:10:00Z">
              <w:tcPr>
                <w:tcW w:w="1970" w:type="dxa"/>
              </w:tcPr>
            </w:tcPrChange>
          </w:tcPr>
          <w:p w14:paraId="1E62EF52" w14:textId="6EF90283" w:rsidR="00BB5F4E" w:rsidRPr="004D0CBE" w:rsidRDefault="00BB5F4E" w:rsidP="00BB5F4E">
            <w:del w:id="1792" w:author="Marc Florisson" w:date="2014-04-24T07:28:00Z">
              <w:r w:rsidRPr="004D0CBE" w:rsidDel="00474DDE">
                <w:delText>TIS</w:delText>
              </w:r>
            </w:del>
            <w:ins w:id="1793" w:author="Marc Florisson" w:date="2014-04-24T07:28:00Z">
              <w:r w:rsidR="00474DDE" w:rsidRPr="004D0CBE">
                <w:t>MIS</w:t>
              </w:r>
            </w:ins>
            <w:ins w:id="1794" w:author="Marc Florisson" w:date="2013-12-03T19:43:00Z">
              <w:r w:rsidR="00DB4270" w:rsidRPr="004D0CBE">
                <w:t>_</w:t>
              </w:r>
            </w:ins>
            <w:r w:rsidRPr="004D0CBE">
              <w:t>CONNECTION</w:t>
            </w:r>
            <w:ins w:id="1795" w:author="Marc Florisson" w:date="2014-04-24T18:21:00Z">
              <w:r w:rsidR="004D0CBE" w:rsidRPr="004D0CBE">
                <w:t>S</w:t>
              </w:r>
            </w:ins>
            <w:del w:id="1796" w:author="Marc Florisson" w:date="2014-04-24T18:10:00Z">
              <w:r w:rsidRPr="004D0CBE" w:rsidDel="004D0CBE">
                <w:delText>S</w:delText>
              </w:r>
            </w:del>
          </w:p>
        </w:tc>
      </w:tr>
      <w:tr w:rsidR="00BB5F4E" w14:paraId="2FFE410A" w14:textId="77777777" w:rsidTr="004D0CBE">
        <w:tc>
          <w:tcPr>
            <w:tcW w:w="2258" w:type="dxa"/>
            <w:tcPrChange w:id="1797" w:author="Marc Florisson" w:date="2014-04-24T18:10:00Z">
              <w:tcPr>
                <w:tcW w:w="1970" w:type="dxa"/>
              </w:tcPr>
            </w:tcPrChange>
          </w:tcPr>
          <w:p w14:paraId="61943E75" w14:textId="138BE65F" w:rsidR="00BB5F4E" w:rsidRDefault="00BB5F4E" w:rsidP="00BB5F4E">
            <w:r w:rsidRPr="00AE57B5">
              <w:rPr>
                <w:i/>
                <w:sz w:val="16"/>
                <w:szCs w:val="16"/>
              </w:rPr>
              <w:t>(Clé)</w:t>
            </w:r>
            <w:r>
              <w:rPr>
                <w:i/>
                <w:sz w:val="16"/>
                <w:szCs w:val="16"/>
              </w:rPr>
              <w:t xml:space="preserve"> </w:t>
            </w:r>
            <w:ins w:id="1798" w:author="Marc Florisson" w:date="2014-04-24T07:27:00Z">
              <w:r w:rsidR="00474DDE">
                <w:t>M</w:t>
              </w:r>
            </w:ins>
            <w:del w:id="1799" w:author="Marc Florisson" w:date="2014-04-24T07:27:00Z">
              <w:r w:rsidDel="00474DDE">
                <w:delText>T</w:delText>
              </w:r>
            </w:del>
            <w:r>
              <w:t>isId1</w:t>
            </w:r>
          </w:p>
        </w:tc>
        <w:tc>
          <w:tcPr>
            <w:tcW w:w="5483" w:type="dxa"/>
            <w:tcPrChange w:id="1800" w:author="Marc Florisson" w:date="2014-04-24T18:10:00Z">
              <w:tcPr>
                <w:tcW w:w="5715" w:type="dxa"/>
              </w:tcPr>
            </w:tcPrChange>
          </w:tcPr>
          <w:p w14:paraId="0F2CF96E" w14:textId="77777777" w:rsidR="00BB5F4E" w:rsidRDefault="00BB5F4E" w:rsidP="00BB5F4E">
            <w:r>
              <w:t>Id du SIM 1 connecté au SIM 2</w:t>
            </w:r>
          </w:p>
        </w:tc>
        <w:tc>
          <w:tcPr>
            <w:tcW w:w="1448" w:type="dxa"/>
            <w:tcPrChange w:id="1801" w:author="Marc Florisson" w:date="2014-04-24T18:10:00Z">
              <w:tcPr>
                <w:tcW w:w="1504" w:type="dxa"/>
              </w:tcPr>
            </w:tcPrChange>
          </w:tcPr>
          <w:p w14:paraId="4B69AC27" w14:textId="77777777" w:rsidR="00BB5F4E" w:rsidRDefault="00BB5F4E" w:rsidP="00BB5F4E">
            <w:r>
              <w:t>Int</w:t>
            </w:r>
          </w:p>
        </w:tc>
      </w:tr>
      <w:tr w:rsidR="00BB5F4E" w14:paraId="18305C35" w14:textId="77777777" w:rsidTr="004D0CBE">
        <w:tc>
          <w:tcPr>
            <w:tcW w:w="2258" w:type="dxa"/>
            <w:tcPrChange w:id="1802" w:author="Marc Florisson" w:date="2014-04-24T18:10:00Z">
              <w:tcPr>
                <w:tcW w:w="1970" w:type="dxa"/>
              </w:tcPr>
            </w:tcPrChange>
          </w:tcPr>
          <w:p w14:paraId="4811F38D" w14:textId="79118660" w:rsidR="00BB5F4E" w:rsidRDefault="00BB5F4E" w:rsidP="00BB5F4E">
            <w:r w:rsidRPr="00AE57B5">
              <w:rPr>
                <w:i/>
                <w:sz w:val="16"/>
                <w:szCs w:val="16"/>
              </w:rPr>
              <w:t>(Clé)</w:t>
            </w:r>
            <w:r>
              <w:rPr>
                <w:i/>
                <w:sz w:val="16"/>
                <w:szCs w:val="16"/>
              </w:rPr>
              <w:t xml:space="preserve"> </w:t>
            </w:r>
            <w:ins w:id="1803" w:author="Marc Florisson" w:date="2014-04-24T07:27:00Z">
              <w:r w:rsidR="00474DDE">
                <w:t>M</w:t>
              </w:r>
            </w:ins>
            <w:del w:id="1804" w:author="Marc Florisson" w:date="2014-04-24T07:27:00Z">
              <w:r w:rsidDel="00474DDE">
                <w:delText>T</w:delText>
              </w:r>
            </w:del>
            <w:r>
              <w:t>isId2</w:t>
            </w:r>
          </w:p>
        </w:tc>
        <w:tc>
          <w:tcPr>
            <w:tcW w:w="5483" w:type="dxa"/>
            <w:tcPrChange w:id="1805" w:author="Marc Florisson" w:date="2014-04-24T18:10:00Z">
              <w:tcPr>
                <w:tcW w:w="5715" w:type="dxa"/>
              </w:tcPr>
            </w:tcPrChange>
          </w:tcPr>
          <w:p w14:paraId="73B936AB" w14:textId="77777777" w:rsidR="00BB5F4E" w:rsidRDefault="00BB5F4E" w:rsidP="00BB5F4E">
            <w:r>
              <w:t>Id du SIM 2 connecté au SIM 1</w:t>
            </w:r>
          </w:p>
        </w:tc>
        <w:tc>
          <w:tcPr>
            <w:tcW w:w="1448" w:type="dxa"/>
            <w:tcPrChange w:id="1806" w:author="Marc Florisson" w:date="2014-04-24T18:10:00Z">
              <w:tcPr>
                <w:tcW w:w="1504" w:type="dxa"/>
              </w:tcPr>
            </w:tcPrChange>
          </w:tcPr>
          <w:p w14:paraId="23734525" w14:textId="77777777" w:rsidR="00BB5F4E" w:rsidRDefault="00BB5F4E" w:rsidP="00BB5F4E">
            <w:r>
              <w:t>Int</w:t>
            </w:r>
          </w:p>
        </w:tc>
      </w:tr>
      <w:tr w:rsidR="00BB5F4E" w:rsidDel="004D0CBE" w14:paraId="09D71312" w14:textId="30F709D0" w:rsidTr="004D0CBE">
        <w:trPr>
          <w:del w:id="1807" w:author="Marc Florisson" w:date="2014-04-24T18:10:00Z"/>
        </w:trPr>
        <w:tc>
          <w:tcPr>
            <w:tcW w:w="2258" w:type="dxa"/>
            <w:tcPrChange w:id="1808" w:author="Marc Florisson" w:date="2014-04-24T18:10:00Z">
              <w:tcPr>
                <w:tcW w:w="1970" w:type="dxa"/>
              </w:tcPr>
            </w:tcPrChange>
          </w:tcPr>
          <w:p w14:paraId="124E26D6" w14:textId="22F5E550" w:rsidR="00BB5F4E" w:rsidDel="004D0CBE" w:rsidRDefault="00BB5F4E" w:rsidP="00BB5F4E">
            <w:pPr>
              <w:rPr>
                <w:del w:id="1809" w:author="Marc Florisson" w:date="2014-04-24T18:10:00Z"/>
              </w:rPr>
            </w:pPr>
            <w:del w:id="1810" w:author="Marc Florisson" w:date="2014-04-24T18:10:00Z">
              <w:r w:rsidDel="004D0CBE">
                <w:delText>Coefficient</w:delText>
              </w:r>
            </w:del>
          </w:p>
        </w:tc>
        <w:tc>
          <w:tcPr>
            <w:tcW w:w="5483" w:type="dxa"/>
            <w:tcPrChange w:id="1811" w:author="Marc Florisson" w:date="2014-04-24T18:10:00Z">
              <w:tcPr>
                <w:tcW w:w="5715" w:type="dxa"/>
              </w:tcPr>
            </w:tcPrChange>
          </w:tcPr>
          <w:p w14:paraId="5B34A174" w14:textId="475BE423" w:rsidR="00BB5F4E" w:rsidDel="004D0CBE" w:rsidRDefault="00BB5F4E" w:rsidP="00FC4ACB">
            <w:pPr>
              <w:rPr>
                <w:del w:id="1812" w:author="Marc Florisson" w:date="2014-04-24T18:10:00Z"/>
              </w:rPr>
            </w:pPr>
            <w:del w:id="1813" w:author="Marc Florisson" w:date="2014-04-24T18:10:00Z">
              <w:r w:rsidDel="004D0CBE">
                <w:delText xml:space="preserve">Coefficient de 0 à 1 indiquant </w:delText>
              </w:r>
              <w:r w:rsidR="00FC4ACB" w:rsidDel="004D0CBE">
                <w:delText xml:space="preserve">un critère de priorité parmi les différentes connections entre </w:delText>
              </w:r>
              <w:r w:rsidDel="004D0CBE">
                <w:delText>les SIM.</w:delText>
              </w:r>
              <w:r w:rsidR="00FC4ACB" w:rsidDel="004D0CBE">
                <w:delText xml:space="preserve"> Ce critère pourr</w:delText>
              </w:r>
              <w:r w:rsidR="002E2857" w:rsidDel="004D0CBE">
                <w:delText>a</w:delText>
              </w:r>
              <w:r w:rsidR="00FC4ACB" w:rsidDel="004D0CBE">
                <w:delText>it traduire la probabilité de trouver de nombreuse solutions pour aller d’un SIM à l’autre. A ce stade il n’est pas prévu d’utiliser ce critère au niveau de l’algorithme de recherche d’itinéraires.</w:delText>
              </w:r>
            </w:del>
          </w:p>
        </w:tc>
        <w:tc>
          <w:tcPr>
            <w:tcW w:w="1448" w:type="dxa"/>
            <w:tcPrChange w:id="1814" w:author="Marc Florisson" w:date="2014-04-24T18:10:00Z">
              <w:tcPr>
                <w:tcW w:w="1504" w:type="dxa"/>
              </w:tcPr>
            </w:tcPrChange>
          </w:tcPr>
          <w:p w14:paraId="0D22C472" w14:textId="1D17B13C" w:rsidR="00BB5F4E" w:rsidDel="004D0CBE" w:rsidRDefault="00BB5F4E" w:rsidP="00BB5F4E">
            <w:pPr>
              <w:rPr>
                <w:del w:id="1815" w:author="Marc Florisson" w:date="2014-04-24T18:10:00Z"/>
              </w:rPr>
            </w:pPr>
            <w:del w:id="1816" w:author="Marc Florisson" w:date="2014-04-24T18:10:00Z">
              <w:r w:rsidDel="004D0CBE">
                <w:delText>Int</w:delText>
              </w:r>
            </w:del>
          </w:p>
        </w:tc>
      </w:tr>
    </w:tbl>
    <w:p w14:paraId="1B036239" w14:textId="77777777" w:rsidR="00BB5F4E" w:rsidRDefault="00BB5F4E" w:rsidP="00BB5F4E">
      <w:pPr>
        <w:pStyle w:val="Titre4"/>
        <w:numPr>
          <w:ilvl w:val="0"/>
          <w:numId w:val="0"/>
        </w:numPr>
        <w:ind w:left="862" w:hanging="862"/>
      </w:pPr>
    </w:p>
    <w:p w14:paraId="6BDBDF86" w14:textId="77777777" w:rsidR="00BB5F4E" w:rsidRDefault="00BB5F4E" w:rsidP="00BB5F4E">
      <w:pPr>
        <w:pStyle w:val="Titre4"/>
      </w:pPr>
      <w:r>
        <w:t>Schéma de la base des méta-données</w:t>
      </w:r>
    </w:p>
    <w:p w14:paraId="10687C76" w14:textId="3CFBBB1B" w:rsidR="00BB5F4E" w:rsidRPr="00BB5F4E" w:rsidRDefault="00BB5F4E" w:rsidP="00BB5F4E">
      <w:del w:id="1817" w:author="Marc Florisson" w:date="2014-04-24T18:24:00Z">
        <w:r w:rsidDel="004075A7">
          <w:rPr>
            <w:noProof/>
            <w:lang w:eastAsia="fr-FR"/>
          </w:rPr>
          <w:drawing>
            <wp:inline distT="0" distB="0" distL="0" distR="0" wp14:anchorId="0247AC01" wp14:editId="1AA0CB67">
              <wp:extent cx="5756910" cy="6690377"/>
              <wp:effectExtent l="0" t="0" r="889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56910" cy="6690377"/>
                      </a:xfrm>
                      <a:prstGeom prst="rect">
                        <a:avLst/>
                      </a:prstGeom>
                    </pic:spPr>
                  </pic:pic>
                </a:graphicData>
              </a:graphic>
            </wp:inline>
          </w:drawing>
        </w:r>
      </w:del>
      <w:ins w:id="1818" w:author="Marc Florisson" w:date="2014-04-24T18:24:00Z">
        <w:r w:rsidR="004075A7">
          <w:rPr>
            <w:noProof/>
            <w:lang w:eastAsia="fr-FR"/>
          </w:rPr>
          <w:drawing>
            <wp:inline distT="0" distB="0" distL="0" distR="0" wp14:anchorId="2045C01F" wp14:editId="0AD03B4A">
              <wp:extent cx="5760720" cy="5871845"/>
              <wp:effectExtent l="0" t="0" r="508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4-04-24 à 18.23.54.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5871845"/>
                      </a:xfrm>
                      <a:prstGeom prst="rect">
                        <a:avLst/>
                      </a:prstGeom>
                    </pic:spPr>
                  </pic:pic>
                </a:graphicData>
              </a:graphic>
            </wp:inline>
          </w:drawing>
        </w:r>
      </w:ins>
    </w:p>
    <w:p w14:paraId="6D1B0812" w14:textId="77777777" w:rsidR="00BB5F4E" w:rsidRDefault="00BB5F4E" w:rsidP="00BB5F4E">
      <w:pPr>
        <w:rPr>
          <w:ins w:id="1819" w:author="Marc Florisson" w:date="2014-04-24T18:24:00Z"/>
        </w:rPr>
      </w:pPr>
    </w:p>
    <w:p w14:paraId="1A924BB6" w14:textId="5988865D" w:rsidR="004075A7" w:rsidRDefault="004075A7" w:rsidP="00BB5F4E">
      <w:pPr>
        <w:rPr>
          <w:ins w:id="1820" w:author="Marc Florisson" w:date="2014-04-24T18:25:00Z"/>
        </w:rPr>
      </w:pPr>
      <w:ins w:id="1821" w:author="Marc Florisson" w:date="2014-04-24T18:24:00Z">
        <w:r>
          <w:t xml:space="preserve">Le symbole N signale les champs pouvant </w:t>
        </w:r>
      </w:ins>
      <w:ins w:id="1822" w:author="Marc Florisson" w:date="2014-04-24T18:25:00Z">
        <w:r>
          <w:t>ne pas être définis.</w:t>
        </w:r>
      </w:ins>
    </w:p>
    <w:p w14:paraId="3841CBFF" w14:textId="77777777" w:rsidR="004075A7" w:rsidRDefault="004075A7" w:rsidP="00BB5F4E"/>
    <w:p w14:paraId="5850E077" w14:textId="688D50FA" w:rsidR="00BB5F4E" w:rsidRDefault="00BB5F4E" w:rsidP="00BB5F4E">
      <w:pPr>
        <w:pStyle w:val="Titre2"/>
      </w:pPr>
      <w:bookmarkStart w:id="1823" w:name="_Ref244140448"/>
      <w:bookmarkStart w:id="1824" w:name="_Ref244140488"/>
      <w:bookmarkStart w:id="1825" w:name="_Toc259983419"/>
      <w:r>
        <w:t>Les interfaces génériques requises sur les SIM</w:t>
      </w:r>
      <w:bookmarkEnd w:id="1823"/>
      <w:bookmarkEnd w:id="1824"/>
      <w:bookmarkEnd w:id="1825"/>
    </w:p>
    <w:p w14:paraId="31C0081A" w14:textId="77777777" w:rsidR="00BB5F4E" w:rsidRDefault="00BB5F4E" w:rsidP="00BB5F4E"/>
    <w:p w14:paraId="2F03A33D" w14:textId="0D76992D" w:rsidR="00BB5F4E" w:rsidRDefault="00BB5F4E" w:rsidP="00BB5F4E">
      <w:r>
        <w:t xml:space="preserve">Ces interfaces sont très importantes puisqu’elles constituent les </w:t>
      </w:r>
      <w:r w:rsidR="00A128F5">
        <w:t>prérequis</w:t>
      </w:r>
      <w:r>
        <w:t xml:space="preserve"> à satisfaire par les SIM pour être intégrés au projet global de calcul distribué.</w:t>
      </w:r>
    </w:p>
    <w:p w14:paraId="399A342D" w14:textId="77777777" w:rsidR="00BB5F4E" w:rsidRDefault="00BB5F4E" w:rsidP="00BB5F4E"/>
    <w:p w14:paraId="6BD07418" w14:textId="0AACA56F" w:rsidR="00BB5F4E" w:rsidRDefault="00FB720D" w:rsidP="00BB5F4E">
      <w:r>
        <w:t xml:space="preserve">Bien que les </w:t>
      </w:r>
      <w:r w:rsidR="00BB5F4E">
        <w:t xml:space="preserve">interfaces génériques </w:t>
      </w:r>
      <w:r>
        <w:t>fassent l’objet d’</w:t>
      </w:r>
      <w:r w:rsidR="00BB5F4E">
        <w:t>un document ultérieur</w:t>
      </w:r>
      <w:r>
        <w:t>, les fonctionnalités requises sont résumées succinctement ci-dessous :</w:t>
      </w:r>
    </w:p>
    <w:p w14:paraId="22C3DE06" w14:textId="77777777" w:rsidR="00FB720D" w:rsidRDefault="00FB720D" w:rsidP="00BB5F4E"/>
    <w:p w14:paraId="5CAC53B1" w14:textId="77777777" w:rsidR="00BB5F4E" w:rsidRPr="00285223" w:rsidRDefault="00BB5F4E" w:rsidP="00BB5F4E">
      <w:pPr>
        <w:rPr>
          <w:b/>
        </w:rPr>
      </w:pPr>
      <w:r w:rsidRPr="00285223">
        <w:rPr>
          <w:b/>
        </w:rPr>
        <w:t>Appel RI détaillé</w:t>
      </w:r>
      <w:r>
        <w:rPr>
          <w:b/>
        </w:rPr>
        <w:t xml:space="preserve">e </w:t>
      </w:r>
      <w:r w:rsidRPr="00AE4CFA">
        <w:rPr>
          <w:b/>
          <w:i/>
          <w:iCs/>
        </w:rPr>
        <w:t>1-n</w:t>
      </w:r>
    </w:p>
    <w:p w14:paraId="5A139AC5" w14:textId="77777777" w:rsidR="00BB5F4E" w:rsidRDefault="00BB5F4E" w:rsidP="00BB5F4E">
      <w:r>
        <w:t xml:space="preserve">On appelle « Appel RI détaillé » un appel </w:t>
      </w:r>
      <w:r w:rsidRPr="00AE4CFA">
        <w:rPr>
          <w:i/>
          <w:iCs/>
        </w:rPr>
        <w:t>1-n</w:t>
      </w:r>
      <w:r>
        <w:t xml:space="preserve"> à une SIM qui a comme paramètres de requête :</w:t>
      </w:r>
    </w:p>
    <w:p w14:paraId="3D255FDE" w14:textId="34F97DF2" w:rsidR="00BB5F4E" w:rsidRDefault="00BB5F4E" w:rsidP="00774769">
      <w:pPr>
        <w:pStyle w:val="Paragraphedeliste"/>
        <w:numPr>
          <w:ilvl w:val="0"/>
          <w:numId w:val="4"/>
        </w:numPr>
        <w:jc w:val="left"/>
      </w:pPr>
      <w:r>
        <w:t xml:space="preserve">Un ou </w:t>
      </w:r>
      <w:del w:id="1826" w:author="Marc Florisson" w:date="2013-12-03T19:49:00Z">
        <w:r w:rsidDel="00AA6177">
          <w:delText xml:space="preserve">plusieurs </w:delText>
        </w:r>
      </w:del>
      <w:ins w:id="1827" w:author="Marc Florisson" w:date="2013-12-03T19:49:00Z">
        <w:r w:rsidR="00AA6177">
          <w:t xml:space="preserve">n </w:t>
        </w:r>
      </w:ins>
      <w:r>
        <w:t>arrêts de départ dans le référentiel du SIM, et pour chaque arrêt une durée d’accès spécifique</w:t>
      </w:r>
    </w:p>
    <w:p w14:paraId="5DDB9B7E" w14:textId="77777777" w:rsidR="00BB5F4E" w:rsidRDefault="00BB5F4E" w:rsidP="00774769">
      <w:pPr>
        <w:pStyle w:val="Paragraphedeliste"/>
        <w:numPr>
          <w:ilvl w:val="1"/>
          <w:numId w:val="4"/>
        </w:numPr>
        <w:jc w:val="left"/>
      </w:pPr>
      <w:r>
        <w:t>Si cette liste contient plus d’un arrêt, la liste des points d’arrivée ne contient qu’un seul point</w:t>
      </w:r>
    </w:p>
    <w:p w14:paraId="4CE9146D" w14:textId="7A83FE88" w:rsidR="00BB5F4E" w:rsidRDefault="00BB5F4E" w:rsidP="00774769">
      <w:pPr>
        <w:pStyle w:val="Paragraphedeliste"/>
        <w:numPr>
          <w:ilvl w:val="0"/>
          <w:numId w:val="4"/>
        </w:numPr>
        <w:jc w:val="left"/>
      </w:pPr>
      <w:r>
        <w:t xml:space="preserve">Un ou </w:t>
      </w:r>
      <w:del w:id="1828" w:author="Marc Florisson" w:date="2013-12-03T19:49:00Z">
        <w:r w:rsidDel="00AA6177">
          <w:delText xml:space="preserve">plusieurs </w:delText>
        </w:r>
      </w:del>
      <w:ins w:id="1829" w:author="Marc Florisson" w:date="2013-12-03T19:49:00Z">
        <w:r w:rsidR="00AA6177">
          <w:t xml:space="preserve">n </w:t>
        </w:r>
      </w:ins>
      <w:r>
        <w:t>arrêts d’arrivée dans le référentiel du SIM, et pour chaque arrêt une durée d’accès spécifique</w:t>
      </w:r>
    </w:p>
    <w:p w14:paraId="24C189C4" w14:textId="77777777" w:rsidR="00BB5F4E" w:rsidRDefault="00BB5F4E" w:rsidP="00774769">
      <w:pPr>
        <w:pStyle w:val="Paragraphedeliste"/>
        <w:numPr>
          <w:ilvl w:val="1"/>
          <w:numId w:val="4"/>
        </w:numPr>
        <w:jc w:val="left"/>
      </w:pPr>
      <w:r>
        <w:t>Si cette liste contient plus d’un arrêt, la liste des points de départ ne contient qu’un seul point</w:t>
      </w:r>
    </w:p>
    <w:p w14:paraId="2FCEFAD2" w14:textId="77777777" w:rsidR="00BB5F4E" w:rsidRDefault="00BB5F4E" w:rsidP="00774769">
      <w:pPr>
        <w:pStyle w:val="Paragraphedeliste"/>
        <w:numPr>
          <w:ilvl w:val="0"/>
          <w:numId w:val="4"/>
        </w:numPr>
        <w:jc w:val="left"/>
      </w:pPr>
      <w:r>
        <w:t>Une liste de modes</w:t>
      </w:r>
    </w:p>
    <w:p w14:paraId="3279233B" w14:textId="77777777" w:rsidR="00BB5F4E" w:rsidRDefault="00BB5F4E" w:rsidP="00774769">
      <w:pPr>
        <w:pStyle w:val="Paragraphedeliste"/>
        <w:numPr>
          <w:ilvl w:val="0"/>
          <w:numId w:val="4"/>
        </w:numPr>
        <w:jc w:val="left"/>
      </w:pPr>
      <w:r>
        <w:t>Une contrainte sur les modes « selfDrive » (vélo, voiture) pour lesquels on peut autoriser un rabattement en début ou fin de parcours</w:t>
      </w:r>
    </w:p>
    <w:p w14:paraId="6C495936" w14:textId="77777777" w:rsidR="00BB5F4E" w:rsidRDefault="00BB5F4E" w:rsidP="00774769">
      <w:pPr>
        <w:pStyle w:val="Paragraphedeliste"/>
        <w:numPr>
          <w:ilvl w:val="0"/>
          <w:numId w:val="4"/>
        </w:numPr>
        <w:jc w:val="left"/>
      </w:pPr>
      <w:r>
        <w:t>Un horaire de départ (</w:t>
      </w:r>
      <w:r w:rsidRPr="00285223">
        <w:rPr>
          <w:i/>
        </w:rPr>
        <w:t>départ à</w:t>
      </w:r>
      <w:r>
        <w:t>) OU un horaire d’arrivée (</w:t>
      </w:r>
      <w:r w:rsidRPr="00285223">
        <w:rPr>
          <w:i/>
        </w:rPr>
        <w:t>arrivée à</w:t>
      </w:r>
      <w:r>
        <w:t>)</w:t>
      </w:r>
    </w:p>
    <w:p w14:paraId="54F05118" w14:textId="77777777" w:rsidR="00BB5F4E" w:rsidRDefault="00BB5F4E" w:rsidP="00BB5F4E"/>
    <w:p w14:paraId="2263F5E3" w14:textId="77777777" w:rsidR="00BB5F4E" w:rsidRDefault="00BB5F4E" w:rsidP="00BB5F4E">
      <w:r>
        <w:t>Et dont la réponse est :</w:t>
      </w:r>
    </w:p>
    <w:p w14:paraId="6FDCDC14" w14:textId="77777777" w:rsidR="00BB5F4E" w:rsidRDefault="00BB5F4E" w:rsidP="00774769">
      <w:pPr>
        <w:pStyle w:val="Paragraphedeliste"/>
        <w:numPr>
          <w:ilvl w:val="0"/>
          <w:numId w:val="4"/>
        </w:numPr>
        <w:jc w:val="left"/>
      </w:pPr>
      <w:r>
        <w:t xml:space="preserve">La description détaillée du meilleur itinéraire qui permet de définir le meilleur arrêt parmi les </w:t>
      </w:r>
      <w:r w:rsidRPr="00AE4CFA">
        <w:rPr>
          <w:i/>
          <w:iCs/>
        </w:rPr>
        <w:t>n</w:t>
      </w:r>
      <w:r>
        <w:t xml:space="preserve"> possibles (au départ ou à l’arrivée selon le cas)</w:t>
      </w:r>
    </w:p>
    <w:p w14:paraId="06F3EA93" w14:textId="77777777" w:rsidR="00BB5F4E" w:rsidRDefault="00BB5F4E" w:rsidP="00774769">
      <w:pPr>
        <w:pStyle w:val="Paragraphedeliste"/>
        <w:numPr>
          <w:ilvl w:val="0"/>
          <w:numId w:val="4"/>
        </w:numPr>
        <w:jc w:val="left"/>
      </w:pPr>
      <w:r>
        <w:t xml:space="preserve">En </w:t>
      </w:r>
      <w:r w:rsidRPr="00822641">
        <w:rPr>
          <w:i/>
        </w:rPr>
        <w:t>départ à</w:t>
      </w:r>
      <w:r>
        <w:t> : le meilleur itinéraire est celui qui arrive au plus tôt.</w:t>
      </w:r>
    </w:p>
    <w:p w14:paraId="567AADE4" w14:textId="77777777" w:rsidR="00BB5F4E" w:rsidRPr="00285223" w:rsidRDefault="00BB5F4E" w:rsidP="00774769">
      <w:pPr>
        <w:pStyle w:val="Paragraphedeliste"/>
        <w:numPr>
          <w:ilvl w:val="0"/>
          <w:numId w:val="4"/>
        </w:numPr>
        <w:jc w:val="left"/>
      </w:pPr>
      <w:r>
        <w:t xml:space="preserve">En </w:t>
      </w:r>
      <w:r w:rsidRPr="00822641">
        <w:rPr>
          <w:i/>
        </w:rPr>
        <w:t>arrivée à</w:t>
      </w:r>
      <w:r>
        <w:t> : le meilleur itinéraire est celui qui part au plus tard.</w:t>
      </w:r>
    </w:p>
    <w:p w14:paraId="3B6DEF47" w14:textId="77777777" w:rsidR="00BB5F4E" w:rsidRDefault="00BB5F4E" w:rsidP="00BB5F4E"/>
    <w:p w14:paraId="1416F05C" w14:textId="042F5419" w:rsidR="00FB720D" w:rsidRDefault="00FB720D" w:rsidP="00BB5F4E">
      <w:r>
        <w:t xml:space="preserve">Cette fonction est nécessaire à l’aiguilleur (cf </w:t>
      </w:r>
      <w:r>
        <w:fldChar w:fldCharType="begin"/>
      </w:r>
      <w:r>
        <w:instrText xml:space="preserve"> </w:instrText>
      </w:r>
      <w:r w:rsidR="00F814FB">
        <w:instrText>REF</w:instrText>
      </w:r>
      <w:r>
        <w:instrText xml:space="preserve"> _Ref244141977 \r \h </w:instrText>
      </w:r>
      <w:r>
        <w:fldChar w:fldCharType="separate"/>
      </w:r>
      <w:ins w:id="1830" w:author="Marc Florisson" w:date="2014-02-21T17:29:00Z">
        <w:r w:rsidR="0030138C">
          <w:t>6.4</w:t>
        </w:r>
      </w:ins>
      <w:del w:id="1831" w:author="Marc Florisson" w:date="2014-02-21T17:29:00Z">
        <w:r w:rsidR="00576FA3" w:rsidDel="0030138C">
          <w:delText>3.4</w:delText>
        </w:r>
      </w:del>
      <w:r>
        <w:fldChar w:fldCharType="end"/>
      </w:r>
      <w:r>
        <w:t xml:space="preserve"> </w:t>
      </w:r>
      <w:r>
        <w:fldChar w:fldCharType="begin"/>
      </w:r>
      <w:r>
        <w:instrText xml:space="preserve"> </w:instrText>
      </w:r>
      <w:r w:rsidR="00F814FB">
        <w:instrText>REF</w:instrText>
      </w:r>
      <w:r>
        <w:instrText xml:space="preserve"> _Ref244141971 \h </w:instrText>
      </w:r>
      <w:r>
        <w:fldChar w:fldCharType="separate"/>
      </w:r>
      <w:r w:rsidR="0030138C">
        <w:t>Le système Aiguilleur</w:t>
      </w:r>
      <w:r>
        <w:fldChar w:fldCharType="end"/>
      </w:r>
      <w:r>
        <w:t>).</w:t>
      </w:r>
    </w:p>
    <w:p w14:paraId="7871BB03" w14:textId="77777777" w:rsidR="00FB720D" w:rsidRDefault="00FB720D" w:rsidP="00BB5F4E"/>
    <w:p w14:paraId="03813C68" w14:textId="77777777" w:rsidR="00BB5F4E" w:rsidRPr="00285223" w:rsidRDefault="00BB5F4E" w:rsidP="00BB5F4E">
      <w:pPr>
        <w:rPr>
          <w:b/>
        </w:rPr>
      </w:pPr>
      <w:r w:rsidRPr="00285223">
        <w:rPr>
          <w:b/>
        </w:rPr>
        <w:t xml:space="preserve">Appel RI </w:t>
      </w:r>
      <w:r>
        <w:rPr>
          <w:b/>
        </w:rPr>
        <w:t xml:space="preserve">non </w:t>
      </w:r>
      <w:r w:rsidRPr="00285223">
        <w:rPr>
          <w:b/>
        </w:rPr>
        <w:t>détaillé</w:t>
      </w:r>
      <w:r>
        <w:rPr>
          <w:b/>
        </w:rPr>
        <w:t xml:space="preserve">e </w:t>
      </w:r>
      <w:r w:rsidRPr="00AE4CFA">
        <w:rPr>
          <w:b/>
          <w:i/>
          <w:iCs/>
        </w:rPr>
        <w:t>n-m</w:t>
      </w:r>
    </w:p>
    <w:p w14:paraId="0FF70B72" w14:textId="77777777" w:rsidR="00BB5F4E" w:rsidRDefault="00BB5F4E" w:rsidP="00BB5F4E">
      <w:r>
        <w:t xml:space="preserve">On appelle « Appel RI non détaillé » un appel </w:t>
      </w:r>
      <w:r w:rsidRPr="00AE4CFA">
        <w:rPr>
          <w:i/>
          <w:iCs/>
        </w:rPr>
        <w:t>n-m</w:t>
      </w:r>
      <w:r>
        <w:t xml:space="preserve"> à une SIM qui a comme paramètres de requête :</w:t>
      </w:r>
    </w:p>
    <w:p w14:paraId="137EC798" w14:textId="77777777" w:rsidR="00BB5F4E" w:rsidRDefault="00BB5F4E" w:rsidP="00774769">
      <w:pPr>
        <w:pStyle w:val="Paragraphedeliste"/>
        <w:numPr>
          <w:ilvl w:val="0"/>
          <w:numId w:val="4"/>
        </w:numPr>
        <w:jc w:val="left"/>
      </w:pPr>
      <w:r w:rsidRPr="00AE4CFA">
        <w:rPr>
          <w:i/>
          <w:iCs/>
        </w:rPr>
        <w:t>n</w:t>
      </w:r>
      <w:r>
        <w:t xml:space="preserve"> arrêts de départ dans le référentiel du SIM, et pour chaque arrêt une durée d’accès spécifique</w:t>
      </w:r>
    </w:p>
    <w:p w14:paraId="01BBC805" w14:textId="77777777" w:rsidR="00BB5F4E" w:rsidRDefault="00BB5F4E" w:rsidP="00774769">
      <w:pPr>
        <w:pStyle w:val="Paragraphedeliste"/>
        <w:numPr>
          <w:ilvl w:val="0"/>
          <w:numId w:val="4"/>
        </w:numPr>
        <w:jc w:val="left"/>
      </w:pPr>
      <w:r w:rsidRPr="00AE4CFA">
        <w:rPr>
          <w:i/>
          <w:iCs/>
        </w:rPr>
        <w:t>m</w:t>
      </w:r>
      <w:r>
        <w:t xml:space="preserve"> arrêts d’arrivée dans le référentiel du SIM, et pour chaque arrêt une durée d’accès spécifique</w:t>
      </w:r>
    </w:p>
    <w:p w14:paraId="1BF52B54" w14:textId="77777777" w:rsidR="00BB5F4E" w:rsidRDefault="00BB5F4E" w:rsidP="00774769">
      <w:pPr>
        <w:pStyle w:val="Paragraphedeliste"/>
        <w:numPr>
          <w:ilvl w:val="0"/>
          <w:numId w:val="4"/>
        </w:numPr>
        <w:jc w:val="left"/>
      </w:pPr>
      <w:r>
        <w:t>Une liste de modes</w:t>
      </w:r>
    </w:p>
    <w:p w14:paraId="278C023F" w14:textId="77777777" w:rsidR="00BB5F4E" w:rsidRDefault="00BB5F4E" w:rsidP="00774769">
      <w:pPr>
        <w:pStyle w:val="Paragraphedeliste"/>
        <w:numPr>
          <w:ilvl w:val="0"/>
          <w:numId w:val="4"/>
        </w:numPr>
        <w:jc w:val="left"/>
      </w:pPr>
      <w:r>
        <w:t>Une contrainte sur les modes « selfDrive » (vélo, voiture) pour lesquels on peut autoriser un rabattement en début ou fin de parcours</w:t>
      </w:r>
    </w:p>
    <w:p w14:paraId="413EF55E" w14:textId="77777777" w:rsidR="00BB5F4E" w:rsidRDefault="00BB5F4E" w:rsidP="00774769">
      <w:pPr>
        <w:pStyle w:val="Paragraphedeliste"/>
        <w:numPr>
          <w:ilvl w:val="0"/>
          <w:numId w:val="4"/>
        </w:numPr>
        <w:jc w:val="left"/>
      </w:pPr>
      <w:r>
        <w:t>Un horaire de départ (</w:t>
      </w:r>
      <w:r w:rsidRPr="00285223">
        <w:rPr>
          <w:i/>
        </w:rPr>
        <w:t>départ à</w:t>
      </w:r>
      <w:r>
        <w:t>) OU un horaire d’arrivée (</w:t>
      </w:r>
      <w:r w:rsidRPr="00285223">
        <w:rPr>
          <w:i/>
        </w:rPr>
        <w:t>arrivée à</w:t>
      </w:r>
      <w:r>
        <w:t>)</w:t>
      </w:r>
    </w:p>
    <w:p w14:paraId="2757DFC1" w14:textId="77777777" w:rsidR="00BB5F4E" w:rsidRDefault="00BB5F4E" w:rsidP="00BB5F4E"/>
    <w:p w14:paraId="712FC953" w14:textId="77777777" w:rsidR="00BB5F4E" w:rsidRDefault="00BB5F4E" w:rsidP="00BB5F4E">
      <w:r>
        <w:t>Et dont la réponse est :</w:t>
      </w:r>
    </w:p>
    <w:p w14:paraId="514B69AA" w14:textId="2B426182" w:rsidR="00BB5F4E" w:rsidRDefault="00BB5F4E" w:rsidP="00774769">
      <w:pPr>
        <w:pStyle w:val="Paragraphedeliste"/>
        <w:numPr>
          <w:ilvl w:val="0"/>
          <w:numId w:val="4"/>
        </w:numPr>
        <w:jc w:val="left"/>
      </w:pPr>
      <w:r>
        <w:t>La liste d</w:t>
      </w:r>
      <w:del w:id="1832" w:author="Marc Florisson" w:date="2014-02-07T15:38:00Z">
        <w:r w:rsidDel="00214C8A">
          <w:delText xml:space="preserve">es </w:delText>
        </w:r>
        <w:r w:rsidR="00B35B74" w:rsidDel="00214C8A">
          <w:delText>(</w:delText>
        </w:r>
        <w:r w:rsidRPr="00AE4CFA" w:rsidDel="00214C8A">
          <w:rPr>
            <w:i/>
            <w:iCs/>
          </w:rPr>
          <w:delText>n x m</w:delText>
        </w:r>
        <w:r w:rsidR="00B35B74" w:rsidDel="00214C8A">
          <w:rPr>
            <w:i/>
            <w:iCs/>
          </w:rPr>
          <w:delText>)</w:delText>
        </w:r>
        <w:r w:rsidDel="00214C8A">
          <w:delText xml:space="preserve"> </w:delText>
        </w:r>
      </w:del>
      <w:ins w:id="1833" w:author="Marc Florisson" w:date="2014-02-07T15:38:00Z">
        <w:r w:rsidR="00214C8A">
          <w:t>’</w:t>
        </w:r>
      </w:ins>
      <w:r>
        <w:t>itinéraires possibles</w:t>
      </w:r>
      <w:r w:rsidRPr="00136C1C">
        <w:t xml:space="preserve"> </w:t>
      </w:r>
      <w:r>
        <w:t>sans leur détail</w:t>
      </w:r>
    </w:p>
    <w:p w14:paraId="2CA37F2F" w14:textId="08140AB6" w:rsidR="00214C8A" w:rsidRDefault="00214C8A" w:rsidP="00774769">
      <w:pPr>
        <w:pStyle w:val="Paragraphedeliste"/>
        <w:numPr>
          <w:ilvl w:val="1"/>
          <w:numId w:val="4"/>
        </w:numPr>
        <w:jc w:val="left"/>
        <w:rPr>
          <w:ins w:id="1834" w:author="Marc Florisson" w:date="2014-02-07T15:39:00Z"/>
        </w:rPr>
      </w:pPr>
      <w:ins w:id="1835" w:author="Marc Florisson" w:date="2014-02-07T15:39:00Z">
        <w:r>
          <w:t xml:space="preserve">La liste </w:t>
        </w:r>
        <w:r w:rsidR="001F7AAC">
          <w:t xml:space="preserve">contient au plus </w:t>
        </w:r>
        <w:r>
          <w:t>n</w:t>
        </w:r>
      </w:ins>
      <w:ins w:id="1836" w:author="Marc Florisson" w:date="2014-02-26T07:28:00Z">
        <w:r w:rsidR="001F7AAC">
          <w:t xml:space="preserve"> </w:t>
        </w:r>
      </w:ins>
      <w:ins w:id="1837" w:author="Marc Florisson" w:date="2014-02-07T15:39:00Z">
        <w:r>
          <w:t>itinéraires</w:t>
        </w:r>
      </w:ins>
      <w:ins w:id="1838" w:author="Marc Florisson" w:date="2014-02-26T07:28:00Z">
        <w:r w:rsidR="001F7AAC">
          <w:t xml:space="preserve"> en « départ à », au plus m itinéraires en « arrivée à »</w:t>
        </w:r>
      </w:ins>
    </w:p>
    <w:p w14:paraId="552189FB" w14:textId="77777777" w:rsidR="00BB5F4E" w:rsidRDefault="00BB5F4E" w:rsidP="00774769">
      <w:pPr>
        <w:pStyle w:val="Paragraphedeliste"/>
        <w:numPr>
          <w:ilvl w:val="1"/>
          <w:numId w:val="4"/>
        </w:numPr>
        <w:jc w:val="left"/>
      </w:pPr>
      <w:r>
        <w:t>La liste peut compter moins d’itinéraires s’il n’existe pas de solution pour certains couples d’arrêt de départ et d’arrivée.</w:t>
      </w:r>
    </w:p>
    <w:p w14:paraId="02B73941" w14:textId="77777777" w:rsidR="00BB5F4E" w:rsidRDefault="00BB5F4E" w:rsidP="00774769">
      <w:pPr>
        <w:pStyle w:val="Paragraphedeliste"/>
        <w:numPr>
          <w:ilvl w:val="0"/>
          <w:numId w:val="4"/>
        </w:numPr>
        <w:jc w:val="left"/>
      </w:pPr>
      <w:r>
        <w:t xml:space="preserve">En </w:t>
      </w:r>
      <w:r w:rsidRPr="00822641">
        <w:rPr>
          <w:i/>
        </w:rPr>
        <w:t>départ à</w:t>
      </w:r>
      <w:r>
        <w:t xml:space="preserve"> : </w:t>
      </w:r>
    </w:p>
    <w:p w14:paraId="4A1C28A3" w14:textId="77777777" w:rsidR="00BB5F4E" w:rsidRDefault="00BB5F4E" w:rsidP="00774769">
      <w:pPr>
        <w:pStyle w:val="Paragraphedeliste"/>
        <w:numPr>
          <w:ilvl w:val="1"/>
          <w:numId w:val="4"/>
        </w:numPr>
        <w:jc w:val="left"/>
      </w:pPr>
      <w:r>
        <w:t>les horaires d’arrivée des itinéraires sont les meilleurs possibles (arrivée au plus tôt possible à leur point de destination)</w:t>
      </w:r>
    </w:p>
    <w:p w14:paraId="354FCDA2" w14:textId="77777777" w:rsidR="00BB5F4E" w:rsidRDefault="00BB5F4E" w:rsidP="00774769">
      <w:pPr>
        <w:pStyle w:val="Paragraphedeliste"/>
        <w:numPr>
          <w:ilvl w:val="1"/>
          <w:numId w:val="4"/>
        </w:numPr>
        <w:jc w:val="left"/>
      </w:pPr>
      <w:r>
        <w:t>les horaires de départ sont postérieurs ou égal à celui de la requête et tiennent compte des durées d’accès aux arrêts de départ</w:t>
      </w:r>
    </w:p>
    <w:p w14:paraId="51909738" w14:textId="77777777" w:rsidR="00BB5F4E" w:rsidRDefault="00BB5F4E" w:rsidP="00774769">
      <w:pPr>
        <w:pStyle w:val="Paragraphedeliste"/>
        <w:numPr>
          <w:ilvl w:val="0"/>
          <w:numId w:val="4"/>
        </w:numPr>
        <w:jc w:val="left"/>
      </w:pPr>
      <w:r>
        <w:t xml:space="preserve">En </w:t>
      </w:r>
      <w:r>
        <w:rPr>
          <w:i/>
        </w:rPr>
        <w:t>arrivée à :</w:t>
      </w:r>
      <w:r>
        <w:t xml:space="preserve"> </w:t>
      </w:r>
    </w:p>
    <w:p w14:paraId="3306113E" w14:textId="77777777" w:rsidR="00BB5F4E" w:rsidRDefault="00BB5F4E" w:rsidP="00774769">
      <w:pPr>
        <w:pStyle w:val="Paragraphedeliste"/>
        <w:numPr>
          <w:ilvl w:val="1"/>
          <w:numId w:val="4"/>
        </w:numPr>
        <w:jc w:val="left"/>
      </w:pPr>
      <w:r>
        <w:t>les horaires de départ des itinéraires sont les meilleurs possibles (départ au plus tard possible de leur point de départ)</w:t>
      </w:r>
    </w:p>
    <w:p w14:paraId="0AD03F75" w14:textId="77777777" w:rsidR="00BB5F4E" w:rsidRDefault="00BB5F4E" w:rsidP="00774769">
      <w:pPr>
        <w:pStyle w:val="Paragraphedeliste"/>
        <w:numPr>
          <w:ilvl w:val="1"/>
          <w:numId w:val="4"/>
        </w:numPr>
        <w:jc w:val="left"/>
      </w:pPr>
      <w:r>
        <w:t>les horaires d’arrivée sont antérieurs ou égal à celui de la requête et tiennent compte des durées d’accès aux arrêts d’arrivée</w:t>
      </w:r>
    </w:p>
    <w:p w14:paraId="721F2D5D" w14:textId="77777777" w:rsidR="00BB5F4E" w:rsidRDefault="00BB5F4E" w:rsidP="00BB5F4E"/>
    <w:p w14:paraId="7B018307" w14:textId="3C2F7885" w:rsidR="00FB720D" w:rsidRDefault="00FB720D" w:rsidP="00FB720D">
      <w:r>
        <w:t xml:space="preserve">Cette fonction est nécessaire à l’aiguilleur (cf </w:t>
      </w:r>
      <w:r>
        <w:fldChar w:fldCharType="begin"/>
      </w:r>
      <w:r>
        <w:instrText xml:space="preserve"> </w:instrText>
      </w:r>
      <w:r w:rsidR="00F814FB">
        <w:instrText>REF</w:instrText>
      </w:r>
      <w:r>
        <w:instrText xml:space="preserve"> _Ref244141977 \r \h </w:instrText>
      </w:r>
      <w:r>
        <w:fldChar w:fldCharType="separate"/>
      </w:r>
      <w:ins w:id="1839" w:author="Marc Florisson" w:date="2014-02-21T17:29:00Z">
        <w:r w:rsidR="0030138C">
          <w:t>6.4</w:t>
        </w:r>
      </w:ins>
      <w:del w:id="1840" w:author="Marc Florisson" w:date="2014-02-21T17:29:00Z">
        <w:r w:rsidR="00576FA3" w:rsidDel="0030138C">
          <w:delText>3.4</w:delText>
        </w:r>
      </w:del>
      <w:r>
        <w:fldChar w:fldCharType="end"/>
      </w:r>
      <w:r>
        <w:t xml:space="preserve"> </w:t>
      </w:r>
      <w:r>
        <w:fldChar w:fldCharType="begin"/>
      </w:r>
      <w:r>
        <w:instrText xml:space="preserve"> </w:instrText>
      </w:r>
      <w:r w:rsidR="00F814FB">
        <w:instrText>REF</w:instrText>
      </w:r>
      <w:r>
        <w:instrText xml:space="preserve"> _Ref244141971 \h </w:instrText>
      </w:r>
      <w:r>
        <w:fldChar w:fldCharType="separate"/>
      </w:r>
      <w:r w:rsidR="0030138C">
        <w:t>Le système Aiguilleur</w:t>
      </w:r>
      <w:r>
        <w:fldChar w:fldCharType="end"/>
      </w:r>
      <w:r>
        <w:t>).</w:t>
      </w:r>
    </w:p>
    <w:p w14:paraId="09256788" w14:textId="77777777" w:rsidR="00FB720D" w:rsidRDefault="00FB720D" w:rsidP="00BB5F4E"/>
    <w:p w14:paraId="311C3C07" w14:textId="77777777" w:rsidR="00BB5F4E" w:rsidRPr="00227C83" w:rsidRDefault="00BB5F4E" w:rsidP="00BB5F4E">
      <w:pPr>
        <w:rPr>
          <w:b/>
        </w:rPr>
      </w:pPr>
      <w:r w:rsidRPr="00227C83">
        <w:rPr>
          <w:b/>
        </w:rPr>
        <w:t xml:space="preserve">Appel RI non détaillée </w:t>
      </w:r>
      <w:r>
        <w:rPr>
          <w:b/>
        </w:rPr>
        <w:t xml:space="preserve">optimisée </w:t>
      </w:r>
      <w:r w:rsidRPr="00AE4CFA">
        <w:rPr>
          <w:b/>
          <w:i/>
          <w:iCs/>
        </w:rPr>
        <w:t>1-n</w:t>
      </w:r>
    </w:p>
    <w:p w14:paraId="23379A1B" w14:textId="77777777" w:rsidR="00BB5F4E" w:rsidRDefault="00BB5F4E" w:rsidP="00BB5F4E"/>
    <w:p w14:paraId="271FD52D" w14:textId="77777777" w:rsidR="00BB5F4E" w:rsidRDefault="00BB5F4E" w:rsidP="00BB5F4E">
      <w:r>
        <w:t xml:space="preserve">On appelle « Appel RI non détaillée optimisée » un appel </w:t>
      </w:r>
      <w:r w:rsidRPr="00AE4CFA">
        <w:rPr>
          <w:i/>
          <w:iCs/>
        </w:rPr>
        <w:t>1-n</w:t>
      </w:r>
      <w:r>
        <w:t xml:space="preserve"> à une SIM qui a comme paramètres de requête:</w:t>
      </w:r>
    </w:p>
    <w:p w14:paraId="0B41F13F" w14:textId="77777777" w:rsidR="00BB5F4E" w:rsidRDefault="00BB5F4E" w:rsidP="00774769">
      <w:pPr>
        <w:pStyle w:val="Paragraphedeliste"/>
        <w:numPr>
          <w:ilvl w:val="0"/>
          <w:numId w:val="4"/>
        </w:numPr>
        <w:jc w:val="left"/>
      </w:pPr>
      <w:r>
        <w:t xml:space="preserve">Un ou </w:t>
      </w:r>
      <w:r w:rsidRPr="00AE4CFA">
        <w:rPr>
          <w:i/>
          <w:iCs/>
        </w:rPr>
        <w:t>n</w:t>
      </w:r>
      <w:r>
        <w:t xml:space="preserve"> arrêts de départ dans le référentiel du SIM, et pour chaque arrêt une durée d’accès spécifique</w:t>
      </w:r>
    </w:p>
    <w:p w14:paraId="7BD0C5D1" w14:textId="77777777" w:rsidR="00BB5F4E" w:rsidRDefault="00BB5F4E" w:rsidP="00774769">
      <w:pPr>
        <w:pStyle w:val="Paragraphedeliste"/>
        <w:numPr>
          <w:ilvl w:val="1"/>
          <w:numId w:val="4"/>
        </w:numPr>
        <w:jc w:val="left"/>
      </w:pPr>
      <w:r>
        <w:t>Si cette liste contient plus d’un arrêt, la liste des points d’arrivée ne contient qu’un seul point</w:t>
      </w:r>
    </w:p>
    <w:p w14:paraId="1341CB27" w14:textId="77777777" w:rsidR="00BB5F4E" w:rsidRDefault="00BB5F4E" w:rsidP="00774769">
      <w:pPr>
        <w:pStyle w:val="Paragraphedeliste"/>
        <w:numPr>
          <w:ilvl w:val="0"/>
          <w:numId w:val="4"/>
        </w:numPr>
        <w:jc w:val="left"/>
      </w:pPr>
      <w:r>
        <w:t xml:space="preserve">Un ou </w:t>
      </w:r>
      <w:r w:rsidRPr="00AE4CFA">
        <w:rPr>
          <w:i/>
          <w:iCs/>
        </w:rPr>
        <w:t>n</w:t>
      </w:r>
      <w:r>
        <w:t xml:space="preserve"> arrêts d’arrivée dans le référentiel du SIM, et pour chaque arrêt une durée d’accès spécifique</w:t>
      </w:r>
    </w:p>
    <w:p w14:paraId="5E1B641E" w14:textId="77777777" w:rsidR="00BB5F4E" w:rsidRDefault="00BB5F4E" w:rsidP="00774769">
      <w:pPr>
        <w:pStyle w:val="Paragraphedeliste"/>
        <w:numPr>
          <w:ilvl w:val="1"/>
          <w:numId w:val="4"/>
        </w:numPr>
        <w:jc w:val="left"/>
      </w:pPr>
      <w:r>
        <w:t>Si cette liste contient plus d’un arrêt, la liste des points de départ ne contient qu’un seul point</w:t>
      </w:r>
    </w:p>
    <w:p w14:paraId="5BDCC1A4" w14:textId="77777777" w:rsidR="00BB5F4E" w:rsidRDefault="00BB5F4E" w:rsidP="00774769">
      <w:pPr>
        <w:pStyle w:val="Paragraphedeliste"/>
        <w:numPr>
          <w:ilvl w:val="0"/>
          <w:numId w:val="4"/>
        </w:numPr>
        <w:jc w:val="left"/>
      </w:pPr>
      <w:r>
        <w:t>Une liste de modes</w:t>
      </w:r>
    </w:p>
    <w:p w14:paraId="3EFD9C40" w14:textId="77777777" w:rsidR="00BB5F4E" w:rsidRDefault="00BB5F4E" w:rsidP="00774769">
      <w:pPr>
        <w:pStyle w:val="Paragraphedeliste"/>
        <w:numPr>
          <w:ilvl w:val="0"/>
          <w:numId w:val="4"/>
        </w:numPr>
        <w:jc w:val="left"/>
      </w:pPr>
      <w:r>
        <w:t>Eventuellement, une contrainte sur les modes « selfDrive » (vélo, voiture) pour lesquels on peut autoriser un rabattement en début ou fin de parcours</w:t>
      </w:r>
    </w:p>
    <w:p w14:paraId="22601DC4" w14:textId="77777777" w:rsidR="00BB5F4E" w:rsidRDefault="00BB5F4E" w:rsidP="00774769">
      <w:pPr>
        <w:pStyle w:val="Paragraphedeliste"/>
        <w:numPr>
          <w:ilvl w:val="0"/>
          <w:numId w:val="4"/>
        </w:numPr>
        <w:jc w:val="left"/>
      </w:pPr>
      <w:r>
        <w:t>Un horaire de départ (</w:t>
      </w:r>
      <w:r w:rsidRPr="00285223">
        <w:rPr>
          <w:i/>
        </w:rPr>
        <w:t>départ à</w:t>
      </w:r>
      <w:r>
        <w:t>) OU un horaire d’arrivée (</w:t>
      </w:r>
      <w:r w:rsidRPr="00285223">
        <w:rPr>
          <w:i/>
        </w:rPr>
        <w:t>arrivée à</w:t>
      </w:r>
      <w:r>
        <w:t>)</w:t>
      </w:r>
    </w:p>
    <w:p w14:paraId="5C62ABDD" w14:textId="77777777" w:rsidR="00BB5F4E" w:rsidRDefault="00BB5F4E" w:rsidP="00BB5F4E"/>
    <w:p w14:paraId="506817F3" w14:textId="77777777" w:rsidR="00BB5F4E" w:rsidRDefault="00BB5F4E" w:rsidP="00BB5F4E">
      <w:r>
        <w:t>Et dont la réponse est :</w:t>
      </w:r>
    </w:p>
    <w:p w14:paraId="446B96E0" w14:textId="77777777" w:rsidR="00BB5F4E" w:rsidRDefault="00BB5F4E" w:rsidP="00774769">
      <w:pPr>
        <w:pStyle w:val="Paragraphedeliste"/>
        <w:numPr>
          <w:ilvl w:val="0"/>
          <w:numId w:val="4"/>
        </w:numPr>
        <w:jc w:val="left"/>
      </w:pPr>
      <w:r>
        <w:t xml:space="preserve">La liste des </w:t>
      </w:r>
      <w:r w:rsidRPr="00AE4CFA">
        <w:rPr>
          <w:i/>
          <w:iCs/>
        </w:rPr>
        <w:t>n</w:t>
      </w:r>
      <w:r>
        <w:t xml:space="preserve"> meilleurs itinéraires possible</w:t>
      </w:r>
      <w:r w:rsidRPr="00136C1C">
        <w:t xml:space="preserve"> </w:t>
      </w:r>
      <w:r>
        <w:t>sans leurs détails</w:t>
      </w:r>
    </w:p>
    <w:p w14:paraId="6E87E1CB" w14:textId="77777777" w:rsidR="00BB5F4E" w:rsidRDefault="00BB5F4E" w:rsidP="00774769">
      <w:pPr>
        <w:pStyle w:val="Paragraphedeliste"/>
        <w:numPr>
          <w:ilvl w:val="1"/>
          <w:numId w:val="4"/>
        </w:numPr>
        <w:jc w:val="left"/>
      </w:pPr>
      <w:r>
        <w:t>La liste peut compter moins d’itinéraires s’il n’existe pas de solutions à destination ou en provenance de certains arrêts</w:t>
      </w:r>
    </w:p>
    <w:p w14:paraId="6DEE2174" w14:textId="77777777" w:rsidR="00BB5F4E" w:rsidRDefault="00BB5F4E" w:rsidP="00774769">
      <w:pPr>
        <w:pStyle w:val="Paragraphedeliste"/>
        <w:numPr>
          <w:ilvl w:val="0"/>
          <w:numId w:val="4"/>
        </w:numPr>
        <w:jc w:val="left"/>
      </w:pPr>
      <w:r>
        <w:t xml:space="preserve">En </w:t>
      </w:r>
      <w:r w:rsidRPr="00822641">
        <w:rPr>
          <w:i/>
        </w:rPr>
        <w:t>départ à</w:t>
      </w:r>
      <w:r>
        <w:t>, les horaires de départ des itinéraires sont postérieurs ou égal à l’horaire demandé et tiennent compte des durées d’accès aux points de départ</w:t>
      </w:r>
    </w:p>
    <w:p w14:paraId="638650F4" w14:textId="77777777" w:rsidR="00BB5F4E" w:rsidRDefault="00BB5F4E" w:rsidP="00774769">
      <w:pPr>
        <w:pStyle w:val="Paragraphedeliste"/>
        <w:numPr>
          <w:ilvl w:val="0"/>
          <w:numId w:val="4"/>
        </w:numPr>
        <w:jc w:val="left"/>
      </w:pPr>
      <w:r>
        <w:t xml:space="preserve">En </w:t>
      </w:r>
      <w:r>
        <w:rPr>
          <w:i/>
        </w:rPr>
        <w:t xml:space="preserve">arrivée à, </w:t>
      </w:r>
      <w:r>
        <w:t>les horaires d’arrivée des itinéraires sont antérieurs ou égal à l’horaire demandé et tiennent compte des durées d’accès aux points d’arrivée</w:t>
      </w:r>
    </w:p>
    <w:p w14:paraId="32DC9D8C" w14:textId="77777777" w:rsidR="00BB5F4E" w:rsidRDefault="00BB5F4E" w:rsidP="00774769">
      <w:pPr>
        <w:pStyle w:val="Paragraphedeliste"/>
        <w:numPr>
          <w:ilvl w:val="0"/>
          <w:numId w:val="4"/>
        </w:numPr>
        <w:jc w:val="left"/>
      </w:pPr>
      <w:r>
        <w:t>Les itinéraires proposent les meilleurs horaires d’arrivée possible (l’horaire d’arrivée le plus tôt possible) au point de destination (ou aux points de destinations)</w:t>
      </w:r>
    </w:p>
    <w:p w14:paraId="5494D5D4" w14:textId="77777777" w:rsidR="00BB5F4E" w:rsidRDefault="00BB5F4E" w:rsidP="00774769">
      <w:pPr>
        <w:pStyle w:val="Paragraphedeliste"/>
        <w:numPr>
          <w:ilvl w:val="0"/>
          <w:numId w:val="4"/>
        </w:numPr>
        <w:jc w:val="left"/>
      </w:pPr>
      <w:r>
        <w:t>Les itinéraires proposent les meilleurs horaires possibles au départ (l’horaire de départ le plus tardif possible) du point de départ (ou des points de départ)</w:t>
      </w:r>
    </w:p>
    <w:p w14:paraId="6CDC1B47" w14:textId="77777777" w:rsidR="00BB5F4E" w:rsidRDefault="00BB5F4E" w:rsidP="00BB5F4E"/>
    <w:p w14:paraId="530F56E5" w14:textId="77777777" w:rsidR="00BB5F4E" w:rsidRDefault="00BB5F4E" w:rsidP="00BB5F4E">
      <w:r>
        <w:t>Au niveau du SIM</w:t>
      </w:r>
      <w:r w:rsidRPr="00483CA9">
        <w:t xml:space="preserve">, </w:t>
      </w:r>
      <w:r>
        <w:t>si le service de calcul d’itinéraire interne ne permet pas d’obtenir en un seul calcul ces solutions, le composant « traducteur » déployé au niveau du SIM peut procéder en 2 appels.</w:t>
      </w:r>
    </w:p>
    <w:p w14:paraId="0E8582CF" w14:textId="77777777" w:rsidR="00BB5F4E" w:rsidRDefault="00BB5F4E" w:rsidP="00BB5F4E">
      <w:r>
        <w:t>Par exemple, pour une requête en Départ à,</w:t>
      </w:r>
    </w:p>
    <w:p w14:paraId="32F7FD17" w14:textId="77777777" w:rsidR="00BB5F4E" w:rsidRDefault="00BB5F4E" w:rsidP="00774769">
      <w:pPr>
        <w:pStyle w:val="Paragraphedeliste"/>
        <w:numPr>
          <w:ilvl w:val="0"/>
          <w:numId w:val="18"/>
        </w:numPr>
        <w:jc w:val="left"/>
      </w:pPr>
      <w:r>
        <w:t>le 1</w:t>
      </w:r>
      <w:r w:rsidRPr="00241A26">
        <w:rPr>
          <w:vertAlign w:val="superscript"/>
        </w:rPr>
        <w:t>er</w:t>
      </w:r>
      <w:r>
        <w:t xml:space="preserve"> appel détermine le meilleur horaire d’arrivée possible (avec calcul en Départ à)</w:t>
      </w:r>
    </w:p>
    <w:p w14:paraId="6EB5368A" w14:textId="77777777" w:rsidR="00BB5F4E" w:rsidRDefault="00BB5F4E" w:rsidP="00774769">
      <w:pPr>
        <w:pStyle w:val="Paragraphedeliste"/>
        <w:numPr>
          <w:ilvl w:val="0"/>
          <w:numId w:val="18"/>
        </w:numPr>
        <w:jc w:val="left"/>
      </w:pPr>
      <w:r>
        <w:t>le 2</w:t>
      </w:r>
      <w:r w:rsidRPr="00241A26">
        <w:rPr>
          <w:vertAlign w:val="superscript"/>
        </w:rPr>
        <w:t>ème</w:t>
      </w:r>
      <w:r>
        <w:t xml:space="preserve"> appel détermine le meilleur horaire de départ possible (avec calcul en Arrivée à l’horaire obtenu en résultat du 1</w:t>
      </w:r>
      <w:r w:rsidRPr="00241A26">
        <w:rPr>
          <w:vertAlign w:val="superscript"/>
        </w:rPr>
        <w:t>er</w:t>
      </w:r>
      <w:r>
        <w:t xml:space="preserve"> appel)</w:t>
      </w:r>
    </w:p>
    <w:p w14:paraId="38FA4E82" w14:textId="77777777" w:rsidR="00BB5F4E" w:rsidRDefault="00BB5F4E" w:rsidP="00BB5F4E"/>
    <w:p w14:paraId="535ABD6D" w14:textId="222971E5" w:rsidR="00FB720D" w:rsidRDefault="00FB720D" w:rsidP="00FB720D">
      <w:pPr>
        <w:rPr>
          <w:ins w:id="1841" w:author="Marc Florisson" w:date="2013-12-03T19:58:00Z"/>
        </w:rPr>
      </w:pPr>
      <w:r>
        <w:t xml:space="preserve">Cette fonction est nécessaire à l’aiguilleur (cf </w:t>
      </w:r>
      <w:r>
        <w:fldChar w:fldCharType="begin"/>
      </w:r>
      <w:r>
        <w:instrText xml:space="preserve"> </w:instrText>
      </w:r>
      <w:r w:rsidR="00F814FB">
        <w:instrText>REF</w:instrText>
      </w:r>
      <w:r>
        <w:instrText xml:space="preserve"> _Ref244141977 \r \h </w:instrText>
      </w:r>
      <w:r>
        <w:fldChar w:fldCharType="separate"/>
      </w:r>
      <w:ins w:id="1842" w:author="Marc Florisson" w:date="2014-02-21T17:29:00Z">
        <w:r w:rsidR="0030138C">
          <w:t>6.4</w:t>
        </w:r>
      </w:ins>
      <w:del w:id="1843" w:author="Marc Florisson" w:date="2014-02-21T17:29:00Z">
        <w:r w:rsidR="00576FA3" w:rsidDel="0030138C">
          <w:delText>3.4</w:delText>
        </w:r>
      </w:del>
      <w:r>
        <w:fldChar w:fldCharType="end"/>
      </w:r>
      <w:r>
        <w:t xml:space="preserve"> </w:t>
      </w:r>
      <w:r>
        <w:fldChar w:fldCharType="begin"/>
      </w:r>
      <w:r>
        <w:instrText xml:space="preserve"> </w:instrText>
      </w:r>
      <w:r w:rsidR="00F814FB">
        <w:instrText>REF</w:instrText>
      </w:r>
      <w:r>
        <w:instrText xml:space="preserve"> _Ref244141971 \h </w:instrText>
      </w:r>
      <w:r>
        <w:fldChar w:fldCharType="separate"/>
      </w:r>
      <w:r w:rsidR="0030138C">
        <w:t>Le système Aiguilleur</w:t>
      </w:r>
      <w:r>
        <w:fldChar w:fldCharType="end"/>
      </w:r>
      <w:r>
        <w:t>).</w:t>
      </w:r>
    </w:p>
    <w:p w14:paraId="448568A0" w14:textId="17173EA4" w:rsidR="001E5DBF" w:rsidRDefault="001E5DBF" w:rsidP="00FB720D">
      <w:ins w:id="1844" w:author="Marc Florisson" w:date="2013-12-03T19:59:00Z">
        <w:r>
          <w:t xml:space="preserve">Par rapport à la fonction </w:t>
        </w:r>
      </w:ins>
      <w:ins w:id="1845" w:author="Marc Florisson" w:date="2013-12-03T20:01:00Z">
        <w:r>
          <w:t>« </w:t>
        </w:r>
      </w:ins>
      <w:ins w:id="1846" w:author="Marc Florisson" w:date="2013-12-03T19:59:00Z">
        <w:r>
          <w:t>Appel RI non détaillée n-m</w:t>
        </w:r>
      </w:ins>
      <w:ins w:id="1847" w:author="Marc Florisson" w:date="2013-12-03T20:01:00Z">
        <w:r>
          <w:t> »</w:t>
        </w:r>
      </w:ins>
      <w:ins w:id="1848" w:author="Marc Florisson" w:date="2013-12-03T19:59:00Z">
        <w:r>
          <w:t xml:space="preserve">, </w:t>
        </w:r>
      </w:ins>
      <w:ins w:id="1849" w:author="Marc Florisson" w:date="2013-12-03T20:00:00Z">
        <w:r>
          <w:t>c</w:t>
        </w:r>
      </w:ins>
      <w:ins w:id="1850" w:author="Marc Florisson" w:date="2013-12-03T19:58:00Z">
        <w:r>
          <w:t xml:space="preserve">ette fonction </w:t>
        </w:r>
      </w:ins>
      <w:ins w:id="1851" w:author="Marc Florisson" w:date="2013-12-03T20:00:00Z">
        <w:r>
          <w:t>introduit une contrainte sur les réponses au niveau de l</w:t>
        </w:r>
      </w:ins>
      <w:ins w:id="1852" w:author="Marc Florisson" w:date="2013-12-03T20:01:00Z">
        <w:r>
          <w:t>’horaire d’arrivée et de l’horaire de départ.</w:t>
        </w:r>
      </w:ins>
      <w:ins w:id="1853" w:author="Marc Florisson" w:date="2013-12-03T19:59:00Z">
        <w:r>
          <w:t xml:space="preserve"> </w:t>
        </w:r>
      </w:ins>
    </w:p>
    <w:p w14:paraId="75A2AD29" w14:textId="77777777" w:rsidR="00BB5F4E" w:rsidRDefault="00BB5F4E" w:rsidP="00BB5F4E"/>
    <w:p w14:paraId="7CD9F939" w14:textId="77777777" w:rsidR="00BB5F4E" w:rsidRPr="00285223" w:rsidRDefault="00BB5F4E" w:rsidP="00BB5F4E">
      <w:pPr>
        <w:rPr>
          <w:b/>
        </w:rPr>
      </w:pPr>
      <w:r>
        <w:rPr>
          <w:b/>
        </w:rPr>
        <w:t>Sélection de l’ensemble des arrêts</w:t>
      </w:r>
    </w:p>
    <w:p w14:paraId="513AFF4F" w14:textId="77777777" w:rsidR="00BB5F4E" w:rsidRDefault="00BB5F4E" w:rsidP="00BB5F4E">
      <w:r>
        <w:t>On appelle « Sélection de l’ensemble des arrêts » un appel à une SIM dont la réponse est :</w:t>
      </w:r>
    </w:p>
    <w:p w14:paraId="5F61606D" w14:textId="77777777" w:rsidR="00BB5F4E" w:rsidRDefault="00BB5F4E" w:rsidP="00774769">
      <w:pPr>
        <w:pStyle w:val="Paragraphedeliste"/>
        <w:numPr>
          <w:ilvl w:val="0"/>
          <w:numId w:val="4"/>
        </w:numPr>
        <w:jc w:val="left"/>
      </w:pPr>
      <w:r>
        <w:t xml:space="preserve">La totalité des arrêts du SIM </w:t>
      </w:r>
    </w:p>
    <w:p w14:paraId="5ADC70E7" w14:textId="28D452AE" w:rsidR="004C3385" w:rsidRDefault="00BB5F4E" w:rsidP="00BB5F4E">
      <w:pPr>
        <w:pStyle w:val="Paragraphedeliste"/>
        <w:ind w:left="0"/>
      </w:pPr>
      <w:r>
        <w:t>La description des arrêts du SIM précise</w:t>
      </w:r>
      <w:del w:id="1854" w:author="Marc Florisson" w:date="2014-03-31T22:53:00Z">
        <w:r w:rsidDel="008D0DC3">
          <w:delText>nt</w:delText>
        </w:r>
      </w:del>
      <w:r>
        <w:t xml:space="preserve"> leur identifiant dans le SIM, leur position géographique, leur identifiant national (s’il existe), le nom de l’arrêt et le type d’arrêt</w:t>
      </w:r>
      <w:del w:id="1855" w:author="Marc Florisson" w:date="2014-04-18T16:25:00Z">
        <w:r w:rsidDel="00C539D2">
          <w:delText xml:space="preserve"> (STOP_PLACE, COMMERCIAL_STOP_</w:delText>
        </w:r>
        <w:r w:rsidR="004C3385" w:rsidDel="00C539D2">
          <w:delText>POINT, BOARDING_POSITION, QUAY</w:delText>
        </w:r>
      </w:del>
      <w:ins w:id="1856" w:author="Marc Florisson" w:date="2014-04-18T16:25:00Z">
        <w:r w:rsidR="00C539D2">
          <w:t>.</w:t>
        </w:r>
      </w:ins>
      <w:del w:id="1857" w:author="Marc Florisson" w:date="2014-04-18T16:25:00Z">
        <w:r w:rsidR="004C3385" w:rsidDel="00C539D2">
          <w:delText>)</w:delText>
        </w:r>
      </w:del>
    </w:p>
    <w:p w14:paraId="6B21F808" w14:textId="77777777" w:rsidR="00FB720D" w:rsidRDefault="00FB720D" w:rsidP="00FB720D"/>
    <w:p w14:paraId="426300C9" w14:textId="4F3689AC" w:rsidR="00FB720D" w:rsidRDefault="00FB720D" w:rsidP="00FB720D">
      <w:r>
        <w:t xml:space="preserve">Cette fonction est nécessaire au système d’administration (cf </w:t>
      </w:r>
      <w:r>
        <w:fldChar w:fldCharType="begin"/>
      </w:r>
      <w:r>
        <w:instrText xml:space="preserve"> </w:instrText>
      </w:r>
      <w:r w:rsidR="00F814FB">
        <w:instrText>REF</w:instrText>
      </w:r>
      <w:r>
        <w:instrText xml:space="preserve"> _Ref244141921 \r \h </w:instrText>
      </w:r>
      <w:r>
        <w:fldChar w:fldCharType="separate"/>
      </w:r>
      <w:ins w:id="1858" w:author="Marc Florisson" w:date="2014-02-21T17:29:00Z">
        <w:r w:rsidR="0030138C">
          <w:t>6.5</w:t>
        </w:r>
      </w:ins>
      <w:del w:id="1859" w:author="Marc Florisson" w:date="2014-02-21T17:29:00Z">
        <w:r w:rsidR="00576FA3" w:rsidDel="0030138C">
          <w:delText>3.5</w:delText>
        </w:r>
      </w:del>
      <w:r>
        <w:fldChar w:fldCharType="end"/>
      </w:r>
      <w:r>
        <w:t xml:space="preserve"> </w:t>
      </w:r>
      <w:r>
        <w:fldChar w:fldCharType="begin"/>
      </w:r>
      <w:r>
        <w:instrText xml:space="preserve"> </w:instrText>
      </w:r>
      <w:r w:rsidR="00F814FB">
        <w:instrText>REF</w:instrText>
      </w:r>
      <w:r>
        <w:instrText xml:space="preserve"> _Ref244141950 \h </w:instrText>
      </w:r>
      <w:r>
        <w:fldChar w:fldCharType="separate"/>
      </w:r>
      <w:r w:rsidR="0030138C">
        <w:t>Architecture du système d’administration</w:t>
      </w:r>
      <w:r>
        <w:fldChar w:fldCharType="end"/>
      </w:r>
      <w:r>
        <w:t>).</w:t>
      </w:r>
    </w:p>
    <w:p w14:paraId="2BD26B16" w14:textId="77777777" w:rsidR="00FB720D" w:rsidRDefault="00FB720D" w:rsidP="00BB5F4E">
      <w:pPr>
        <w:pStyle w:val="Paragraphedeliste"/>
        <w:ind w:left="0"/>
      </w:pPr>
    </w:p>
    <w:p w14:paraId="6D4B6A48" w14:textId="4D6EC504" w:rsidR="00FB720D" w:rsidRDefault="00FB720D" w:rsidP="00BB5F4E">
      <w:pPr>
        <w:pStyle w:val="Paragraphedeliste"/>
        <w:ind w:left="0"/>
      </w:pPr>
      <w:r>
        <w:t>A cette liste de fonctionnalités, un certain nombre de fonction</w:t>
      </w:r>
      <w:r w:rsidR="00530F89">
        <w:t>s</w:t>
      </w:r>
      <w:r>
        <w:t xml:space="preserve"> de consultation des capacités du SIM pourront aussi être ajoutées si nécessaire.</w:t>
      </w:r>
    </w:p>
    <w:p w14:paraId="42FF99FC" w14:textId="77777777" w:rsidR="00FB720D" w:rsidRDefault="00FB720D" w:rsidP="00BB5F4E">
      <w:pPr>
        <w:pStyle w:val="Paragraphedeliste"/>
        <w:ind w:left="0"/>
      </w:pPr>
      <w:r>
        <w:t xml:space="preserve">Ces fonctions de consultation ne sont pas destinées à l’aiguilleur a priori. En effet il est préférable d’éviter le nombre d’échange entre l’aiguilleur et les SIM. </w:t>
      </w:r>
    </w:p>
    <w:p w14:paraId="4C8DEB7F" w14:textId="083990C7" w:rsidR="00FB720D" w:rsidRDefault="00FB720D" w:rsidP="00BB5F4E">
      <w:pPr>
        <w:pStyle w:val="Paragraphedeliste"/>
        <w:ind w:left="0"/>
      </w:pPr>
      <w:r>
        <w:t>Par contre ces fonctions peuvent éventuellement être utile</w:t>
      </w:r>
      <w:r w:rsidR="003922A2">
        <w:t>s</w:t>
      </w:r>
      <w:r>
        <w:t xml:space="preserve"> au système d’administration pour la mise à jour des méta-données qui décrivent les SIM (cf </w:t>
      </w:r>
      <w:r>
        <w:fldChar w:fldCharType="begin"/>
      </w:r>
      <w:r>
        <w:instrText xml:space="preserve"> </w:instrText>
      </w:r>
      <w:r w:rsidR="00F814FB">
        <w:instrText>REF</w:instrText>
      </w:r>
      <w:r>
        <w:instrText xml:space="preserve"> _Ref244142562 \r \h </w:instrText>
      </w:r>
      <w:r>
        <w:fldChar w:fldCharType="separate"/>
      </w:r>
      <w:ins w:id="1860" w:author="Marc Florisson" w:date="2014-02-21T17:29:00Z">
        <w:r w:rsidR="0030138C">
          <w:t>5.2.1.1</w:t>
        </w:r>
      </w:ins>
      <w:del w:id="1861" w:author="Marc Florisson" w:date="2014-02-21T17:29:00Z">
        <w:r w:rsidR="00576FA3" w:rsidDel="0030138C">
          <w:delText>2.2.1.1</w:delText>
        </w:r>
      </w:del>
      <w:r>
        <w:fldChar w:fldCharType="end"/>
      </w:r>
      <w:r>
        <w:t xml:space="preserve"> </w:t>
      </w:r>
      <w:r>
        <w:fldChar w:fldCharType="begin"/>
      </w:r>
      <w:r>
        <w:instrText xml:space="preserve"> </w:instrText>
      </w:r>
      <w:r w:rsidR="00F814FB">
        <w:instrText>REF</w:instrText>
      </w:r>
      <w:r>
        <w:instrText xml:space="preserve"> _Ref244142562 \h </w:instrText>
      </w:r>
      <w:r>
        <w:fldChar w:fldCharType="separate"/>
      </w:r>
      <w:del w:id="1862" w:author="Marc Florisson" w:date="2014-04-24T07:28:00Z">
        <w:r w:rsidR="0030138C" w:rsidDel="00474DDE">
          <w:delText>TIS</w:delText>
        </w:r>
      </w:del>
      <w:ins w:id="1863" w:author="Marc Florisson" w:date="2014-04-24T07:28:00Z">
        <w:r w:rsidR="00474DDE">
          <w:t>MIS</w:t>
        </w:r>
      </w:ins>
      <w:r>
        <w:fldChar w:fldCharType="end"/>
      </w:r>
      <w:r>
        <w:t xml:space="preserve">). </w:t>
      </w:r>
    </w:p>
    <w:p w14:paraId="2EC992CE" w14:textId="77777777" w:rsidR="00FB720D" w:rsidRDefault="00FB720D" w:rsidP="00BB5F4E">
      <w:pPr>
        <w:pStyle w:val="Paragraphedeliste"/>
        <w:ind w:left="0"/>
      </w:pPr>
    </w:p>
    <w:p w14:paraId="0481DD83" w14:textId="77777777" w:rsidR="00C00458" w:rsidRDefault="00C00458" w:rsidP="00BB5F4E">
      <w:pPr>
        <w:pStyle w:val="Paragraphedeliste"/>
        <w:ind w:left="0"/>
        <w:sectPr w:rsidR="00C00458">
          <w:footerReference w:type="default" r:id="rId16"/>
          <w:pgSz w:w="11906" w:h="16838"/>
          <w:pgMar w:top="1417" w:right="1417" w:bottom="1417" w:left="1417" w:header="708" w:footer="708" w:gutter="0"/>
          <w:cols w:space="708"/>
          <w:docGrid w:linePitch="360"/>
        </w:sectPr>
      </w:pPr>
    </w:p>
    <w:p w14:paraId="5E05549B" w14:textId="77777777" w:rsidR="004C3385" w:rsidRDefault="004C3385" w:rsidP="004C3385">
      <w:pPr>
        <w:pStyle w:val="Titre2"/>
      </w:pPr>
      <w:bookmarkStart w:id="1864" w:name="_Toc259983420"/>
      <w:r>
        <w:t>Les interfaces dans l’architecture de déploiement</w:t>
      </w:r>
      <w:bookmarkEnd w:id="1864"/>
    </w:p>
    <w:p w14:paraId="2DD023E6" w14:textId="3F6FBA71" w:rsidR="004C3385" w:rsidRDefault="004C3385" w:rsidP="00BB5F4E">
      <w:r>
        <w:t>L</w:t>
      </w:r>
      <w:r w:rsidR="00BB5F4E">
        <w:t>e schéma ci-dessous présente un diagramme de déploiement des différents composants de la solution. Le schéma fait apparaître les interfaces d’échanges entre les composants.</w:t>
      </w:r>
    </w:p>
    <w:p w14:paraId="36498AAD" w14:textId="6CCB7697" w:rsidR="004C3385" w:rsidRDefault="00FD2A9A" w:rsidP="00BB5F4E">
      <w:ins w:id="1865" w:author="Marc Florisson" w:date="2014-04-24T11:22:00Z">
        <w:r>
          <w:rPr>
            <w:noProof/>
            <w:lang w:eastAsia="fr-FR"/>
          </w:rPr>
          <w:drawing>
            <wp:inline distT="0" distB="0" distL="0" distR="0" wp14:anchorId="54918307" wp14:editId="47336D77">
              <wp:extent cx="8307706" cy="4922097"/>
              <wp:effectExtent l="0" t="0" r="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4-04-24 à 11.22.10.png"/>
                      <pic:cNvPicPr/>
                    </pic:nvPicPr>
                    <pic:blipFill>
                      <a:blip r:embed="rId17">
                        <a:extLst>
                          <a:ext uri="{28A0092B-C50C-407E-A947-70E740481C1C}">
                            <a14:useLocalDpi xmlns:a14="http://schemas.microsoft.com/office/drawing/2010/main" val="0"/>
                          </a:ext>
                        </a:extLst>
                      </a:blip>
                      <a:stretch>
                        <a:fillRect/>
                      </a:stretch>
                    </pic:blipFill>
                    <pic:spPr>
                      <a:xfrm>
                        <a:off x="0" y="0"/>
                        <a:ext cx="8307706" cy="4922097"/>
                      </a:xfrm>
                      <a:prstGeom prst="rect">
                        <a:avLst/>
                      </a:prstGeom>
                    </pic:spPr>
                  </pic:pic>
                </a:graphicData>
              </a:graphic>
            </wp:inline>
          </w:drawing>
        </w:r>
      </w:ins>
    </w:p>
    <w:p w14:paraId="0A81148C" w14:textId="0FBD080A" w:rsidR="004C3385" w:rsidRDefault="004C3385" w:rsidP="00BB5F4E">
      <w:del w:id="1866" w:author="Marc Florisson" w:date="2014-04-24T11:20:00Z">
        <w:r w:rsidDel="00527028">
          <w:rPr>
            <w:noProof/>
            <w:lang w:eastAsia="fr-FR"/>
          </w:rPr>
          <w:drawing>
            <wp:inline distT="0" distB="0" distL="0" distR="0" wp14:anchorId="2B4E9628" wp14:editId="61EA18EF">
              <wp:extent cx="8141671" cy="4757447"/>
              <wp:effectExtent l="0" t="0" r="1206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3-10-21 à 14.51.04.png"/>
                      <pic:cNvPicPr/>
                    </pic:nvPicPr>
                    <pic:blipFill>
                      <a:blip r:embed="rId18">
                        <a:extLst>
                          <a:ext uri="{28A0092B-C50C-407E-A947-70E740481C1C}">
                            <a14:useLocalDpi xmlns:a14="http://schemas.microsoft.com/office/drawing/2010/main" val="0"/>
                          </a:ext>
                        </a:extLst>
                      </a:blip>
                      <a:stretch>
                        <a:fillRect/>
                      </a:stretch>
                    </pic:blipFill>
                    <pic:spPr>
                      <a:xfrm>
                        <a:off x="0" y="0"/>
                        <a:ext cx="8141671" cy="4757447"/>
                      </a:xfrm>
                      <a:prstGeom prst="rect">
                        <a:avLst/>
                      </a:prstGeom>
                    </pic:spPr>
                  </pic:pic>
                </a:graphicData>
              </a:graphic>
            </wp:inline>
          </w:drawing>
        </w:r>
      </w:del>
    </w:p>
    <w:p w14:paraId="5581032F" w14:textId="548D3780" w:rsidR="004C3385" w:rsidRDefault="004C3385" w:rsidP="00BB5F4E">
      <w:pPr>
        <w:sectPr w:rsidR="004C3385" w:rsidSect="004C3385">
          <w:pgSz w:w="16840" w:h="11901" w:orient="landscape"/>
          <w:pgMar w:top="1418" w:right="1418" w:bottom="1418" w:left="1418" w:header="709" w:footer="709" w:gutter="0"/>
          <w:cols w:space="708"/>
          <w:docGrid w:linePitch="360"/>
        </w:sectPr>
      </w:pPr>
    </w:p>
    <w:p w14:paraId="033BCC81" w14:textId="77777777" w:rsidR="00BB5F4E" w:rsidRDefault="00BB5F4E" w:rsidP="004C3385">
      <w:pPr>
        <w:pStyle w:val="Titre1"/>
        <w:rPr>
          <w:noProof/>
          <w:lang w:eastAsia="fr-FR"/>
        </w:rPr>
      </w:pPr>
      <w:bookmarkStart w:id="1867" w:name="_Toc259983421"/>
      <w:r>
        <w:rPr>
          <w:noProof/>
          <w:lang w:eastAsia="fr-FR"/>
        </w:rPr>
        <w:t>Les spécifications techniques générales des systèmes de la solution</w:t>
      </w:r>
      <w:bookmarkEnd w:id="1867"/>
    </w:p>
    <w:p w14:paraId="28212371" w14:textId="77777777" w:rsidR="00BB5F4E" w:rsidRDefault="00BB5F4E" w:rsidP="00BB5F4E"/>
    <w:p w14:paraId="1A5970D6" w14:textId="77777777" w:rsidR="00BB5F4E" w:rsidRDefault="00BB5F4E" w:rsidP="00BB5F4E">
      <w:pPr>
        <w:pStyle w:val="Titre2"/>
      </w:pPr>
      <w:bookmarkStart w:id="1868" w:name="_Toc259983422"/>
      <w:r>
        <w:t>Définition du graphe de SIM</w:t>
      </w:r>
      <w:bookmarkEnd w:id="1868"/>
    </w:p>
    <w:p w14:paraId="744A707F" w14:textId="77777777" w:rsidR="00BB5F4E" w:rsidRDefault="00BB5F4E" w:rsidP="00BB5F4E"/>
    <w:p w14:paraId="66CA9F29" w14:textId="3D8CCFCF" w:rsidR="00BB5F4E" w:rsidRDefault="00BB5F4E" w:rsidP="00BB5F4E">
      <w:pPr>
        <w:rPr>
          <w:noProof/>
          <w:lang w:eastAsia="fr-FR"/>
        </w:rPr>
      </w:pPr>
      <w:r>
        <w:rPr>
          <w:noProof/>
          <w:lang w:eastAsia="fr-FR"/>
        </w:rPr>
        <w:t>Le document de spécifications fonctionnelles définit le sens donné au terme SIM dans le cadre de ce projet. Ce terme englo</w:t>
      </w:r>
      <w:r w:rsidR="009043AA">
        <w:rPr>
          <w:noProof/>
          <w:lang w:eastAsia="fr-FR"/>
        </w:rPr>
        <w:t>b</w:t>
      </w:r>
      <w:r>
        <w:rPr>
          <w:noProof/>
          <w:lang w:eastAsia="fr-FR"/>
        </w:rPr>
        <w:t xml:space="preserve">e les SIM d’agglomération </w:t>
      </w:r>
      <w:ins w:id="1869" w:author="Marc Florisson" w:date="2014-03-31T22:55:00Z">
        <w:r w:rsidR="009E0A0E">
          <w:rPr>
            <w:noProof/>
            <w:lang w:eastAsia="fr-FR"/>
          </w:rPr>
          <w:t xml:space="preserve">(ou les SIM régionaux) </w:t>
        </w:r>
      </w:ins>
      <w:r>
        <w:rPr>
          <w:noProof/>
          <w:lang w:eastAsia="fr-FR"/>
        </w:rPr>
        <w:t>traditionnels comme les calculateurs longues distances.</w:t>
      </w:r>
    </w:p>
    <w:p w14:paraId="0648DECF" w14:textId="77777777" w:rsidR="00BB5F4E" w:rsidRDefault="00BB5F4E" w:rsidP="00BB5F4E">
      <w:pPr>
        <w:rPr>
          <w:noProof/>
          <w:lang w:eastAsia="fr-FR"/>
        </w:rPr>
      </w:pPr>
    </w:p>
    <w:p w14:paraId="349868CB" w14:textId="77777777" w:rsidR="00BB5F4E" w:rsidRDefault="00BB5F4E" w:rsidP="00BB5F4E">
      <w:pPr>
        <w:rPr>
          <w:noProof/>
          <w:lang w:eastAsia="fr-FR"/>
        </w:rPr>
      </w:pPr>
      <w:r>
        <w:rPr>
          <w:noProof/>
          <w:lang w:eastAsia="fr-FR"/>
        </w:rPr>
        <w:t>Lorsqu’on observe la distribution des arrêts de SIM différents dans l’espace, on peut remarquer la proximité entre certains arrêts de SIM distincts. C’est cette proximité qui permet d’établir des liaisons (appelées Transitions) entre arrêts.</w:t>
      </w:r>
    </w:p>
    <w:p w14:paraId="55F8F30F" w14:textId="77777777" w:rsidR="00BB5F4E" w:rsidRDefault="00BB5F4E" w:rsidP="00BB5F4E">
      <w:pPr>
        <w:rPr>
          <w:noProof/>
          <w:lang w:eastAsia="fr-FR"/>
        </w:rPr>
      </w:pPr>
      <w:r>
        <w:rPr>
          <w:noProof/>
          <w:lang w:eastAsia="fr-FR"/>
        </w:rPr>
        <w:t>Le schéma ci-dessous illustre le cas de 5 SIM traditionnels et de 2 calculateurs longues distances.</w:t>
      </w:r>
    </w:p>
    <w:p w14:paraId="4A9172F2" w14:textId="77777777" w:rsidR="00BB5F4E" w:rsidRDefault="00BB5F4E" w:rsidP="00BB5F4E">
      <w:pPr>
        <w:rPr>
          <w:noProof/>
          <w:lang w:eastAsia="fr-FR"/>
        </w:rPr>
      </w:pPr>
    </w:p>
    <w:p w14:paraId="48F3885A" w14:textId="77777777" w:rsidR="00BB5F4E" w:rsidRDefault="00BB5F4E" w:rsidP="00BB5F4E">
      <w:pPr>
        <w:keepNext/>
      </w:pPr>
      <w:r>
        <w:rPr>
          <w:noProof/>
          <w:lang w:eastAsia="fr-FR"/>
        </w:rPr>
        <w:drawing>
          <wp:inline distT="0" distB="0" distL="0" distR="0" wp14:anchorId="29958F7A" wp14:editId="69AE0F2A">
            <wp:extent cx="4885423" cy="3784349"/>
            <wp:effectExtent l="0" t="0" r="0" b="0"/>
            <wp:docPr id="216" name="Image 216" descr="D:\Documents_users\aiglesias\Desktop\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ocuments_users\aiglesias\Desktop\Image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93773" cy="3790817"/>
                    </a:xfrm>
                    <a:prstGeom prst="rect">
                      <a:avLst/>
                    </a:prstGeom>
                    <a:noFill/>
                    <a:ln>
                      <a:noFill/>
                    </a:ln>
                  </pic:spPr>
                </pic:pic>
              </a:graphicData>
            </a:graphic>
          </wp:inline>
        </w:drawing>
      </w:r>
    </w:p>
    <w:p w14:paraId="41C2C7C0" w14:textId="77777777" w:rsidR="00BB5F4E" w:rsidRDefault="00BB5F4E" w:rsidP="00BB5F4E">
      <w:pPr>
        <w:pStyle w:val="Lgende"/>
        <w:jc w:val="center"/>
      </w:pPr>
      <w:r>
        <w:t xml:space="preserve">Figure </w:t>
      </w:r>
      <w:r w:rsidR="0020531E">
        <w:fldChar w:fldCharType="begin"/>
      </w:r>
      <w:r w:rsidR="0020531E">
        <w:instrText xml:space="preserve"> </w:instrText>
      </w:r>
      <w:r w:rsidR="00F814FB">
        <w:instrText>SEQ</w:instrText>
      </w:r>
      <w:r w:rsidR="0020531E">
        <w:instrText xml:space="preserve"> Figure \* ARABIC </w:instrText>
      </w:r>
      <w:r w:rsidR="0020531E">
        <w:fldChar w:fldCharType="separate"/>
      </w:r>
      <w:r w:rsidR="0030138C">
        <w:rPr>
          <w:noProof/>
        </w:rPr>
        <w:t>1</w:t>
      </w:r>
      <w:r w:rsidR="0020531E">
        <w:rPr>
          <w:noProof/>
        </w:rPr>
        <w:fldChar w:fldCharType="end"/>
      </w:r>
      <w:r>
        <w:t xml:space="preserve"> Répartition géographique des arrêts des SIM</w:t>
      </w:r>
    </w:p>
    <w:p w14:paraId="6875EF88" w14:textId="77777777" w:rsidR="00BB5F4E" w:rsidRDefault="00BB5F4E" w:rsidP="00BB5F4E">
      <w:pPr>
        <w:rPr>
          <w:noProof/>
          <w:lang w:eastAsia="fr-FR"/>
        </w:rPr>
      </w:pPr>
      <w:r w:rsidRPr="00347497">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14:paraId="0F732BFF" w14:textId="77777777" w:rsidR="00BB5F4E" w:rsidRDefault="00BB5F4E" w:rsidP="00BB5F4E"/>
    <w:p w14:paraId="506B8537" w14:textId="77777777" w:rsidR="00BB5F4E" w:rsidRDefault="00BB5F4E" w:rsidP="00BB5F4E">
      <w:pPr>
        <w:rPr>
          <w:noProof/>
          <w:lang w:eastAsia="fr-FR"/>
        </w:rPr>
      </w:pPr>
    </w:p>
    <w:p w14:paraId="47E275EF" w14:textId="77777777" w:rsidR="00BB5F4E" w:rsidRDefault="00BB5F4E" w:rsidP="00BB5F4E">
      <w:r>
        <w:rPr>
          <w:noProof/>
          <w:lang w:eastAsia="fr-FR"/>
        </w:rPr>
        <w:t>2 SIM distincts sont dits connectés, lorsqu’il existe au moins un arrêt dans chaque SIM respectif qui définisse</w:t>
      </w:r>
      <w:del w:id="1870" w:author="Marc Florisson" w:date="2014-03-31T22:56:00Z">
        <w:r w:rsidDel="009E0A0E">
          <w:rPr>
            <w:noProof/>
            <w:lang w:eastAsia="fr-FR"/>
          </w:rPr>
          <w:delText>nt</w:delText>
        </w:r>
      </w:del>
      <w:r>
        <w:rPr>
          <w:noProof/>
          <w:lang w:eastAsia="fr-FR"/>
        </w:rPr>
        <w:t xml:space="preserve"> une transition. </w:t>
      </w:r>
      <w:r>
        <w:t>Le graphe de SIM représente l’ensemble de connexions entre SIM.</w:t>
      </w:r>
    </w:p>
    <w:p w14:paraId="55D31B54" w14:textId="77777777" w:rsidR="00BB5F4E" w:rsidRDefault="00BB5F4E" w:rsidP="00BB5F4E">
      <w:r>
        <w:t>Le schéma ci-dessous présente un tel graphe.</w:t>
      </w:r>
    </w:p>
    <w:p w14:paraId="1ECC46A0" w14:textId="77777777" w:rsidR="00BB5F4E" w:rsidRDefault="00BB5F4E" w:rsidP="00BB5F4E">
      <w:pPr>
        <w:keepNext/>
      </w:pPr>
      <w:r>
        <w:rPr>
          <w:noProof/>
          <w:lang w:eastAsia="fr-FR"/>
        </w:rPr>
        <w:drawing>
          <wp:inline distT="0" distB="0" distL="0" distR="0" wp14:anchorId="5588A1E9" wp14:editId="75B857CF">
            <wp:extent cx="4046899" cy="4607599"/>
            <wp:effectExtent l="0" t="0" r="0" b="0"/>
            <wp:docPr id="217" name="Image 217" descr="D:\Documents_users\aiglesias\Desktop\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cuments_users\aiglesias\Desktop\Image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46899" cy="4607599"/>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1DBE2B30" w14:textId="77777777" w:rsidR="00BB5F4E" w:rsidRDefault="00BB5F4E" w:rsidP="00BB5F4E">
      <w:pPr>
        <w:pStyle w:val="Lgende"/>
        <w:jc w:val="center"/>
      </w:pPr>
      <w:r>
        <w:t xml:space="preserve">Figure </w:t>
      </w:r>
      <w:r w:rsidR="0020531E">
        <w:fldChar w:fldCharType="begin"/>
      </w:r>
      <w:r w:rsidR="0020531E">
        <w:instrText xml:space="preserve"> </w:instrText>
      </w:r>
      <w:r w:rsidR="00F814FB">
        <w:instrText>SEQ</w:instrText>
      </w:r>
      <w:r w:rsidR="0020531E">
        <w:instrText xml:space="preserve"> Figure \* ARABIC </w:instrText>
      </w:r>
      <w:r w:rsidR="0020531E">
        <w:fldChar w:fldCharType="separate"/>
      </w:r>
      <w:r w:rsidR="0030138C">
        <w:rPr>
          <w:noProof/>
        </w:rPr>
        <w:t>2</w:t>
      </w:r>
      <w:r w:rsidR="0020531E">
        <w:rPr>
          <w:noProof/>
        </w:rPr>
        <w:fldChar w:fldCharType="end"/>
      </w:r>
      <w:r>
        <w:t xml:space="preserve"> Graphe de SIM</w:t>
      </w:r>
    </w:p>
    <w:p w14:paraId="238B99B8" w14:textId="77777777" w:rsidR="00BB5F4E" w:rsidRDefault="00BB5F4E" w:rsidP="00BB5F4E">
      <w:pPr>
        <w:rPr>
          <w:noProof/>
          <w:lang w:eastAsia="fr-FR"/>
        </w:rPr>
      </w:pPr>
    </w:p>
    <w:p w14:paraId="3D94F40C" w14:textId="77777777" w:rsidR="00BB5F4E" w:rsidRPr="00201F4A" w:rsidRDefault="00BB5F4E" w:rsidP="00BB5F4E"/>
    <w:p w14:paraId="16633FC9" w14:textId="77777777" w:rsidR="00BB5F4E" w:rsidRDefault="00BB5F4E" w:rsidP="00BB5F4E">
      <w:pPr>
        <w:pStyle w:val="Titre2"/>
      </w:pPr>
      <w:bookmarkStart w:id="1871" w:name="_Toc259983423"/>
      <w:r>
        <w:t>Définition de l’itinéraire partiel</w:t>
      </w:r>
      <w:bookmarkEnd w:id="1871"/>
    </w:p>
    <w:p w14:paraId="7892CA2C" w14:textId="77777777" w:rsidR="00BB5F4E" w:rsidRDefault="00BB5F4E" w:rsidP="00BB5F4E"/>
    <w:p w14:paraId="3262F71E" w14:textId="0038A2ED" w:rsidR="00BB5F4E" w:rsidRDefault="00BB5F4E" w:rsidP="009043AA">
      <w:r>
        <w:t xml:space="preserve">Comme indiqué au chapitre consacré aux interfaces, l’aiguilleur dispose d’une interface d’échange avec les SIM. Cette interface dispose d’une fonction de recherche d’itinéraires. </w:t>
      </w:r>
    </w:p>
    <w:p w14:paraId="19AEFA90" w14:textId="77777777" w:rsidR="00BB5F4E" w:rsidRDefault="00BB5F4E" w:rsidP="00BB5F4E"/>
    <w:p w14:paraId="68CF36C9" w14:textId="77777777" w:rsidR="00BB5F4E" w:rsidRDefault="00BB5F4E" w:rsidP="00BB5F4E">
      <w:r>
        <w:t>Les réponses que fournissent les SIM à l’aiguilleur à travers cette interface s’appellent les itinéraires partiels. Cette définition reprend celle de Delfi.</w:t>
      </w:r>
    </w:p>
    <w:p w14:paraId="70759A01" w14:textId="77777777" w:rsidR="00BB5F4E" w:rsidRDefault="00BB5F4E" w:rsidP="00BB5F4E">
      <w:pPr>
        <w:pStyle w:val="Titre2"/>
      </w:pPr>
      <w:bookmarkStart w:id="1872" w:name="_Toc259983424"/>
      <w:r>
        <w:t>Notations</w:t>
      </w:r>
      <w:bookmarkEnd w:id="1872"/>
    </w:p>
    <w:p w14:paraId="6AA20229" w14:textId="77777777" w:rsidR="00BB5F4E" w:rsidRDefault="00BB5F4E" w:rsidP="00BB5F4E"/>
    <w:p w14:paraId="6439CB04" w14:textId="77777777" w:rsidR="00BB5F4E" w:rsidRDefault="00BB5F4E" w:rsidP="00BB5F4E">
      <w:r>
        <w:t>Pour deux SIM A et B, on notera A</w:t>
      </w:r>
      <w:r w:rsidRPr="00983DE4">
        <w:rPr>
          <w:rFonts w:ascii="Cambria Math" w:hAnsi="Cambria Math" w:cs="Cambria Math"/>
        </w:rPr>
        <w:t>⋂</w:t>
      </w:r>
      <w:r>
        <w:t xml:space="preserve">B l’ensemble des arrêts de A qui ont une correspondance avec au moins un arrêt de B. </w:t>
      </w:r>
    </w:p>
    <w:p w14:paraId="182E366A" w14:textId="77777777" w:rsidR="00BB5F4E" w:rsidRDefault="00BB5F4E" w:rsidP="00BB5F4E">
      <w:r>
        <w:t>La relation n’est pas symétrique puisque A et B sont complètement distincts : les arrêts de B ne sont pas les même que ceux de A (la notation intersection est abusive).</w:t>
      </w:r>
    </w:p>
    <w:p w14:paraId="3FEA51CE" w14:textId="77777777" w:rsidR="00BB5F4E" w:rsidRDefault="00BB5F4E" w:rsidP="00BB5F4E"/>
    <w:p w14:paraId="1B5128C0" w14:textId="77777777" w:rsidR="00BB5F4E" w:rsidRDefault="00BB5F4E" w:rsidP="00BB5F4E">
      <w:r>
        <w:t xml:space="preserve">Pour un arrêt </w:t>
      </w:r>
      <w:r w:rsidRPr="00C00458">
        <w:rPr>
          <w:i/>
          <w:iCs/>
        </w:rPr>
        <w:t>a</w:t>
      </w:r>
      <w:r>
        <w:t xml:space="preserve"> dans une SIM A et une SIM B, on notera B</w:t>
      </w:r>
      <w:r w:rsidRPr="00983DE4">
        <w:rPr>
          <w:rFonts w:ascii="Cambria Math" w:hAnsi="Cambria Math" w:cs="Cambria Math"/>
        </w:rPr>
        <w:t>⋂</w:t>
      </w:r>
      <w:r w:rsidRPr="00C00458">
        <w:rPr>
          <w:i/>
          <w:iCs/>
        </w:rPr>
        <w:t>a</w:t>
      </w:r>
      <w:r>
        <w:t xml:space="preserve"> l’ensemble des arrêts de B qui ont une correspondance avec a.</w:t>
      </w:r>
    </w:p>
    <w:p w14:paraId="13950A38" w14:textId="77777777" w:rsidR="00BB5F4E" w:rsidRPr="00020C39" w:rsidRDefault="00BB5F4E" w:rsidP="00BB5F4E"/>
    <w:p w14:paraId="57B5D039" w14:textId="77777777" w:rsidR="00BB5F4E" w:rsidRDefault="00BB5F4E" w:rsidP="00BB5F4E">
      <w:pPr>
        <w:pStyle w:val="Titre2"/>
      </w:pPr>
      <w:bookmarkStart w:id="1873" w:name="_Ref244141971"/>
      <w:bookmarkStart w:id="1874" w:name="_Ref244141977"/>
      <w:bookmarkStart w:id="1875" w:name="_Toc259983425"/>
      <w:r>
        <w:t>Le système Aiguilleur</w:t>
      </w:r>
      <w:bookmarkEnd w:id="1873"/>
      <w:bookmarkEnd w:id="1874"/>
      <w:bookmarkEnd w:id="1875"/>
    </w:p>
    <w:p w14:paraId="7501F84A" w14:textId="77777777" w:rsidR="00BB5F4E" w:rsidRDefault="00BB5F4E" w:rsidP="00BB5F4E"/>
    <w:p w14:paraId="679F2A10" w14:textId="77777777" w:rsidR="00BB5F4E" w:rsidRDefault="00BB5F4E">
      <w:pPr>
        <w:pStyle w:val="Titre3"/>
        <w:pPrChange w:id="1876" w:author="Marc Florisson" w:date="2013-12-03T20:08:00Z">
          <w:pPr>
            <w:pStyle w:val="Titre4"/>
          </w:pPr>
        </w:pPrChange>
      </w:pPr>
      <w:bookmarkStart w:id="1877" w:name="_Toc259983426"/>
      <w:r>
        <w:t>Introduction</w:t>
      </w:r>
      <w:bookmarkEnd w:id="1877"/>
    </w:p>
    <w:p w14:paraId="601D9954" w14:textId="77777777" w:rsidR="00BB5F4E" w:rsidRDefault="00BB5F4E" w:rsidP="00BB5F4E"/>
    <w:p w14:paraId="6A900C78" w14:textId="565EBC7C" w:rsidR="00BB5F4E" w:rsidRDefault="00BB5F4E" w:rsidP="00BB5F4E">
      <w:r>
        <w:t xml:space="preserve">Le système d’aiguilleur met à disposition les interfaces </w:t>
      </w:r>
      <w:del w:id="1878" w:author="Marc Florisson" w:date="2014-02-26T07:25:00Z">
        <w:r w:rsidDel="007E3E3F">
          <w:delText>websocket</w:delText>
        </w:r>
      </w:del>
      <w:ins w:id="1879" w:author="Marc Florisson" w:date="2014-02-26T07:25:00Z">
        <w:r w:rsidR="007E3E3F">
          <w:t>WebSocket</w:t>
        </w:r>
      </w:ins>
      <w:r>
        <w:t>s du service de recherche d’itinéraires.</w:t>
      </w:r>
    </w:p>
    <w:p w14:paraId="333B5972" w14:textId="77777777" w:rsidR="00BB5F4E" w:rsidRDefault="00BB5F4E" w:rsidP="00BB5F4E"/>
    <w:p w14:paraId="06E33BF1" w14:textId="4AC41C95" w:rsidR="00BB5F4E" w:rsidRDefault="00BB5F4E" w:rsidP="00BB5F4E">
      <w:r>
        <w:t xml:space="preserve">L’aiguilleur est en interface avec la base des méta-données et l’ensemble </w:t>
      </w:r>
      <w:ins w:id="1880" w:author="Marc Florisson" w:date="2013-12-03T20:17:00Z">
        <w:r w:rsidR="00424394">
          <w:t xml:space="preserve">des </w:t>
        </w:r>
      </w:ins>
      <w:del w:id="1881" w:author="Marc Florisson" w:date="2013-12-03T20:17:00Z">
        <w:r w:rsidDel="00424394">
          <w:delText>l’</w:delText>
        </w:r>
      </w:del>
      <w:r>
        <w:t>interface</w:t>
      </w:r>
      <w:ins w:id="1882" w:author="Marc Florisson" w:date="2013-12-03T20:17:00Z">
        <w:r w:rsidR="00424394">
          <w:t>s</w:t>
        </w:r>
      </w:ins>
      <w:r>
        <w:t xml:space="preserve"> générique</w:t>
      </w:r>
      <w:ins w:id="1883" w:author="Marc Florisson" w:date="2013-12-03T20:17:00Z">
        <w:r w:rsidR="00424394">
          <w:t>s</w:t>
        </w:r>
      </w:ins>
      <w:r>
        <w:t xml:space="preserve"> publiée</w:t>
      </w:r>
      <w:ins w:id="1884" w:author="Marc Florisson" w:date="2013-12-03T20:17:00Z">
        <w:r w:rsidR="00424394">
          <w:t>s</w:t>
        </w:r>
      </w:ins>
      <w:r>
        <w:t xml:space="preserve"> par chacun des SIM.</w:t>
      </w:r>
    </w:p>
    <w:p w14:paraId="567F31A4" w14:textId="2ECE2D60" w:rsidR="00BB5F4E" w:rsidRDefault="00BB5F4E" w:rsidP="00BB5F4E">
      <w:r>
        <w:t xml:space="preserve">C’est la base des méta-données qui permet à l’aiguilleur de disposer des informations de connexion aux différents SIM (cf table </w:t>
      </w:r>
      <w:del w:id="1885" w:author="Marc Florisson" w:date="2014-04-24T07:28:00Z">
        <w:r w:rsidDel="00474DDE">
          <w:delText>TIS</w:delText>
        </w:r>
      </w:del>
      <w:ins w:id="1886" w:author="Marc Florisson" w:date="2014-04-24T07:28:00Z">
        <w:r w:rsidR="00474DDE">
          <w:t>MIS</w:t>
        </w:r>
      </w:ins>
      <w:r>
        <w:t xml:space="preserve"> avec les colonnes APIUrl, APIKey).</w:t>
      </w:r>
    </w:p>
    <w:p w14:paraId="68A0370B" w14:textId="77777777" w:rsidR="00BB5F4E" w:rsidRDefault="00BB5F4E">
      <w:pPr>
        <w:pStyle w:val="Titre3"/>
        <w:pPrChange w:id="1887" w:author="Marc Florisson" w:date="2013-12-03T20:08:00Z">
          <w:pPr>
            <w:pStyle w:val="Titre4"/>
          </w:pPr>
        </w:pPrChange>
      </w:pPr>
      <w:bookmarkStart w:id="1888" w:name="_Ref244141476"/>
      <w:bookmarkStart w:id="1889" w:name="_Toc259983427"/>
      <w:r>
        <w:t>Spécification des principales fonctions</w:t>
      </w:r>
      <w:bookmarkEnd w:id="1888"/>
      <w:bookmarkEnd w:id="1889"/>
      <w:r>
        <w:t xml:space="preserve"> </w:t>
      </w:r>
    </w:p>
    <w:p w14:paraId="656C925C" w14:textId="77777777" w:rsidR="00BB5F4E" w:rsidRDefault="00BB5F4E" w:rsidP="00BB5F4E"/>
    <w:p w14:paraId="1137CCCF" w14:textId="77777777" w:rsidR="00BB5F4E" w:rsidRDefault="00BB5F4E">
      <w:pPr>
        <w:pStyle w:val="Titre4"/>
        <w:pPrChange w:id="1890" w:author="Marc Florisson" w:date="2013-12-03T20:08:00Z">
          <w:pPr>
            <w:pStyle w:val="Titre3"/>
          </w:pPr>
        </w:pPrChange>
      </w:pPr>
      <w:r>
        <w:t xml:space="preserve">Fonction d’évaluation du bilan carbone </w:t>
      </w:r>
    </w:p>
    <w:p w14:paraId="24B8DE91" w14:textId="77777777" w:rsidR="00BB5F4E" w:rsidRPr="001B3625" w:rsidRDefault="00BB5F4E" w:rsidP="00BB5F4E"/>
    <w:p w14:paraId="633F3172" w14:textId="77777777" w:rsidR="00BB5F4E" w:rsidRDefault="00BB5F4E" w:rsidP="00BB5F4E">
      <w:r>
        <w:t xml:space="preserve">Cette fonction reçoit en entrée </w:t>
      </w:r>
    </w:p>
    <w:p w14:paraId="0A58DB47" w14:textId="77777777" w:rsidR="00BB5F4E" w:rsidRDefault="00BB5F4E" w:rsidP="00774769">
      <w:pPr>
        <w:pStyle w:val="Paragraphedeliste"/>
        <w:numPr>
          <w:ilvl w:val="0"/>
          <w:numId w:val="7"/>
        </w:numPr>
        <w:jc w:val="left"/>
      </w:pPr>
      <w:r>
        <w:t>la liste des bilans carbone de l’ensemble des itinéraires partiels</w:t>
      </w:r>
    </w:p>
    <w:p w14:paraId="0DE0E5BF" w14:textId="77777777" w:rsidR="00BB5F4E" w:rsidRDefault="00BB5F4E" w:rsidP="00BB5F4E"/>
    <w:p w14:paraId="07DA97A6" w14:textId="77777777" w:rsidR="00BB5F4E" w:rsidRDefault="00BB5F4E" w:rsidP="00BB5F4E">
      <w:r>
        <w:t xml:space="preserve">Cette fonction renvoie en sortie </w:t>
      </w:r>
    </w:p>
    <w:p w14:paraId="67F864D0" w14:textId="77777777" w:rsidR="00BB5F4E" w:rsidRDefault="00BB5F4E" w:rsidP="00774769">
      <w:pPr>
        <w:pStyle w:val="Paragraphedeliste"/>
        <w:numPr>
          <w:ilvl w:val="0"/>
          <w:numId w:val="9"/>
        </w:numPr>
        <w:jc w:val="left"/>
      </w:pPr>
      <w:r>
        <w:t>le bilan carbone global</w:t>
      </w:r>
    </w:p>
    <w:p w14:paraId="3F407187" w14:textId="77777777" w:rsidR="00BB5F4E" w:rsidRDefault="00BB5F4E" w:rsidP="00BB5F4E"/>
    <w:p w14:paraId="26502C73" w14:textId="72A1C2D1" w:rsidR="00BB5F4E" w:rsidRDefault="00BB5F4E" w:rsidP="00BB5F4E">
      <w:r>
        <w:t>Dans le bilan global se calcul</w:t>
      </w:r>
      <w:ins w:id="1891" w:author="Marc Florisson" w:date="2014-03-31T22:58:00Z">
        <w:r w:rsidR="009E0A0E">
          <w:t>e</w:t>
        </w:r>
      </w:ins>
    </w:p>
    <w:p w14:paraId="6CC5FA89" w14:textId="77777777" w:rsidR="00BB5F4E" w:rsidRDefault="00BB5F4E" w:rsidP="00774769">
      <w:pPr>
        <w:pStyle w:val="Paragraphedeliste"/>
        <w:numPr>
          <w:ilvl w:val="0"/>
          <w:numId w:val="9"/>
        </w:numPr>
        <w:jc w:val="left"/>
      </w:pPr>
      <w:r>
        <w:t>le bilan carbone effectif global est obtenu par addition des bilans effectifs partiels</w:t>
      </w:r>
    </w:p>
    <w:p w14:paraId="022953E8" w14:textId="77777777" w:rsidR="00BB5F4E" w:rsidRDefault="00BB5F4E" w:rsidP="00774769">
      <w:pPr>
        <w:pStyle w:val="Paragraphedeliste"/>
        <w:numPr>
          <w:ilvl w:val="0"/>
          <w:numId w:val="9"/>
        </w:numPr>
        <w:jc w:val="left"/>
      </w:pPr>
      <w:r>
        <w:t>le bilan carbone équivalent voiture global est obtenu par addition des bilans équivalents voiture partiels</w:t>
      </w:r>
    </w:p>
    <w:p w14:paraId="0684A1C2" w14:textId="77777777" w:rsidR="00BB5F4E" w:rsidRDefault="00BB5F4E" w:rsidP="00774769">
      <w:pPr>
        <w:pStyle w:val="Paragraphedeliste"/>
        <w:numPr>
          <w:ilvl w:val="0"/>
          <w:numId w:val="9"/>
        </w:numPr>
        <w:jc w:val="left"/>
      </w:pPr>
      <w:r>
        <w:t xml:space="preserve">le ratio bilan effectif sur équivalent voiture est recalculé avec les 2 résultats ci-dessus </w:t>
      </w:r>
    </w:p>
    <w:p w14:paraId="293E44FB" w14:textId="77777777" w:rsidR="00BB5F4E" w:rsidRDefault="00BB5F4E" w:rsidP="00BB5F4E"/>
    <w:p w14:paraId="54E90FD0" w14:textId="77777777" w:rsidR="00BB5F4E" w:rsidRDefault="00BB5F4E" w:rsidP="00BB5F4E">
      <w:r>
        <w:t>La fonction d’évaluation ne produit pas de résultat si un SIM ou plus ne fournit pas le bilan carbone de son itinéraire partiel.</w:t>
      </w:r>
    </w:p>
    <w:p w14:paraId="0C1089D3" w14:textId="77777777" w:rsidR="00BB5F4E" w:rsidRDefault="00BB5F4E">
      <w:pPr>
        <w:pStyle w:val="Titre4"/>
        <w:pPrChange w:id="1892" w:author="Marc Florisson" w:date="2013-12-03T20:08:00Z">
          <w:pPr>
            <w:pStyle w:val="Titre3"/>
          </w:pPr>
        </w:pPrChange>
      </w:pPr>
      <w:bookmarkStart w:id="1893" w:name="_Ref244140071"/>
      <w:bookmarkStart w:id="1894" w:name="_Ref244140089"/>
      <w:r>
        <w:t>Fonction de sélection des SIM à proximité d’une position géographique</w:t>
      </w:r>
      <w:bookmarkEnd w:id="1893"/>
      <w:bookmarkEnd w:id="1894"/>
    </w:p>
    <w:p w14:paraId="71842AFB" w14:textId="77777777" w:rsidR="00BB5F4E" w:rsidRDefault="00BB5F4E" w:rsidP="00BB5F4E"/>
    <w:p w14:paraId="7671DC63" w14:textId="77777777" w:rsidR="00BB5F4E" w:rsidRDefault="00BB5F4E" w:rsidP="00BB5F4E">
      <w:r>
        <w:t xml:space="preserve">Cette fonction reçoit en entrée </w:t>
      </w:r>
    </w:p>
    <w:p w14:paraId="0920AFE3" w14:textId="77777777" w:rsidR="00BB5F4E" w:rsidRDefault="00BB5F4E" w:rsidP="00774769">
      <w:pPr>
        <w:pStyle w:val="Paragraphedeliste"/>
        <w:numPr>
          <w:ilvl w:val="0"/>
          <w:numId w:val="7"/>
        </w:numPr>
        <w:jc w:val="left"/>
      </w:pPr>
      <w:r>
        <w:t xml:space="preserve">la position géographique du point de départ </w:t>
      </w:r>
    </w:p>
    <w:p w14:paraId="5A98A9B4" w14:textId="3A48E4F6" w:rsidR="005A7358" w:rsidRDefault="005A7358" w:rsidP="00774769">
      <w:pPr>
        <w:pStyle w:val="Paragraphedeliste"/>
        <w:numPr>
          <w:ilvl w:val="0"/>
          <w:numId w:val="7"/>
        </w:numPr>
        <w:jc w:val="left"/>
      </w:pPr>
      <w:r>
        <w:t>la date associée à la requête de recherche d’itinéraire</w:t>
      </w:r>
    </w:p>
    <w:p w14:paraId="46085CEC" w14:textId="77777777" w:rsidR="00BB5F4E" w:rsidRDefault="00BB5F4E" w:rsidP="00BB5F4E"/>
    <w:p w14:paraId="49E1B22F" w14:textId="77777777" w:rsidR="00BB5F4E" w:rsidRDefault="00BB5F4E" w:rsidP="00BB5F4E">
      <w:r>
        <w:t xml:space="preserve">Cette fonction renvoie en sortie </w:t>
      </w:r>
    </w:p>
    <w:p w14:paraId="727D96DA" w14:textId="77777777" w:rsidR="00BB5F4E" w:rsidRDefault="00BB5F4E" w:rsidP="00774769">
      <w:pPr>
        <w:pStyle w:val="Paragraphedeliste"/>
        <w:numPr>
          <w:ilvl w:val="0"/>
          <w:numId w:val="9"/>
        </w:numPr>
        <w:jc w:val="left"/>
      </w:pPr>
      <w:r>
        <w:t>une liste de SIM.</w:t>
      </w:r>
    </w:p>
    <w:p w14:paraId="57112AF8" w14:textId="77777777" w:rsidR="00BB5F4E" w:rsidRDefault="00BB5F4E" w:rsidP="00BB5F4E"/>
    <w:p w14:paraId="19847FAC" w14:textId="77777777" w:rsidR="005A7358" w:rsidRDefault="00BB5F4E" w:rsidP="00BB5F4E">
      <w:r>
        <w:t xml:space="preserve">Les SIM sélectionnés sont ceux qui ont </w:t>
      </w:r>
    </w:p>
    <w:p w14:paraId="48AA5D03" w14:textId="353DF663" w:rsidR="00BB5F4E" w:rsidRDefault="00BB5F4E" w:rsidP="00441AC6">
      <w:pPr>
        <w:pStyle w:val="Paragraphedeliste"/>
        <w:numPr>
          <w:ilvl w:val="0"/>
          <w:numId w:val="42"/>
        </w:numPr>
      </w:pPr>
      <w:r>
        <w:t>au moins un arrêt situé à vol d’oiseau en deçà d’un seuil paramétrable (a priori le seuil est évalué par rapport à un déplacement en marche à pied)</w:t>
      </w:r>
    </w:p>
    <w:p w14:paraId="48DB4753" w14:textId="1F4C1C69" w:rsidR="005A7358" w:rsidRDefault="005A7358" w:rsidP="00441AC6">
      <w:pPr>
        <w:pStyle w:val="Paragraphedeliste"/>
        <w:numPr>
          <w:ilvl w:val="0"/>
          <w:numId w:val="42"/>
        </w:numPr>
      </w:pPr>
      <w:r>
        <w:t>une offre valide à la date demandée</w:t>
      </w:r>
    </w:p>
    <w:p w14:paraId="4ABF0BAA" w14:textId="77777777" w:rsidR="00BB5F4E" w:rsidRDefault="00BB5F4E" w:rsidP="00BB5F4E"/>
    <w:p w14:paraId="1E2F4EDA" w14:textId="77777777" w:rsidR="00BB5F4E" w:rsidRDefault="00BB5F4E">
      <w:pPr>
        <w:pStyle w:val="Titre4"/>
        <w:pPrChange w:id="1895" w:author="Marc Florisson" w:date="2013-12-03T20:08:00Z">
          <w:pPr>
            <w:pStyle w:val="Titre3"/>
          </w:pPr>
        </w:pPrChange>
      </w:pPr>
      <w:bookmarkStart w:id="1896" w:name="_Ref243996054"/>
      <w:bookmarkStart w:id="1897" w:name="_Ref243996065"/>
      <w:r>
        <w:t>Fonction de Sélection des traces pour une recherche d’itinéraire</w:t>
      </w:r>
      <w:bookmarkEnd w:id="1896"/>
      <w:bookmarkEnd w:id="1897"/>
    </w:p>
    <w:p w14:paraId="17F0CFB9" w14:textId="77777777" w:rsidR="00BB5F4E" w:rsidRDefault="00BB5F4E" w:rsidP="00BB5F4E"/>
    <w:p w14:paraId="0C5DAD79" w14:textId="77777777" w:rsidR="00BB5F4E" w:rsidRDefault="00BB5F4E" w:rsidP="00BB5F4E">
      <w:r>
        <w:t xml:space="preserve">Cette fonction reçoit en entrée </w:t>
      </w:r>
    </w:p>
    <w:p w14:paraId="00D4B674" w14:textId="77777777" w:rsidR="00BB5F4E" w:rsidRDefault="00BB5F4E" w:rsidP="00774769">
      <w:pPr>
        <w:pStyle w:val="Paragraphedeliste"/>
        <w:numPr>
          <w:ilvl w:val="0"/>
          <w:numId w:val="7"/>
        </w:numPr>
        <w:jc w:val="left"/>
      </w:pPr>
      <w:r>
        <w:t>la position géographique du point de départ (noté loc1)</w:t>
      </w:r>
    </w:p>
    <w:p w14:paraId="7B683C28" w14:textId="77777777" w:rsidR="00BB5F4E" w:rsidRDefault="00BB5F4E" w:rsidP="00774769">
      <w:pPr>
        <w:pStyle w:val="Paragraphedeliste"/>
        <w:numPr>
          <w:ilvl w:val="0"/>
          <w:numId w:val="7"/>
        </w:numPr>
        <w:jc w:val="left"/>
      </w:pPr>
      <w:r>
        <w:t>la position géographique du point d’arrivée (noté loc2)</w:t>
      </w:r>
    </w:p>
    <w:p w14:paraId="68D8B753" w14:textId="77777777" w:rsidR="00BB5F4E" w:rsidRDefault="00BB5F4E" w:rsidP="00774769">
      <w:pPr>
        <w:pStyle w:val="Paragraphedeliste"/>
        <w:numPr>
          <w:ilvl w:val="0"/>
          <w:numId w:val="7"/>
        </w:numPr>
        <w:jc w:val="left"/>
      </w:pPr>
      <w:r>
        <w:t>les modes souhaités</w:t>
      </w:r>
    </w:p>
    <w:p w14:paraId="5CFDED00" w14:textId="77777777" w:rsidR="00BB5F4E" w:rsidRDefault="00BB5F4E" w:rsidP="00BB5F4E"/>
    <w:p w14:paraId="147A10E3" w14:textId="77777777" w:rsidR="00BB5F4E" w:rsidRDefault="00BB5F4E" w:rsidP="00BB5F4E">
      <w:r>
        <w:t xml:space="preserve">Cette fonction renvoie en sortie </w:t>
      </w:r>
    </w:p>
    <w:p w14:paraId="29E69FEB" w14:textId="18550D2A" w:rsidR="00BB5F4E" w:rsidRDefault="00BB5F4E" w:rsidP="0023090B">
      <w:pPr>
        <w:pStyle w:val="Paragraphedeliste"/>
        <w:numPr>
          <w:ilvl w:val="0"/>
          <w:numId w:val="9"/>
        </w:numPr>
        <w:jc w:val="left"/>
      </w:pPr>
      <w:r>
        <w:t xml:space="preserve">une </w:t>
      </w:r>
      <w:r w:rsidR="0023090B">
        <w:t>s</w:t>
      </w:r>
      <w:r w:rsidR="00C00458">
        <w:t>é</w:t>
      </w:r>
      <w:r w:rsidR="0023090B">
        <w:t xml:space="preserve">lection </w:t>
      </w:r>
      <w:r>
        <w:t xml:space="preserve">de </w:t>
      </w:r>
      <w:r w:rsidRPr="00C00458">
        <w:rPr>
          <w:i/>
          <w:iCs/>
        </w:rPr>
        <w:t>k</w:t>
      </w:r>
      <w:r>
        <w:t xml:space="preserve"> liste</w:t>
      </w:r>
      <w:ins w:id="1898" w:author="Marc Florisson" w:date="2014-03-31T22:58:00Z">
        <w:r w:rsidR="003E62E1">
          <w:t>s</w:t>
        </w:r>
      </w:ins>
      <w:r>
        <w:t xml:space="preserve"> de SIM</w:t>
      </w:r>
    </w:p>
    <w:p w14:paraId="0F91D0D7" w14:textId="77777777" w:rsidR="00BB5F4E" w:rsidRDefault="00BB5F4E" w:rsidP="00774769">
      <w:pPr>
        <w:pStyle w:val="Paragraphedeliste"/>
        <w:numPr>
          <w:ilvl w:val="1"/>
          <w:numId w:val="9"/>
        </w:numPr>
        <w:jc w:val="left"/>
      </w:pPr>
      <w:r>
        <w:t xml:space="preserve">il s’agit des </w:t>
      </w:r>
      <w:r w:rsidRPr="00C00458">
        <w:rPr>
          <w:i/>
          <w:iCs/>
        </w:rPr>
        <w:t>k</w:t>
      </w:r>
      <w:r>
        <w:t xml:space="preserve"> plus courts chemins entre les SIM </w:t>
      </w:r>
    </w:p>
    <w:p w14:paraId="6805931B" w14:textId="77777777" w:rsidR="00BB5F4E" w:rsidRDefault="00BB5F4E" w:rsidP="00774769">
      <w:pPr>
        <w:pStyle w:val="Paragraphedeliste"/>
        <w:numPr>
          <w:ilvl w:val="1"/>
          <w:numId w:val="9"/>
        </w:numPr>
        <w:jc w:val="left"/>
      </w:pPr>
      <w:r>
        <w:t>ces plus courts chemins s’appellent les traces de SIM</w:t>
      </w:r>
    </w:p>
    <w:p w14:paraId="38E96C31" w14:textId="77777777" w:rsidR="00BB5F4E" w:rsidRDefault="00BB5F4E" w:rsidP="00774769">
      <w:pPr>
        <w:pStyle w:val="Paragraphedeliste"/>
        <w:numPr>
          <w:ilvl w:val="0"/>
          <w:numId w:val="9"/>
        </w:numPr>
        <w:jc w:val="left"/>
      </w:pPr>
      <w:r>
        <w:t>Le point de départ est contenu dans le premier SIM de la trace.</w:t>
      </w:r>
    </w:p>
    <w:p w14:paraId="6DE87787" w14:textId="77777777" w:rsidR="00BB5F4E" w:rsidRDefault="00BB5F4E" w:rsidP="00774769">
      <w:pPr>
        <w:pStyle w:val="Paragraphedeliste"/>
        <w:numPr>
          <w:ilvl w:val="0"/>
          <w:numId w:val="9"/>
        </w:numPr>
        <w:jc w:val="left"/>
      </w:pPr>
      <w:r>
        <w:t xml:space="preserve">Le point d’arrivée est contenu dans le dernier SIM de la trace. </w:t>
      </w:r>
    </w:p>
    <w:p w14:paraId="0A3E6D2F" w14:textId="77777777" w:rsidR="00BB5F4E" w:rsidRDefault="00BB5F4E" w:rsidP="00774769">
      <w:pPr>
        <w:pStyle w:val="Paragraphedeliste"/>
        <w:numPr>
          <w:ilvl w:val="0"/>
          <w:numId w:val="9"/>
        </w:numPr>
        <w:jc w:val="left"/>
      </w:pPr>
      <w:r>
        <w:t>Tous les SIM proposés dans les chemins sont compatibles avec au moins l’un des modes souhaités.</w:t>
      </w:r>
    </w:p>
    <w:p w14:paraId="17EF505C" w14:textId="08DBA17C" w:rsidR="00BB5F4E" w:rsidRDefault="00BB5F4E" w:rsidP="00774769">
      <w:pPr>
        <w:pStyle w:val="Paragraphedeliste"/>
        <w:numPr>
          <w:ilvl w:val="0"/>
          <w:numId w:val="9"/>
        </w:numPr>
        <w:jc w:val="left"/>
      </w:pPr>
      <w:r>
        <w:t xml:space="preserve">La trace contient au maximum un seul SIM ne pouvant pas traiter un appel « RI non détaillée </w:t>
      </w:r>
      <w:r w:rsidRPr="00C00458">
        <w:rPr>
          <w:i/>
          <w:iCs/>
        </w:rPr>
        <w:t>n-m</w:t>
      </w:r>
      <w:r>
        <w:t> » et ce SIM est situé en première ou dernière position de la trace.</w:t>
      </w:r>
      <w:r w:rsidR="00576FA3">
        <w:t xml:space="preserve"> La capacité du SIM à réaliser des recherches d’itinéraire non détaillées n-m est décrite dans les méta-données (cf </w:t>
      </w:r>
      <w:r w:rsidR="00576FA3">
        <w:fldChar w:fldCharType="begin"/>
      </w:r>
      <w:r w:rsidR="00576FA3">
        <w:instrText xml:space="preserve"> REF _Ref244142562 \r \h </w:instrText>
      </w:r>
      <w:r w:rsidR="00576FA3">
        <w:fldChar w:fldCharType="separate"/>
      </w:r>
      <w:ins w:id="1899" w:author="Marc Florisson" w:date="2014-02-21T17:29:00Z">
        <w:r w:rsidR="0030138C">
          <w:t>5.2.1.1</w:t>
        </w:r>
      </w:ins>
      <w:del w:id="1900" w:author="Marc Florisson" w:date="2014-02-21T17:29:00Z">
        <w:r w:rsidR="00576FA3" w:rsidDel="0030138C">
          <w:delText>2.2.1.1</w:delText>
        </w:r>
      </w:del>
      <w:r w:rsidR="00576FA3">
        <w:fldChar w:fldCharType="end"/>
      </w:r>
      <w:r w:rsidR="00576FA3">
        <w:t xml:space="preserve"> </w:t>
      </w:r>
      <w:r w:rsidR="00576FA3">
        <w:fldChar w:fldCharType="begin"/>
      </w:r>
      <w:r w:rsidR="00576FA3">
        <w:instrText xml:space="preserve"> REF _Ref244142562 \h </w:instrText>
      </w:r>
      <w:r w:rsidR="00576FA3">
        <w:fldChar w:fldCharType="separate"/>
      </w:r>
      <w:del w:id="1901" w:author="Marc Florisson" w:date="2014-04-24T07:28:00Z">
        <w:r w:rsidR="0030138C" w:rsidDel="00474DDE">
          <w:delText>TIS</w:delText>
        </w:r>
      </w:del>
      <w:ins w:id="1902" w:author="Marc Florisson" w:date="2014-04-24T07:28:00Z">
        <w:r w:rsidR="00474DDE">
          <w:t>MIS</w:t>
        </w:r>
      </w:ins>
      <w:r w:rsidR="00576FA3">
        <w:fldChar w:fldCharType="end"/>
      </w:r>
      <w:r w:rsidR="00576FA3">
        <w:t>).</w:t>
      </w:r>
    </w:p>
    <w:p w14:paraId="52EA9A4F" w14:textId="77777777" w:rsidR="00BB5F4E" w:rsidRDefault="00BB5F4E" w:rsidP="00BB5F4E"/>
    <w:p w14:paraId="0D2EAE15" w14:textId="77777777" w:rsidR="00BB5F4E" w:rsidRDefault="00BB5F4E" w:rsidP="00BB5F4E">
      <w:r>
        <w:t>On appelle taille d’une trace le nombre de SIM dans la trace.</w:t>
      </w:r>
    </w:p>
    <w:p w14:paraId="52D905E3" w14:textId="77777777" w:rsidR="00BB5F4E" w:rsidRDefault="00BB5F4E" w:rsidP="00BB5F4E">
      <w:r>
        <w:t>La taille maximum des traces de SIM doit être paramétrable. Ce paramètre est limité à 3 dans le cadre du POC.</w:t>
      </w:r>
    </w:p>
    <w:p w14:paraId="6AC3C063" w14:textId="77777777" w:rsidR="00BB5F4E" w:rsidRDefault="00BB5F4E">
      <w:pPr>
        <w:pStyle w:val="Titre5"/>
        <w:pPrChange w:id="1903" w:author="Marc Florisson" w:date="2013-12-03T20:09:00Z">
          <w:pPr>
            <w:pStyle w:val="Titre4"/>
          </w:pPr>
        </w:pPrChange>
      </w:pPr>
      <w:r>
        <w:t>Détail de l’algorithme de la fonction et de sa complexité</w:t>
      </w:r>
    </w:p>
    <w:p w14:paraId="72B87785" w14:textId="77777777" w:rsidR="00BB5F4E" w:rsidRDefault="00BB5F4E" w:rsidP="00BB5F4E"/>
    <w:p w14:paraId="29CE1630" w14:textId="77777777" w:rsidR="00BB5F4E" w:rsidRDefault="00BB5F4E" w:rsidP="00BB5F4E">
      <w:r>
        <w:t>Lorsque l’aiguilleur reçoit une requête d’itinéraire de loc1 vers loc2, l’aiguilleur trouve les SIM où sont situés loc1 et loc2 en appelant la fonction de « Sélection des SIM à proximité d’une position géographique ».</w:t>
      </w:r>
    </w:p>
    <w:p w14:paraId="6236066D" w14:textId="77777777" w:rsidR="00BB5F4E" w:rsidRDefault="00BB5F4E" w:rsidP="00BB5F4E"/>
    <w:p w14:paraId="4DA17F61" w14:textId="77777777" w:rsidR="00BB5F4E" w:rsidRDefault="00BB5F4E" w:rsidP="00BB5F4E">
      <w:r>
        <w:t>Le traitement consiste ensuite en une recherche de plus court chemin dans le graphe des SIM dans lequel</w:t>
      </w:r>
    </w:p>
    <w:p w14:paraId="47A088C6" w14:textId="77777777" w:rsidR="00BB5F4E" w:rsidRDefault="00BB5F4E" w:rsidP="00774769">
      <w:pPr>
        <w:pStyle w:val="Paragraphedeliste"/>
        <w:numPr>
          <w:ilvl w:val="0"/>
          <w:numId w:val="19"/>
        </w:numPr>
        <w:jc w:val="left"/>
      </w:pPr>
      <w:r>
        <w:t>les nœuds seraient les SIM</w:t>
      </w:r>
    </w:p>
    <w:p w14:paraId="74ABFA47" w14:textId="77777777" w:rsidR="00BB5F4E" w:rsidRDefault="00BB5F4E" w:rsidP="00774769">
      <w:pPr>
        <w:pStyle w:val="Paragraphedeliste"/>
        <w:numPr>
          <w:ilvl w:val="0"/>
          <w:numId w:val="19"/>
        </w:numPr>
        <w:jc w:val="left"/>
      </w:pPr>
      <w:r>
        <w:t>les arcs les seraient les connexions entre SIM</w:t>
      </w:r>
    </w:p>
    <w:p w14:paraId="04AD7AA5" w14:textId="77777777" w:rsidR="00BB5F4E" w:rsidRDefault="00BB5F4E" w:rsidP="00BB5F4E"/>
    <w:p w14:paraId="0E46C15E" w14:textId="2C26E850" w:rsidR="00BB5F4E" w:rsidRDefault="00BB5F4E" w:rsidP="00BB5F4E">
      <w:r>
        <w:t>Le nombre de nœuds et d’arcs étant très limité, l’algorithme ne devrait pas être trop gourmand en temps de calcul, bien qu’on lui demande de calculer tous les chemins possibles distincts sans boucle de longueur inférieure au maximum fixé comme paramètre (3 dans le cadre du POC).</w:t>
      </w:r>
    </w:p>
    <w:p w14:paraId="4B74FA2E" w14:textId="77777777" w:rsidR="00BB5F4E" w:rsidRDefault="00BB5F4E">
      <w:pPr>
        <w:pStyle w:val="Titre5"/>
        <w:pPrChange w:id="1904" w:author="Marc Florisson" w:date="2013-12-03T20:09:00Z">
          <w:pPr>
            <w:pStyle w:val="Titre4"/>
          </w:pPr>
        </w:pPrChange>
      </w:pPr>
      <w:r>
        <w:t>Illustration de la fonction sur un exemple</w:t>
      </w:r>
    </w:p>
    <w:p w14:paraId="61AE980B" w14:textId="77777777" w:rsidR="00BB5F4E" w:rsidRDefault="00BB5F4E" w:rsidP="00BB5F4E"/>
    <w:p w14:paraId="020BB5F7" w14:textId="77777777" w:rsidR="00BB5F4E" w:rsidRDefault="00BB5F4E" w:rsidP="00BB5F4E">
      <w:r>
        <w:t>En repartant du schéma de la Figure 2, supposons que la fonction reçoive 2 positions géographiques :</w:t>
      </w:r>
    </w:p>
    <w:p w14:paraId="165081A6" w14:textId="558597CD" w:rsidR="00BB5F4E" w:rsidRDefault="00BB5F4E" w:rsidP="00774769">
      <w:pPr>
        <w:pStyle w:val="Paragraphedeliste"/>
        <w:numPr>
          <w:ilvl w:val="0"/>
          <w:numId w:val="8"/>
        </w:numPr>
        <w:jc w:val="left"/>
      </w:pPr>
      <w:r>
        <w:t xml:space="preserve">La position de départ située dans les SIM A et </w:t>
      </w:r>
      <w:ins w:id="1905" w:author="Marc Florisson" w:date="2013-12-03T20:36:00Z">
        <w:r w:rsidR="00740224">
          <w:t xml:space="preserve">SIM </w:t>
        </w:r>
      </w:ins>
      <w:r>
        <w:t>Train</w:t>
      </w:r>
    </w:p>
    <w:p w14:paraId="298A8AA2" w14:textId="77777777" w:rsidR="00BB5F4E" w:rsidRDefault="00BB5F4E" w:rsidP="00774769">
      <w:pPr>
        <w:pStyle w:val="Paragraphedeliste"/>
        <w:numPr>
          <w:ilvl w:val="0"/>
          <w:numId w:val="8"/>
        </w:numPr>
        <w:jc w:val="left"/>
      </w:pPr>
      <w:r>
        <w:t>La position d’arrivée située dans le SIM D</w:t>
      </w:r>
    </w:p>
    <w:p w14:paraId="42F544B7" w14:textId="01C50ABF" w:rsidR="00BB5F4E" w:rsidRDefault="00BB5F4E" w:rsidP="00774769">
      <w:pPr>
        <w:pStyle w:val="Paragraphedeliste"/>
        <w:numPr>
          <w:ilvl w:val="0"/>
          <w:numId w:val="8"/>
        </w:numPr>
        <w:jc w:val="left"/>
      </w:pPr>
      <w:r>
        <w:t xml:space="preserve">Les modes Train et Avion et associés aux SIM A et </w:t>
      </w:r>
      <w:ins w:id="1906" w:author="Marc Florisson" w:date="2013-12-03T20:38:00Z">
        <w:r w:rsidR="001D63D9">
          <w:t xml:space="preserve">SIM </w:t>
        </w:r>
      </w:ins>
      <w:r>
        <w:t>D</w:t>
      </w:r>
    </w:p>
    <w:p w14:paraId="5659EE7B" w14:textId="77777777" w:rsidR="00BB5F4E" w:rsidRDefault="00BB5F4E" w:rsidP="00BB5F4E"/>
    <w:p w14:paraId="531EC1E5" w14:textId="5B85BF0E" w:rsidR="00BB5F4E" w:rsidRDefault="00BB5F4E" w:rsidP="00BB5F4E">
      <w:r>
        <w:t>La fonction recherche les chemins suivants de (</w:t>
      </w:r>
      <w:ins w:id="1907" w:author="Marc Florisson" w:date="2013-12-03T20:38:00Z">
        <w:r w:rsidR="001D63D9">
          <w:t xml:space="preserve">SIM </w:t>
        </w:r>
      </w:ins>
      <w:r>
        <w:t xml:space="preserve">A, </w:t>
      </w:r>
      <w:ins w:id="1908" w:author="Marc Florisson" w:date="2013-12-03T20:38:00Z">
        <w:r w:rsidR="001D63D9">
          <w:t xml:space="preserve">SIM </w:t>
        </w:r>
      </w:ins>
      <w:r>
        <w:t xml:space="preserve">Train) vers </w:t>
      </w:r>
      <w:ins w:id="1909" w:author="Marc Florisson" w:date="2013-12-03T20:38:00Z">
        <w:r w:rsidR="001D63D9">
          <w:t xml:space="preserve">SIM </w:t>
        </w:r>
      </w:ins>
      <w:r>
        <w:t>D.</w:t>
      </w:r>
    </w:p>
    <w:p w14:paraId="5E014688" w14:textId="77777777" w:rsidR="00BB5F4E" w:rsidRDefault="00BB5F4E" w:rsidP="00BB5F4E">
      <w:r>
        <w:t xml:space="preserve">La fonction renvoie la liste suivante des traces de SIM : </w:t>
      </w:r>
    </w:p>
    <w:p w14:paraId="71FBAF29" w14:textId="4384A2C8" w:rsidR="00BB5F4E" w:rsidRDefault="001D63D9" w:rsidP="00774769">
      <w:pPr>
        <w:pStyle w:val="Paragraphedeliste"/>
        <w:numPr>
          <w:ilvl w:val="0"/>
          <w:numId w:val="4"/>
        </w:numPr>
        <w:jc w:val="left"/>
      </w:pPr>
      <w:ins w:id="1910" w:author="Marc Florisson" w:date="2013-12-03T20:38:00Z">
        <w:r>
          <w:t xml:space="preserve">SIM </w:t>
        </w:r>
      </w:ins>
      <w:r w:rsidR="00BB5F4E">
        <w:t xml:space="preserve">Train -&gt; </w:t>
      </w:r>
      <w:ins w:id="1911" w:author="Marc Florisson" w:date="2013-12-03T20:38:00Z">
        <w:r>
          <w:t xml:space="preserve">SIM </w:t>
        </w:r>
      </w:ins>
      <w:r w:rsidR="00BB5F4E">
        <w:t>D</w:t>
      </w:r>
    </w:p>
    <w:p w14:paraId="5F7BBD57" w14:textId="346780CD" w:rsidR="00BB5F4E" w:rsidRDefault="001D63D9" w:rsidP="00774769">
      <w:pPr>
        <w:pStyle w:val="Paragraphedeliste"/>
        <w:numPr>
          <w:ilvl w:val="0"/>
          <w:numId w:val="4"/>
        </w:numPr>
        <w:jc w:val="left"/>
      </w:pPr>
      <w:ins w:id="1912" w:author="Marc Florisson" w:date="2013-12-03T20:38:00Z">
        <w:r>
          <w:t xml:space="preserve">SIM </w:t>
        </w:r>
      </w:ins>
      <w:r w:rsidR="00BB5F4E">
        <w:t xml:space="preserve">A -&gt; </w:t>
      </w:r>
      <w:ins w:id="1913" w:author="Marc Florisson" w:date="2013-12-03T20:38:00Z">
        <w:r>
          <w:t xml:space="preserve">SIM </w:t>
        </w:r>
      </w:ins>
      <w:r w:rsidR="00BB5F4E">
        <w:t xml:space="preserve">C-&gt; </w:t>
      </w:r>
      <w:ins w:id="1914" w:author="Marc Florisson" w:date="2013-12-03T20:38:00Z">
        <w:r>
          <w:t xml:space="preserve">SIM </w:t>
        </w:r>
      </w:ins>
      <w:r w:rsidR="00BB5F4E">
        <w:t>D</w:t>
      </w:r>
    </w:p>
    <w:p w14:paraId="291B9FC7" w14:textId="3496D1FC" w:rsidR="00BB5F4E" w:rsidRDefault="001D63D9" w:rsidP="00723A05">
      <w:pPr>
        <w:pStyle w:val="Paragraphedeliste"/>
        <w:numPr>
          <w:ilvl w:val="0"/>
          <w:numId w:val="4"/>
        </w:numPr>
        <w:jc w:val="left"/>
      </w:pPr>
      <w:ins w:id="1915" w:author="Marc Florisson" w:date="2013-12-03T20:38:00Z">
        <w:r>
          <w:t xml:space="preserve">SIM </w:t>
        </w:r>
      </w:ins>
      <w:r w:rsidR="00BB5F4E">
        <w:t xml:space="preserve">A -&gt; </w:t>
      </w:r>
      <w:ins w:id="1916" w:author="Marc Florisson" w:date="2013-12-03T20:38:00Z">
        <w:r>
          <w:t xml:space="preserve">SIM </w:t>
        </w:r>
      </w:ins>
      <w:r w:rsidR="00BB5F4E">
        <w:t xml:space="preserve">Train -&gt; </w:t>
      </w:r>
      <w:ins w:id="1917" w:author="Marc Florisson" w:date="2013-12-03T20:38:00Z">
        <w:r>
          <w:t xml:space="preserve">SIM </w:t>
        </w:r>
      </w:ins>
      <w:r w:rsidR="00BB5F4E">
        <w:t xml:space="preserve">D (il est possible d’aller à une meilleure gare avec le réseau A pour prendre un train plus </w:t>
      </w:r>
      <w:r w:rsidR="00723A05">
        <w:t xml:space="preserve">tôt </w:t>
      </w:r>
      <w:r w:rsidR="00BB5F4E">
        <w:t xml:space="preserve">vers le </w:t>
      </w:r>
      <w:r w:rsidR="00723A05">
        <w:t xml:space="preserve">SIM </w:t>
      </w:r>
      <w:r w:rsidR="00BB5F4E">
        <w:t>D)</w:t>
      </w:r>
    </w:p>
    <w:p w14:paraId="23CD61B9" w14:textId="27619297" w:rsidR="00BB5F4E" w:rsidRDefault="001D63D9" w:rsidP="00774769">
      <w:pPr>
        <w:pStyle w:val="Paragraphedeliste"/>
        <w:numPr>
          <w:ilvl w:val="0"/>
          <w:numId w:val="4"/>
        </w:numPr>
        <w:jc w:val="left"/>
      </w:pPr>
      <w:ins w:id="1918" w:author="Marc Florisson" w:date="2013-12-03T20:38:00Z">
        <w:r>
          <w:t xml:space="preserve">SIM </w:t>
        </w:r>
      </w:ins>
      <w:r w:rsidR="00BB5F4E">
        <w:t xml:space="preserve">A -&gt; </w:t>
      </w:r>
      <w:ins w:id="1919" w:author="Marc Florisson" w:date="2013-12-03T20:39:00Z">
        <w:r>
          <w:t xml:space="preserve">SIM </w:t>
        </w:r>
      </w:ins>
      <w:r w:rsidR="00BB5F4E">
        <w:t xml:space="preserve">Avion -&gt; </w:t>
      </w:r>
      <w:ins w:id="1920" w:author="Marc Florisson" w:date="2013-12-03T20:39:00Z">
        <w:r>
          <w:t xml:space="preserve">SIM </w:t>
        </w:r>
      </w:ins>
      <w:r w:rsidR="00BB5F4E">
        <w:t>D</w:t>
      </w:r>
    </w:p>
    <w:p w14:paraId="192AB42D" w14:textId="77777777" w:rsidR="00BB5F4E" w:rsidRDefault="00BB5F4E" w:rsidP="00BB5F4E">
      <w:pPr>
        <w:pStyle w:val="Paragraphedeliste"/>
      </w:pPr>
    </w:p>
    <w:p w14:paraId="164EDE25" w14:textId="5B9673CB" w:rsidR="00BB5F4E" w:rsidRDefault="00BB5F4E" w:rsidP="00BB5F4E">
      <w:r>
        <w:t xml:space="preserve">Conformément au paramètre qui fixe la taille maximum des traces de SIM, les trajets à </w:t>
      </w:r>
      <w:del w:id="1921" w:author="Marc Florisson" w:date="2014-03-31T22:59:00Z">
        <w:r w:rsidDel="003E62E1">
          <w:delText xml:space="preserve">plus de </w:delText>
        </w:r>
      </w:del>
      <w:r>
        <w:t xml:space="preserve">4 SIM </w:t>
      </w:r>
      <w:ins w:id="1922" w:author="Marc Florisson" w:date="2014-03-31T22:59:00Z">
        <w:r w:rsidR="003E62E1">
          <w:t xml:space="preserve">et plus </w:t>
        </w:r>
      </w:ins>
      <w:r>
        <w:t xml:space="preserve">ne sont pas considérés (ceux-ci sont beaucoup plus longs à traiter). </w:t>
      </w:r>
    </w:p>
    <w:p w14:paraId="6AACE2F7" w14:textId="77777777" w:rsidR="00BB5F4E" w:rsidRPr="00347497" w:rsidRDefault="00BB5F4E" w:rsidP="00BB5F4E"/>
    <w:p w14:paraId="058C2069" w14:textId="77777777" w:rsidR="00BB5F4E" w:rsidRDefault="00BB5F4E">
      <w:pPr>
        <w:pStyle w:val="Titre4"/>
        <w:pPrChange w:id="1923" w:author="Marc Florisson" w:date="2013-12-03T20:09:00Z">
          <w:pPr>
            <w:pStyle w:val="Titre3"/>
          </w:pPr>
        </w:pPrChange>
      </w:pPr>
      <w:r>
        <w:t>Fonction de distribution des calculs de RI pour une trace donnée</w:t>
      </w:r>
    </w:p>
    <w:p w14:paraId="6BC4073A" w14:textId="77777777" w:rsidR="00BB5F4E" w:rsidRDefault="00BB5F4E" w:rsidP="00BB5F4E"/>
    <w:p w14:paraId="5A5626EB" w14:textId="77777777" w:rsidR="00BB5F4E" w:rsidRDefault="00BB5F4E" w:rsidP="00BB5F4E">
      <w:r>
        <w:t xml:space="preserve">Cette fonction reçoit en entrée </w:t>
      </w:r>
    </w:p>
    <w:p w14:paraId="361FE01C" w14:textId="77777777" w:rsidR="00BB5F4E" w:rsidRDefault="00BB5F4E" w:rsidP="00774769">
      <w:pPr>
        <w:pStyle w:val="Paragraphedeliste"/>
        <w:numPr>
          <w:ilvl w:val="0"/>
          <w:numId w:val="7"/>
        </w:numPr>
        <w:jc w:val="left"/>
      </w:pPr>
      <w:r>
        <w:t>la position géographique du point de départ (notée loc1)</w:t>
      </w:r>
    </w:p>
    <w:p w14:paraId="7FE56ABC" w14:textId="77777777" w:rsidR="00BB5F4E" w:rsidRDefault="00BB5F4E" w:rsidP="00774769">
      <w:pPr>
        <w:pStyle w:val="Paragraphedeliste"/>
        <w:numPr>
          <w:ilvl w:val="0"/>
          <w:numId w:val="7"/>
        </w:numPr>
        <w:jc w:val="left"/>
      </w:pPr>
      <w:r>
        <w:t>la position géographique du point d’arrivée (notée loc2)</w:t>
      </w:r>
    </w:p>
    <w:p w14:paraId="1F3CA2F6" w14:textId="77777777" w:rsidR="00BB5F4E" w:rsidRDefault="00BB5F4E" w:rsidP="00774769">
      <w:pPr>
        <w:pStyle w:val="Paragraphedeliste"/>
        <w:numPr>
          <w:ilvl w:val="0"/>
          <w:numId w:val="7"/>
        </w:numPr>
        <w:jc w:val="left"/>
      </w:pPr>
      <w:r>
        <w:t>une trace de SIM</w:t>
      </w:r>
    </w:p>
    <w:p w14:paraId="74448A29" w14:textId="77777777" w:rsidR="00BB5F4E" w:rsidRDefault="00BB5F4E" w:rsidP="00774769">
      <w:pPr>
        <w:pStyle w:val="Paragraphedeliste"/>
        <w:numPr>
          <w:ilvl w:val="0"/>
          <w:numId w:val="7"/>
        </w:numPr>
        <w:jc w:val="left"/>
      </w:pPr>
      <w:r>
        <w:t>une liste de modes souhaités</w:t>
      </w:r>
    </w:p>
    <w:p w14:paraId="04753C16" w14:textId="1B75CD4C" w:rsidR="00BB5F4E" w:rsidRDefault="00BB5F4E" w:rsidP="00774769">
      <w:pPr>
        <w:pStyle w:val="Paragraphedeliste"/>
        <w:numPr>
          <w:ilvl w:val="0"/>
          <w:numId w:val="7"/>
        </w:numPr>
        <w:jc w:val="left"/>
      </w:pPr>
      <w:r>
        <w:t>un horaire de départ ou d’arrivée</w:t>
      </w:r>
      <w:r w:rsidR="008E6FB3">
        <w:t xml:space="preserve"> (l’horaire fournit aussi la date)</w:t>
      </w:r>
    </w:p>
    <w:p w14:paraId="208ECEC4" w14:textId="77777777" w:rsidR="00BB5F4E" w:rsidRDefault="00BB5F4E" w:rsidP="00BB5F4E"/>
    <w:p w14:paraId="219F0694" w14:textId="77777777" w:rsidR="00BB5F4E" w:rsidRDefault="00BB5F4E" w:rsidP="00BB5F4E">
      <w:r>
        <w:t xml:space="preserve">Cette fonction renvoie en sortie </w:t>
      </w:r>
    </w:p>
    <w:p w14:paraId="6CCC1948" w14:textId="77777777" w:rsidR="00BB5F4E" w:rsidRDefault="00BB5F4E" w:rsidP="00774769">
      <w:pPr>
        <w:pStyle w:val="Paragraphedeliste"/>
        <w:numPr>
          <w:ilvl w:val="0"/>
          <w:numId w:val="10"/>
        </w:numPr>
        <w:jc w:val="left"/>
      </w:pPr>
      <w:r>
        <w:t>un itinéraire détaillé allant de loc1 à loc2</w:t>
      </w:r>
    </w:p>
    <w:p w14:paraId="6CF2BDDD" w14:textId="77777777" w:rsidR="00BB5F4E" w:rsidRDefault="00BB5F4E" w:rsidP="00BB5F4E"/>
    <w:p w14:paraId="376AB7E7" w14:textId="77777777" w:rsidR="00BB5F4E" w:rsidRDefault="00BB5F4E" w:rsidP="00BB5F4E">
      <w:r>
        <w:t xml:space="preserve">L’itinéraire renvoyé </w:t>
      </w:r>
    </w:p>
    <w:p w14:paraId="141DF30F" w14:textId="77777777" w:rsidR="00BB5F4E" w:rsidRDefault="00BB5F4E" w:rsidP="00774769">
      <w:pPr>
        <w:pStyle w:val="Paragraphedeliste"/>
        <w:numPr>
          <w:ilvl w:val="0"/>
          <w:numId w:val="10"/>
        </w:numPr>
        <w:jc w:val="left"/>
      </w:pPr>
      <w:r>
        <w:t>respecte la liste des modes souhaités</w:t>
      </w:r>
    </w:p>
    <w:p w14:paraId="5C024DA1" w14:textId="77777777" w:rsidR="00BB5F4E" w:rsidRDefault="00BB5F4E" w:rsidP="00774769">
      <w:pPr>
        <w:pStyle w:val="Paragraphedeliste"/>
        <w:numPr>
          <w:ilvl w:val="0"/>
          <w:numId w:val="10"/>
        </w:numPr>
        <w:jc w:val="left"/>
      </w:pPr>
      <w:r>
        <w:t>prend en compte l’horaire de départ ou d’arrivée</w:t>
      </w:r>
    </w:p>
    <w:p w14:paraId="5F6908C1" w14:textId="77777777" w:rsidR="00BB5F4E" w:rsidRDefault="00BB5F4E" w:rsidP="00774769">
      <w:pPr>
        <w:pStyle w:val="Paragraphedeliste"/>
        <w:numPr>
          <w:ilvl w:val="0"/>
          <w:numId w:val="10"/>
        </w:numPr>
        <w:jc w:val="left"/>
      </w:pPr>
      <w:r>
        <w:t>agrège des solutions partielles d’itinéraires fournies par les différents SIM de la trace de SIM</w:t>
      </w:r>
    </w:p>
    <w:p w14:paraId="5B81CA33" w14:textId="77777777" w:rsidR="00BB5F4E" w:rsidRDefault="00BB5F4E" w:rsidP="00BB5F4E"/>
    <w:p w14:paraId="1D36EA8F" w14:textId="77777777" w:rsidR="00BB5F4E" w:rsidRDefault="00BB5F4E">
      <w:pPr>
        <w:pStyle w:val="Titre5"/>
        <w:pPrChange w:id="1924" w:author="Marc Florisson" w:date="2013-12-03T20:09:00Z">
          <w:pPr>
            <w:pStyle w:val="Titre4"/>
          </w:pPr>
        </w:pPrChange>
      </w:pPr>
      <w:bookmarkStart w:id="1925" w:name="_Ref259946492"/>
      <w:r>
        <w:t>Détail de l’algorithme de la fonction pour un appel en « départ à »</w:t>
      </w:r>
      <w:bookmarkEnd w:id="1925"/>
    </w:p>
    <w:p w14:paraId="5ED1363B" w14:textId="77777777" w:rsidR="00BB5F4E" w:rsidRDefault="00BB5F4E" w:rsidP="00BB5F4E"/>
    <w:p w14:paraId="1B1A5DD0" w14:textId="77777777" w:rsidR="00BB5F4E" w:rsidRDefault="00BB5F4E" w:rsidP="00BB5F4E">
      <w:r>
        <w:t>L’aiguilleur utilise l’interface de RI des différents SIM avec une série d’appels que ce soit des « Appels RI non détaillées » ou des « Appels RI détaillées ».</w:t>
      </w:r>
    </w:p>
    <w:p w14:paraId="5D8DA903" w14:textId="77777777" w:rsidR="00BB5F4E" w:rsidRDefault="00BB5F4E" w:rsidP="00BB5F4E"/>
    <w:p w14:paraId="1E99B7A0" w14:textId="77777777" w:rsidR="00BB5F4E" w:rsidRDefault="00BB5F4E" w:rsidP="00BB5F4E">
      <w:r>
        <w:t>Dans le cas d’une trace (A, B) et d’un horaire en « départ à », l’aiguilleur effectue les actions suivantes, dans cet ordre :</w:t>
      </w:r>
    </w:p>
    <w:p w14:paraId="0A263F4F" w14:textId="77777777" w:rsidR="00BB5F4E" w:rsidRDefault="00BB5F4E" w:rsidP="00774769">
      <w:pPr>
        <w:pStyle w:val="Paragraphedeliste"/>
        <w:numPr>
          <w:ilvl w:val="0"/>
          <w:numId w:val="5"/>
        </w:numPr>
        <w:jc w:val="left"/>
      </w:pPr>
      <w:r w:rsidRPr="00C45FEC">
        <w:rPr>
          <w:b/>
          <w:i/>
        </w:rPr>
        <w:t>Appel RI non détaillée n-m</w:t>
      </w:r>
      <w:r>
        <w:t xml:space="preserve"> à A en </w:t>
      </w:r>
      <w:r w:rsidRPr="00092246">
        <w:rPr>
          <w:i/>
        </w:rPr>
        <w:t>départ à</w:t>
      </w:r>
      <w:r>
        <w:t xml:space="preserve"> de (loc1) vers A</w:t>
      </w:r>
      <w:r w:rsidRPr="00983DE4">
        <w:rPr>
          <w:rFonts w:ascii="Cambria Math" w:hAnsi="Cambria Math" w:cs="Cambria Math"/>
        </w:rPr>
        <w:t>⋂</w:t>
      </w:r>
      <w:r>
        <w:t>B avec l’horaire de départ fourni par la requête (n=1 ici). Obtention des meilleurs horaires d’arrivée pour chaque arrêt de A</w:t>
      </w:r>
      <w:r w:rsidRPr="00983DE4">
        <w:rPr>
          <w:rFonts w:ascii="Cambria Math" w:hAnsi="Cambria Math" w:cs="Cambria Math"/>
        </w:rPr>
        <w:t>⋂</w:t>
      </w:r>
      <w:r>
        <w:t>B.</w:t>
      </w:r>
    </w:p>
    <w:p w14:paraId="7857666E" w14:textId="77777777" w:rsidR="00BB5F4E" w:rsidRDefault="00BB5F4E" w:rsidP="00774769">
      <w:pPr>
        <w:pStyle w:val="Paragraphedeliste"/>
        <w:numPr>
          <w:ilvl w:val="0"/>
          <w:numId w:val="5"/>
        </w:numPr>
        <w:jc w:val="left"/>
      </w:pPr>
      <w:r w:rsidRPr="00FE6D38">
        <w:t>Déduction</w:t>
      </w:r>
      <w:r>
        <w:t xml:space="preserve"> des meilleurs horaires d’arrivée à B</w:t>
      </w:r>
      <w:r w:rsidRPr="00FE6D38">
        <w:rPr>
          <w:rFonts w:ascii="Cambria Math" w:hAnsi="Cambria Math" w:cs="Cambria Math"/>
        </w:rPr>
        <w:t>⋂</w:t>
      </w:r>
      <w:r>
        <w:t>A en rajoutant les durées de correspondance sur les transitions.</w:t>
      </w:r>
    </w:p>
    <w:p w14:paraId="4C0174A9" w14:textId="77777777" w:rsidR="00BB5F4E" w:rsidRDefault="00BB5F4E" w:rsidP="00774769">
      <w:pPr>
        <w:pStyle w:val="Paragraphedeliste"/>
        <w:numPr>
          <w:ilvl w:val="0"/>
          <w:numId w:val="5"/>
        </w:numPr>
        <w:jc w:val="left"/>
      </w:pPr>
      <w:r w:rsidRPr="00C45FEC">
        <w:rPr>
          <w:b/>
          <w:i/>
        </w:rPr>
        <w:t>Appel RI non détaillée optimisée 1-n</w:t>
      </w:r>
      <w:r>
        <w:rPr>
          <w:i/>
        </w:rPr>
        <w:t xml:space="preserve"> </w:t>
      </w:r>
      <w:r>
        <w:t xml:space="preserve">à B en </w:t>
      </w:r>
      <w:r w:rsidRPr="00092246">
        <w:rPr>
          <w:i/>
        </w:rPr>
        <w:t>départ à</w:t>
      </w:r>
      <w:r>
        <w:t xml:space="preserve"> de B</w:t>
      </w:r>
      <w:r w:rsidRPr="00FE6D38">
        <w:rPr>
          <w:rFonts w:ascii="Cambria Math" w:hAnsi="Cambria Math" w:cs="Cambria Math"/>
        </w:rPr>
        <w:t>⋂</w:t>
      </w:r>
      <w:r>
        <w:t xml:space="preserve">A vers loc2, avec les horaires de départ précédents. </w:t>
      </w:r>
      <w:r w:rsidRPr="00B4555A">
        <w:t>Obtention</w:t>
      </w:r>
      <w:r>
        <w:t xml:space="preserve"> du meilleur horaire d’arrivée possible à loc2 et des meilleurs horaires de départ de B</w:t>
      </w:r>
      <w:r w:rsidRPr="00FE6D38">
        <w:rPr>
          <w:rFonts w:ascii="Cambria Math" w:hAnsi="Cambria Math" w:cs="Cambria Math"/>
        </w:rPr>
        <w:t>⋂</w:t>
      </w:r>
      <w:r>
        <w:t>A.</w:t>
      </w:r>
    </w:p>
    <w:p w14:paraId="6EE5440B" w14:textId="280A504F" w:rsidR="00BB5F4E" w:rsidRDefault="00BB5F4E" w:rsidP="00774769">
      <w:pPr>
        <w:pStyle w:val="Paragraphedeliste"/>
        <w:numPr>
          <w:ilvl w:val="0"/>
          <w:numId w:val="5"/>
        </w:numPr>
        <w:jc w:val="left"/>
      </w:pPr>
      <w:r w:rsidRPr="00FE6D38">
        <w:t>Déduction</w:t>
      </w:r>
      <w:r>
        <w:t xml:space="preserve"> des horaires de départ au plus tard de A</w:t>
      </w:r>
      <w:r w:rsidRPr="00983DE4">
        <w:rPr>
          <w:rFonts w:ascii="Cambria Math" w:hAnsi="Cambria Math" w:cs="Cambria Math"/>
        </w:rPr>
        <w:t>⋂</w:t>
      </w:r>
      <w:r>
        <w:t xml:space="preserve">B vers loc2, cette déduction utilise les horaires de départ des réponses de l’étape </w:t>
      </w:r>
      <w:del w:id="1926" w:author="Marc Florisson" w:date="2013-12-03T20:33:00Z">
        <w:r w:rsidDel="00740224">
          <w:delText xml:space="preserve">5 </w:delText>
        </w:r>
      </w:del>
      <w:ins w:id="1927" w:author="Marc Florisson" w:date="2013-12-03T20:33:00Z">
        <w:r w:rsidR="00740224">
          <w:t xml:space="preserve">3 </w:t>
        </w:r>
      </w:ins>
      <w:r>
        <w:t>et retire les durées de correspondance sur les transitions.</w:t>
      </w:r>
    </w:p>
    <w:p w14:paraId="6C70533A" w14:textId="77777777" w:rsidR="00BB5F4E" w:rsidRDefault="00BB5F4E" w:rsidP="00774769">
      <w:pPr>
        <w:pStyle w:val="Paragraphedeliste"/>
        <w:numPr>
          <w:ilvl w:val="0"/>
          <w:numId w:val="5"/>
        </w:numPr>
        <w:jc w:val="left"/>
      </w:pPr>
      <w:r w:rsidRPr="00C45FEC">
        <w:rPr>
          <w:b/>
          <w:i/>
        </w:rPr>
        <w:t>Appel RI détaillée</w:t>
      </w:r>
      <w:r>
        <w:rPr>
          <w:b/>
          <w:i/>
        </w:rPr>
        <w:t xml:space="preserve"> 1-n</w:t>
      </w:r>
      <w:r>
        <w:rPr>
          <w:i/>
        </w:rPr>
        <w:t xml:space="preserve"> </w:t>
      </w:r>
      <w:r w:rsidRPr="008D1769">
        <w:t xml:space="preserve">à A </w:t>
      </w:r>
      <w:r>
        <w:t xml:space="preserve">en </w:t>
      </w:r>
      <w:r w:rsidRPr="00092246">
        <w:rPr>
          <w:i/>
        </w:rPr>
        <w:t>arrivée à</w:t>
      </w:r>
      <w:r>
        <w:t xml:space="preserve"> de (loc1) vers A</w:t>
      </w:r>
      <w:r w:rsidRPr="00983DE4">
        <w:rPr>
          <w:rFonts w:ascii="Cambria Math" w:hAnsi="Cambria Math" w:cs="Cambria Math"/>
        </w:rPr>
        <w:t>⋂</w:t>
      </w:r>
      <w:r>
        <w:t>B en utilisant les horaires précédents. On obtient donc le meilleur arrêt a de A</w:t>
      </w:r>
      <w:r w:rsidRPr="008C4ADC">
        <w:rPr>
          <w:rFonts w:ascii="Cambria Math" w:hAnsi="Cambria Math" w:cs="Cambria Math"/>
        </w:rPr>
        <w:t>⋂</w:t>
      </w:r>
      <w:r>
        <w:t>B.</w:t>
      </w:r>
    </w:p>
    <w:p w14:paraId="2C35D461" w14:textId="77777777" w:rsidR="00BB5F4E" w:rsidRDefault="00BB5F4E" w:rsidP="00774769">
      <w:pPr>
        <w:pStyle w:val="Paragraphedeliste"/>
        <w:numPr>
          <w:ilvl w:val="0"/>
          <w:numId w:val="5"/>
        </w:numPr>
        <w:jc w:val="left"/>
      </w:pPr>
      <w:r w:rsidRPr="00FE6D38">
        <w:t>Déduction</w:t>
      </w:r>
      <w:r>
        <w:t xml:space="preserve"> des horaires de départ aux arrêts B</w:t>
      </w:r>
      <w:r w:rsidRPr="008C4ADC">
        <w:rPr>
          <w:rFonts w:ascii="Cambria Math" w:hAnsi="Cambria Math" w:cs="Cambria Math"/>
        </w:rPr>
        <w:t>⋂</w:t>
      </w:r>
      <w:r>
        <w:t>a en ajoutant les durées de correspondance sur les transitions entre a et B</w:t>
      </w:r>
      <w:r w:rsidRPr="008C4ADC">
        <w:rPr>
          <w:rFonts w:ascii="Cambria Math" w:hAnsi="Cambria Math" w:cs="Cambria Math"/>
        </w:rPr>
        <w:t>⋂</w:t>
      </w:r>
      <w:r>
        <w:t>a.</w:t>
      </w:r>
    </w:p>
    <w:p w14:paraId="28214DE7" w14:textId="77777777" w:rsidR="00BB5F4E" w:rsidRDefault="00BB5F4E" w:rsidP="00774769">
      <w:pPr>
        <w:pStyle w:val="Paragraphedeliste"/>
        <w:numPr>
          <w:ilvl w:val="0"/>
          <w:numId w:val="5"/>
        </w:numPr>
        <w:jc w:val="left"/>
      </w:pPr>
      <w:r w:rsidRPr="00C45FEC">
        <w:rPr>
          <w:b/>
          <w:i/>
        </w:rPr>
        <w:t>Appel RI détaillée</w:t>
      </w:r>
      <w:r>
        <w:rPr>
          <w:b/>
          <w:i/>
        </w:rPr>
        <w:t xml:space="preserve"> 1-n</w:t>
      </w:r>
      <w:r>
        <w:rPr>
          <w:i/>
        </w:rPr>
        <w:t xml:space="preserve"> </w:t>
      </w:r>
      <w:r w:rsidRPr="00E30513">
        <w:t xml:space="preserve">à </w:t>
      </w:r>
      <w:r>
        <w:t>B</w:t>
      </w:r>
      <w:r>
        <w:rPr>
          <w:i/>
        </w:rPr>
        <w:t xml:space="preserve"> en départ à</w:t>
      </w:r>
      <w:r>
        <w:t xml:space="preserve"> de B</w:t>
      </w:r>
      <w:r w:rsidRPr="00983DE4">
        <w:rPr>
          <w:rFonts w:ascii="Cambria Math" w:hAnsi="Cambria Math" w:cs="Cambria Math"/>
        </w:rPr>
        <w:t>⋂</w:t>
      </w:r>
      <w:r>
        <w:t>a vers loc2. On obtient donc le meilleur arrêt b de B</w:t>
      </w:r>
      <w:r w:rsidRPr="008C4ADC">
        <w:rPr>
          <w:rFonts w:ascii="Cambria Math" w:hAnsi="Cambria Math" w:cs="Cambria Math"/>
        </w:rPr>
        <w:t>⋂</w:t>
      </w:r>
      <w:r>
        <w:t>a</w:t>
      </w:r>
    </w:p>
    <w:p w14:paraId="20B66765" w14:textId="77777777" w:rsidR="00BB5F4E" w:rsidRPr="00FE6D38" w:rsidRDefault="00BB5F4E" w:rsidP="00774769">
      <w:pPr>
        <w:pStyle w:val="Paragraphedeliste"/>
        <w:numPr>
          <w:ilvl w:val="0"/>
          <w:numId w:val="5"/>
        </w:numPr>
        <w:jc w:val="left"/>
      </w:pPr>
      <w:r>
        <w:t>Recomposition de l’itinéraire de loc1 vers loc2 à partir des deux résultats détaillés précédents.</w:t>
      </w:r>
    </w:p>
    <w:p w14:paraId="10A94451" w14:textId="77777777" w:rsidR="00BB5F4E" w:rsidRDefault="00BB5F4E" w:rsidP="00BB5F4E"/>
    <w:p w14:paraId="48AE9ADC" w14:textId="77777777" w:rsidR="00BB5F4E" w:rsidRDefault="00BB5F4E" w:rsidP="00BB5F4E">
      <w:r>
        <w:t>Le schéma ci-dessous présente le diagramme de séquence qui correspond à cet algorithme</w:t>
      </w:r>
    </w:p>
    <w:p w14:paraId="6D77D60A" w14:textId="77777777" w:rsidR="00BB5F4E" w:rsidRDefault="00BB5F4E" w:rsidP="00BB5F4E">
      <w:r>
        <w:rPr>
          <w:noProof/>
          <w:lang w:eastAsia="fr-FR"/>
        </w:rPr>
        <w:drawing>
          <wp:inline distT="0" distB="0" distL="0" distR="0" wp14:anchorId="3C0D9D2E" wp14:editId="7153C6A6">
            <wp:extent cx="5756910" cy="2528570"/>
            <wp:effectExtent l="0" t="0" r="8890" b="1143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sequence-AB.png"/>
                    <pic:cNvPicPr/>
                  </pic:nvPicPr>
                  <pic:blipFill>
                    <a:blip r:embed="rId21">
                      <a:extLst>
                        <a:ext uri="{28A0092B-C50C-407E-A947-70E740481C1C}">
                          <a14:useLocalDpi xmlns:a14="http://schemas.microsoft.com/office/drawing/2010/main" val="0"/>
                        </a:ext>
                      </a:extLst>
                    </a:blip>
                    <a:stretch>
                      <a:fillRect/>
                    </a:stretch>
                  </pic:blipFill>
                  <pic:spPr>
                    <a:xfrm>
                      <a:off x="0" y="0"/>
                      <a:ext cx="5756910" cy="2528570"/>
                    </a:xfrm>
                    <a:prstGeom prst="rect">
                      <a:avLst/>
                    </a:prstGeom>
                  </pic:spPr>
                </pic:pic>
              </a:graphicData>
            </a:graphic>
          </wp:inline>
        </w:drawing>
      </w:r>
    </w:p>
    <w:p w14:paraId="295B41F5" w14:textId="77777777" w:rsidR="00BB5F4E" w:rsidRDefault="00BB5F4E" w:rsidP="00BB5F4E"/>
    <w:p w14:paraId="2CFE2574" w14:textId="77777777" w:rsidR="00BB5F4E" w:rsidRDefault="00BB5F4E" w:rsidP="00BB5F4E">
      <w:r>
        <w:t>Dans le cas d’une trace (A, B, C) et d’un horaire de départ, l’aiguilleur effectue les actions suivantes, dans cet ordre :</w:t>
      </w:r>
    </w:p>
    <w:p w14:paraId="2CEF97A0" w14:textId="77777777" w:rsidR="00BB5F4E" w:rsidRDefault="00BB5F4E" w:rsidP="00774769">
      <w:pPr>
        <w:pStyle w:val="Paragraphedeliste"/>
        <w:numPr>
          <w:ilvl w:val="0"/>
          <w:numId w:val="6"/>
        </w:numPr>
        <w:jc w:val="left"/>
      </w:pPr>
      <w:r w:rsidRPr="0086655F">
        <w:rPr>
          <w:b/>
          <w:i/>
        </w:rPr>
        <w:t>Appel RI non détaillée n-m</w:t>
      </w:r>
      <w:r>
        <w:t xml:space="preserve"> à A en </w:t>
      </w:r>
      <w:r w:rsidRPr="00092246">
        <w:rPr>
          <w:i/>
        </w:rPr>
        <w:t>départ à</w:t>
      </w:r>
      <w:r>
        <w:t xml:space="preserve"> de (loc1) vers A</w:t>
      </w:r>
      <w:r w:rsidRPr="00983DE4">
        <w:rPr>
          <w:rFonts w:ascii="Cambria Math" w:hAnsi="Cambria Math" w:cs="Cambria Math"/>
        </w:rPr>
        <w:t>⋂</w:t>
      </w:r>
      <w:r>
        <w:t>B avec l’horaire de départ fourni par la requête (n=1 ici). Obtention des meilleurs horaires d’arrivée pour chaque arrêt de A</w:t>
      </w:r>
      <w:r w:rsidRPr="00983DE4">
        <w:rPr>
          <w:rFonts w:ascii="Cambria Math" w:hAnsi="Cambria Math" w:cs="Cambria Math"/>
        </w:rPr>
        <w:t>⋂</w:t>
      </w:r>
      <w:r>
        <w:t>B.</w:t>
      </w:r>
    </w:p>
    <w:p w14:paraId="7E98AFB6" w14:textId="77777777" w:rsidR="00BB5F4E" w:rsidRDefault="00BB5F4E" w:rsidP="00774769">
      <w:pPr>
        <w:pStyle w:val="Paragraphedeliste"/>
        <w:numPr>
          <w:ilvl w:val="0"/>
          <w:numId w:val="6"/>
        </w:numPr>
        <w:jc w:val="left"/>
      </w:pPr>
      <w:r w:rsidRPr="00FE6D38">
        <w:t>Déduction</w:t>
      </w:r>
      <w:r>
        <w:t xml:space="preserve"> des meilleurs horaires d’arrivée à B</w:t>
      </w:r>
      <w:r w:rsidRPr="00FE6D38">
        <w:rPr>
          <w:rFonts w:ascii="Cambria Math" w:hAnsi="Cambria Math" w:cs="Cambria Math"/>
        </w:rPr>
        <w:t>⋂</w:t>
      </w:r>
      <w:r>
        <w:t>A en rajoutant les durées de correspondance sur les transitions.</w:t>
      </w:r>
    </w:p>
    <w:p w14:paraId="4299CA1C" w14:textId="77777777" w:rsidR="00BB5F4E" w:rsidRDefault="00BB5F4E" w:rsidP="00774769">
      <w:pPr>
        <w:pStyle w:val="Paragraphedeliste"/>
        <w:numPr>
          <w:ilvl w:val="0"/>
          <w:numId w:val="6"/>
        </w:numPr>
        <w:jc w:val="left"/>
      </w:pPr>
      <w:r w:rsidRPr="0086655F">
        <w:rPr>
          <w:b/>
          <w:i/>
        </w:rPr>
        <w:t>Appel RI non détaillée n-m</w:t>
      </w:r>
      <w:r>
        <w:t xml:space="preserve"> à B en </w:t>
      </w:r>
      <w:r w:rsidRPr="00092246">
        <w:rPr>
          <w:i/>
        </w:rPr>
        <w:t>départ à</w:t>
      </w:r>
      <w:r>
        <w:t xml:space="preserve"> de B</w:t>
      </w:r>
      <w:r w:rsidRPr="00FE6D38">
        <w:rPr>
          <w:rFonts w:ascii="Cambria Math" w:hAnsi="Cambria Math" w:cs="Cambria Math"/>
        </w:rPr>
        <w:t>⋂</w:t>
      </w:r>
      <w:r>
        <w:t>A vers B</w:t>
      </w:r>
      <w:r w:rsidRPr="00FE6D38">
        <w:rPr>
          <w:rFonts w:ascii="Cambria Math" w:hAnsi="Cambria Math" w:cs="Cambria Math"/>
        </w:rPr>
        <w:t>⋂</w:t>
      </w:r>
      <w:r>
        <w:t>C, avec comme horaires de départ ceux obtenus à l’étape 2.</w:t>
      </w:r>
    </w:p>
    <w:p w14:paraId="20EB6AB7" w14:textId="77777777" w:rsidR="00BB5F4E" w:rsidRDefault="00BB5F4E" w:rsidP="00774769">
      <w:pPr>
        <w:pStyle w:val="Paragraphedeliste"/>
        <w:numPr>
          <w:ilvl w:val="0"/>
          <w:numId w:val="6"/>
        </w:numPr>
        <w:jc w:val="left"/>
      </w:pPr>
      <w:r w:rsidRPr="00FE6D38">
        <w:t>Déduction</w:t>
      </w:r>
      <w:r>
        <w:t xml:space="preserve"> des meilleurs horaires d’arrivée à C</w:t>
      </w:r>
      <w:r w:rsidRPr="00FE6D38">
        <w:rPr>
          <w:rFonts w:ascii="Cambria Math" w:hAnsi="Cambria Math" w:cs="Cambria Math"/>
        </w:rPr>
        <w:t>⋂</w:t>
      </w:r>
      <w:r>
        <w:t>B en rajoutant les durées de correspondance sur les transitions.</w:t>
      </w:r>
    </w:p>
    <w:p w14:paraId="0269C075" w14:textId="77777777" w:rsidR="00BB5F4E" w:rsidRDefault="00BB5F4E" w:rsidP="00774769">
      <w:pPr>
        <w:pStyle w:val="Paragraphedeliste"/>
        <w:numPr>
          <w:ilvl w:val="0"/>
          <w:numId w:val="6"/>
        </w:numPr>
        <w:jc w:val="left"/>
      </w:pPr>
      <w:r w:rsidRPr="0086655F">
        <w:rPr>
          <w:b/>
          <w:i/>
        </w:rPr>
        <w:t>Appel RI non détaillée optimisée 1-n</w:t>
      </w:r>
      <w:r>
        <w:t xml:space="preserve"> à C en </w:t>
      </w:r>
      <w:r w:rsidRPr="00195362">
        <w:rPr>
          <w:i/>
        </w:rPr>
        <w:t>départ à</w:t>
      </w:r>
      <w:r>
        <w:t xml:space="preserve"> de C</w:t>
      </w:r>
      <w:r w:rsidRPr="00195362">
        <w:rPr>
          <w:rFonts w:ascii="Cambria Math" w:hAnsi="Cambria Math" w:cs="Cambria Math"/>
        </w:rPr>
        <w:t>⋂</w:t>
      </w:r>
      <w:r>
        <w:t xml:space="preserve">B vers loc2, avec comme horaires de départ ceux obtenus à l’étape 4. </w:t>
      </w:r>
      <w:r w:rsidRPr="00B4555A">
        <w:t>Obtention</w:t>
      </w:r>
      <w:r>
        <w:t xml:space="preserve"> du meilleur horaire d’arrivée possible à loc2 et des meilleurs horaires de départ de C</w:t>
      </w:r>
      <w:r w:rsidRPr="00195362">
        <w:rPr>
          <w:rFonts w:ascii="Cambria Math" w:hAnsi="Cambria Math" w:cs="Cambria Math"/>
        </w:rPr>
        <w:t>⋂</w:t>
      </w:r>
      <w:r>
        <w:t xml:space="preserve">B. </w:t>
      </w:r>
    </w:p>
    <w:p w14:paraId="2E08F10B" w14:textId="1B4D8C34" w:rsidR="00BB5F4E" w:rsidRDefault="00BB5F4E" w:rsidP="00774769">
      <w:pPr>
        <w:pStyle w:val="Paragraphedeliste"/>
        <w:numPr>
          <w:ilvl w:val="0"/>
          <w:numId w:val="6"/>
        </w:numPr>
        <w:jc w:val="left"/>
      </w:pPr>
      <w:bookmarkStart w:id="1928" w:name="_Ref259946456"/>
      <w:r w:rsidRPr="00FE6D38">
        <w:t>Déduction</w:t>
      </w:r>
      <w:r>
        <w:t xml:space="preserve"> des horaires de départ au plus tard de B</w:t>
      </w:r>
      <w:r w:rsidRPr="00FE6D38">
        <w:rPr>
          <w:rFonts w:ascii="Cambria Math" w:hAnsi="Cambria Math" w:cs="Cambria Math"/>
        </w:rPr>
        <w:t>⋂</w:t>
      </w:r>
      <w:r>
        <w:t xml:space="preserve">C vers loc2. L’évaluation se fait comme suit : les horaires obtenus à l’étape </w:t>
      </w:r>
      <w:ins w:id="1929" w:author="Marc Florisson" w:date="2013-12-03T20:40:00Z">
        <w:r w:rsidR="001D63D9">
          <w:t>5</w:t>
        </w:r>
      </w:ins>
      <w:del w:id="1930" w:author="Marc Florisson" w:date="2013-12-03T20:40:00Z">
        <w:r w:rsidDel="001D63D9">
          <w:delText>7</w:delText>
        </w:r>
      </w:del>
      <w:r>
        <w:t xml:space="preserve"> sont diminués des durées de correspondance sur les transitions.</w:t>
      </w:r>
      <w:bookmarkEnd w:id="1928"/>
    </w:p>
    <w:p w14:paraId="2813F0BE" w14:textId="77777777" w:rsidR="00BB5F4E" w:rsidRDefault="00BB5F4E" w:rsidP="00774769">
      <w:pPr>
        <w:pStyle w:val="Paragraphedeliste"/>
        <w:numPr>
          <w:ilvl w:val="0"/>
          <w:numId w:val="6"/>
        </w:numPr>
        <w:jc w:val="left"/>
      </w:pPr>
      <w:r w:rsidRPr="0086655F">
        <w:rPr>
          <w:b/>
          <w:i/>
        </w:rPr>
        <w:t>Appel RI non détaillée n-m</w:t>
      </w:r>
      <w:r>
        <w:rPr>
          <w:i/>
        </w:rPr>
        <w:t xml:space="preserve"> </w:t>
      </w:r>
      <w:r w:rsidRPr="00957C99">
        <w:t>à B</w:t>
      </w:r>
      <w:r>
        <w:rPr>
          <w:i/>
        </w:rPr>
        <w:t xml:space="preserve"> </w:t>
      </w:r>
      <w:r>
        <w:t xml:space="preserve">en </w:t>
      </w:r>
      <w:r w:rsidRPr="00092246">
        <w:rPr>
          <w:i/>
        </w:rPr>
        <w:t>arrivée à</w:t>
      </w:r>
      <w:r>
        <w:t xml:space="preserve"> de B</w:t>
      </w:r>
      <w:r w:rsidRPr="00983DE4">
        <w:rPr>
          <w:rFonts w:ascii="Cambria Math" w:hAnsi="Cambria Math" w:cs="Cambria Math"/>
        </w:rPr>
        <w:t>⋂</w:t>
      </w:r>
      <w:r>
        <w:t>A vers B</w:t>
      </w:r>
      <w:r w:rsidRPr="00FE6D38">
        <w:rPr>
          <w:rFonts w:ascii="Cambria Math" w:hAnsi="Cambria Math" w:cs="Cambria Math"/>
        </w:rPr>
        <w:t>⋂</w:t>
      </w:r>
      <w:r>
        <w:t>C en utilisant les horaires précédents.</w:t>
      </w:r>
    </w:p>
    <w:p w14:paraId="200766EB" w14:textId="09086C81" w:rsidR="00BB5F4E" w:rsidRPr="00A44177" w:rsidRDefault="00BB5F4E" w:rsidP="00774769">
      <w:pPr>
        <w:pStyle w:val="Paragraphedeliste"/>
        <w:numPr>
          <w:ilvl w:val="0"/>
          <w:numId w:val="6"/>
        </w:numPr>
        <w:jc w:val="left"/>
      </w:pPr>
      <w:r w:rsidRPr="00FE6D38">
        <w:t>Déduction</w:t>
      </w:r>
      <w:r>
        <w:t xml:space="preserve"> des horaires de départ au plus tard de A</w:t>
      </w:r>
      <w:r w:rsidRPr="00FE6D38">
        <w:rPr>
          <w:rFonts w:ascii="Cambria Math" w:hAnsi="Cambria Math" w:cs="Cambria Math"/>
        </w:rPr>
        <w:t>⋂</w:t>
      </w:r>
      <w:r>
        <w:t>B vers B</w:t>
      </w:r>
      <w:r w:rsidRPr="00FE6D38">
        <w:rPr>
          <w:rFonts w:ascii="Cambria Math" w:hAnsi="Cambria Math" w:cs="Cambria Math"/>
        </w:rPr>
        <w:t>⋂</w:t>
      </w:r>
      <w:r>
        <w:t xml:space="preserve">C. L’évaluation se fait comme suit : les horaires obtenus à l’étape </w:t>
      </w:r>
      <w:ins w:id="1931" w:author="Marc Florisson" w:date="2013-12-03T20:40:00Z">
        <w:r w:rsidR="001D63D9">
          <w:t>7</w:t>
        </w:r>
      </w:ins>
      <w:del w:id="1932" w:author="Marc Florisson" w:date="2013-12-03T20:40:00Z">
        <w:r w:rsidDel="001D63D9">
          <w:delText>9</w:delText>
        </w:r>
      </w:del>
      <w:r>
        <w:t xml:space="preserve"> sont diminués des durées de correspondance sur les transitions.</w:t>
      </w:r>
    </w:p>
    <w:p w14:paraId="5703FA32" w14:textId="77777777" w:rsidR="00BB5F4E" w:rsidRDefault="00BB5F4E" w:rsidP="00774769">
      <w:pPr>
        <w:pStyle w:val="Paragraphedeliste"/>
        <w:numPr>
          <w:ilvl w:val="0"/>
          <w:numId w:val="6"/>
        </w:numPr>
        <w:jc w:val="left"/>
      </w:pPr>
      <w:r w:rsidRPr="0086655F">
        <w:rPr>
          <w:b/>
          <w:i/>
        </w:rPr>
        <w:t>Appel RI détaillée</w:t>
      </w:r>
      <w:r>
        <w:rPr>
          <w:b/>
          <w:i/>
        </w:rPr>
        <w:t xml:space="preserve"> 1-n</w:t>
      </w:r>
      <w:r>
        <w:rPr>
          <w:i/>
        </w:rPr>
        <w:t xml:space="preserve"> </w:t>
      </w:r>
      <w:r>
        <w:t xml:space="preserve">à A </w:t>
      </w:r>
      <w:r w:rsidRPr="00145046">
        <w:t xml:space="preserve">en </w:t>
      </w:r>
      <w:r w:rsidRPr="00DD38C9">
        <w:rPr>
          <w:i/>
        </w:rPr>
        <w:t>arrivée à</w:t>
      </w:r>
      <w:r>
        <w:t xml:space="preserve"> de loc1 vers A</w:t>
      </w:r>
      <w:r w:rsidRPr="00FE6D38">
        <w:rPr>
          <w:rFonts w:ascii="Cambria Math" w:hAnsi="Cambria Math" w:cs="Cambria Math"/>
        </w:rPr>
        <w:t>⋂</w:t>
      </w:r>
      <w:r>
        <w:t>B avec comme horaires ceux de l’étape précédente. On obtient donc le meilleur arrêt a de A</w:t>
      </w:r>
      <w:r w:rsidRPr="008C4ADC">
        <w:rPr>
          <w:rFonts w:ascii="Cambria Math" w:hAnsi="Cambria Math" w:cs="Cambria Math"/>
        </w:rPr>
        <w:t>⋂</w:t>
      </w:r>
      <w:r>
        <w:t>B.</w:t>
      </w:r>
    </w:p>
    <w:p w14:paraId="4EA22C2D" w14:textId="77777777" w:rsidR="00BB5F4E" w:rsidRDefault="00BB5F4E" w:rsidP="00774769">
      <w:pPr>
        <w:pStyle w:val="Paragraphedeliste"/>
        <w:numPr>
          <w:ilvl w:val="0"/>
          <w:numId w:val="6"/>
        </w:numPr>
        <w:jc w:val="left"/>
      </w:pPr>
      <w:r w:rsidRPr="00FE6D38">
        <w:t>Déduction</w:t>
      </w:r>
      <w:r>
        <w:t xml:space="preserve"> de l’horaire de départ aux arrêts B</w:t>
      </w:r>
      <w:r w:rsidRPr="008C4ADC">
        <w:rPr>
          <w:rFonts w:ascii="Cambria Math" w:hAnsi="Cambria Math" w:cs="Cambria Math"/>
        </w:rPr>
        <w:t>⋂</w:t>
      </w:r>
      <w:r>
        <w:t>a en ajoutant leurs durées de correspondance sur les transitions entre a et B</w:t>
      </w:r>
      <w:r w:rsidRPr="008C4ADC">
        <w:rPr>
          <w:rFonts w:ascii="Cambria Math" w:hAnsi="Cambria Math" w:cs="Cambria Math"/>
        </w:rPr>
        <w:t>⋂</w:t>
      </w:r>
      <w:r>
        <w:t>a.</w:t>
      </w:r>
    </w:p>
    <w:p w14:paraId="3E859649" w14:textId="77777777" w:rsidR="00BB5F4E" w:rsidRDefault="00BB5F4E" w:rsidP="00774769">
      <w:pPr>
        <w:pStyle w:val="Paragraphedeliste"/>
        <w:numPr>
          <w:ilvl w:val="0"/>
          <w:numId w:val="6"/>
        </w:numPr>
        <w:jc w:val="left"/>
      </w:pPr>
      <w:r w:rsidRPr="0086655F">
        <w:rPr>
          <w:b/>
          <w:i/>
        </w:rPr>
        <w:t>Appel RI détaillée</w:t>
      </w:r>
      <w:r>
        <w:rPr>
          <w:b/>
          <w:i/>
        </w:rPr>
        <w:t xml:space="preserve"> 1-n</w:t>
      </w:r>
      <w:r>
        <w:rPr>
          <w:i/>
        </w:rPr>
        <w:t xml:space="preserve"> </w:t>
      </w:r>
      <w:r w:rsidRPr="00E30513">
        <w:t xml:space="preserve">à </w:t>
      </w:r>
      <w:r>
        <w:t>B</w:t>
      </w:r>
      <w:r>
        <w:rPr>
          <w:i/>
        </w:rPr>
        <w:t xml:space="preserve"> </w:t>
      </w:r>
      <w:r w:rsidRPr="004F0D52">
        <w:t xml:space="preserve">en </w:t>
      </w:r>
      <w:r w:rsidRPr="00DD38C9">
        <w:rPr>
          <w:i/>
        </w:rPr>
        <w:t>départ à</w:t>
      </w:r>
      <w:r>
        <w:t xml:space="preserve"> de B</w:t>
      </w:r>
      <w:r w:rsidRPr="00983DE4">
        <w:rPr>
          <w:rFonts w:ascii="Cambria Math" w:hAnsi="Cambria Math" w:cs="Cambria Math"/>
        </w:rPr>
        <w:t>⋂</w:t>
      </w:r>
      <w:r>
        <w:t>a vers B</w:t>
      </w:r>
      <w:r w:rsidRPr="00FE6D38">
        <w:rPr>
          <w:rFonts w:ascii="Cambria Math" w:hAnsi="Cambria Math" w:cs="Cambria Math"/>
        </w:rPr>
        <w:t>⋂</w:t>
      </w:r>
      <w:r>
        <w:t>C. On obtient donc le meilleur arrêt de B</w:t>
      </w:r>
      <w:r w:rsidRPr="008C4ADC">
        <w:rPr>
          <w:rFonts w:ascii="Cambria Math" w:hAnsi="Cambria Math" w:cs="Cambria Math"/>
        </w:rPr>
        <w:t>⋂</w:t>
      </w:r>
      <w:r>
        <w:t>a (b1) et le meilleur arrêt de B</w:t>
      </w:r>
      <w:r w:rsidRPr="008C4ADC">
        <w:rPr>
          <w:rFonts w:ascii="Cambria Math" w:hAnsi="Cambria Math" w:cs="Cambria Math"/>
        </w:rPr>
        <w:t>⋂</w:t>
      </w:r>
      <w:r>
        <w:t>C (b2).</w:t>
      </w:r>
    </w:p>
    <w:p w14:paraId="25E3437D" w14:textId="77777777" w:rsidR="00BB5F4E" w:rsidRDefault="00BB5F4E" w:rsidP="00774769">
      <w:pPr>
        <w:pStyle w:val="Paragraphedeliste"/>
        <w:numPr>
          <w:ilvl w:val="0"/>
          <w:numId w:val="6"/>
        </w:numPr>
        <w:jc w:val="left"/>
      </w:pPr>
      <w:r w:rsidRPr="00FE6D38">
        <w:t>Déduction</w:t>
      </w:r>
      <w:r>
        <w:t xml:space="preserve"> de l’horaire de départ aux arrêts C</w:t>
      </w:r>
      <w:r w:rsidRPr="008C4ADC">
        <w:rPr>
          <w:rFonts w:ascii="Cambria Math" w:hAnsi="Cambria Math" w:cs="Cambria Math"/>
        </w:rPr>
        <w:t>⋂</w:t>
      </w:r>
      <w:r>
        <w:t>b2 en ajoutant les durées de correspondance sur les transitions entre b2 et C</w:t>
      </w:r>
      <w:r w:rsidRPr="008C4ADC">
        <w:rPr>
          <w:rFonts w:ascii="Cambria Math" w:hAnsi="Cambria Math" w:cs="Cambria Math"/>
        </w:rPr>
        <w:t>⋂</w:t>
      </w:r>
      <w:r>
        <w:t xml:space="preserve">b2. </w:t>
      </w:r>
    </w:p>
    <w:p w14:paraId="1AA0EB81" w14:textId="77777777" w:rsidR="00BB5F4E" w:rsidRDefault="00BB5F4E" w:rsidP="00774769">
      <w:pPr>
        <w:pStyle w:val="Paragraphedeliste"/>
        <w:numPr>
          <w:ilvl w:val="0"/>
          <w:numId w:val="6"/>
        </w:numPr>
        <w:jc w:val="left"/>
      </w:pPr>
      <w:r w:rsidRPr="0086655F">
        <w:rPr>
          <w:b/>
          <w:i/>
        </w:rPr>
        <w:t>Appel RI détaillée 1-n</w:t>
      </w:r>
      <w:r>
        <w:rPr>
          <w:i/>
        </w:rPr>
        <w:t xml:space="preserve"> </w:t>
      </w:r>
      <w:r w:rsidRPr="00E30513">
        <w:t xml:space="preserve">à </w:t>
      </w:r>
      <w:r>
        <w:t>C</w:t>
      </w:r>
      <w:r>
        <w:rPr>
          <w:i/>
        </w:rPr>
        <w:t xml:space="preserve"> </w:t>
      </w:r>
      <w:r w:rsidRPr="004F0D52">
        <w:t xml:space="preserve">en </w:t>
      </w:r>
      <w:r w:rsidRPr="00DD38C9">
        <w:rPr>
          <w:i/>
        </w:rPr>
        <w:t>départ à</w:t>
      </w:r>
      <w:r>
        <w:t xml:space="preserve"> de C</w:t>
      </w:r>
      <w:r w:rsidRPr="00983DE4">
        <w:rPr>
          <w:rFonts w:ascii="Cambria Math" w:hAnsi="Cambria Math" w:cs="Cambria Math"/>
        </w:rPr>
        <w:t>⋂</w:t>
      </w:r>
      <w:r>
        <w:t>b2 vers loc2. On obtient donc le meilleur arrêt c de C</w:t>
      </w:r>
      <w:r w:rsidRPr="008C4ADC">
        <w:rPr>
          <w:rFonts w:ascii="Cambria Math" w:hAnsi="Cambria Math" w:cs="Cambria Math"/>
        </w:rPr>
        <w:t>⋂</w:t>
      </w:r>
      <w:r>
        <w:t>b2.</w:t>
      </w:r>
    </w:p>
    <w:p w14:paraId="2A776637" w14:textId="77777777" w:rsidR="00BB5F4E" w:rsidRDefault="00BB5F4E" w:rsidP="00774769">
      <w:pPr>
        <w:pStyle w:val="Paragraphedeliste"/>
        <w:numPr>
          <w:ilvl w:val="0"/>
          <w:numId w:val="6"/>
        </w:numPr>
        <w:jc w:val="left"/>
      </w:pPr>
      <w:r>
        <w:t>Recomposition de l’itinéraire de loc1 vers loc2 à partir des trois résultats détaillés précédents.</w:t>
      </w:r>
    </w:p>
    <w:p w14:paraId="41992838" w14:textId="77777777" w:rsidR="00BB5F4E" w:rsidRDefault="00BB5F4E" w:rsidP="00BB5F4E"/>
    <w:p w14:paraId="2BA8B6D3" w14:textId="77777777" w:rsidR="00BB5F4E" w:rsidRDefault="00BB5F4E" w:rsidP="00BB5F4E">
      <w:r>
        <w:t>Le schéma ci-dessous présente le diagramme de séquence qui correspond à cet algorithme</w:t>
      </w:r>
    </w:p>
    <w:p w14:paraId="027A8543" w14:textId="77777777" w:rsidR="00BB5F4E" w:rsidRDefault="00BB5F4E" w:rsidP="00BB5F4E">
      <w:r>
        <w:rPr>
          <w:noProof/>
          <w:lang w:eastAsia="fr-FR"/>
        </w:rPr>
        <w:drawing>
          <wp:inline distT="0" distB="0" distL="0" distR="0" wp14:anchorId="35F8BF73" wp14:editId="31AEB250">
            <wp:extent cx="5943195" cy="4013917"/>
            <wp:effectExtent l="0" t="0" r="63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sequence-ABC.png"/>
                    <pic:cNvPicPr/>
                  </pic:nvPicPr>
                  <pic:blipFill>
                    <a:blip r:embed="rId22">
                      <a:extLst>
                        <a:ext uri="{28A0092B-C50C-407E-A947-70E740481C1C}">
                          <a14:useLocalDpi xmlns:a14="http://schemas.microsoft.com/office/drawing/2010/main" val="0"/>
                        </a:ext>
                      </a:extLst>
                    </a:blip>
                    <a:stretch>
                      <a:fillRect/>
                    </a:stretch>
                  </pic:blipFill>
                  <pic:spPr>
                    <a:xfrm>
                      <a:off x="0" y="0"/>
                      <a:ext cx="5943608" cy="4014196"/>
                    </a:xfrm>
                    <a:prstGeom prst="rect">
                      <a:avLst/>
                    </a:prstGeom>
                  </pic:spPr>
                </pic:pic>
              </a:graphicData>
            </a:graphic>
          </wp:inline>
        </w:drawing>
      </w:r>
    </w:p>
    <w:p w14:paraId="196D09A2" w14:textId="77777777" w:rsidR="00C00458" w:rsidRDefault="00C00458" w:rsidP="00BB5F4E"/>
    <w:p w14:paraId="31570F31" w14:textId="77777777" w:rsidR="00BB5F4E" w:rsidRDefault="00BB5F4E" w:rsidP="00BB5F4E"/>
    <w:p w14:paraId="73EE98F3" w14:textId="75CB6924" w:rsidR="00BB5F4E" w:rsidRDefault="00BB5F4E" w:rsidP="00BB5F4E">
      <w:r>
        <w:t>Les schémas ci-dessous donnent une représentation spatiale des données échanges au cours de l’algorithme dans le cas d’une trace (A,</w:t>
      </w:r>
      <w:r w:rsidR="008953EC">
        <w:t xml:space="preserve"> </w:t>
      </w:r>
      <w:r>
        <w:t>B,</w:t>
      </w:r>
      <w:r w:rsidR="008953EC">
        <w:t xml:space="preserve"> </w:t>
      </w:r>
      <w:r>
        <w:t>C).</w:t>
      </w:r>
    </w:p>
    <w:p w14:paraId="1FB0A1C6" w14:textId="77777777" w:rsidR="00BB5F4E" w:rsidRDefault="00BB5F4E" w:rsidP="00BB5F4E">
      <w:pPr>
        <w:keepNext/>
        <w:keepLines/>
        <w:pBdr>
          <w:top w:val="dotted" w:sz="4" w:space="1" w:color="4F81BD" w:themeColor="accent1"/>
          <w:left w:val="dotted" w:sz="4" w:space="4" w:color="4F81BD" w:themeColor="accent1"/>
        </w:pBdr>
        <w:spacing w:before="240" w:after="120"/>
        <w:outlineLvl w:val="1"/>
        <w:sectPr w:rsidR="00BB5F4E">
          <w:pgSz w:w="11906" w:h="16838"/>
          <w:pgMar w:top="1417" w:right="1417" w:bottom="1417" w:left="1417" w:header="708" w:footer="708" w:gutter="0"/>
          <w:cols w:space="708"/>
          <w:docGrid w:linePitch="360"/>
        </w:sectPr>
      </w:pPr>
    </w:p>
    <w:p w14:paraId="16860ECE" w14:textId="77777777" w:rsidR="00BB5F4E" w:rsidRDefault="00BB5F4E" w:rsidP="00BB5F4E">
      <w:r>
        <w:t>Le schéma ci-dessous illustre les appels RI pour les étapes 1, 3 et 5.</w:t>
      </w:r>
    </w:p>
    <w:p w14:paraId="2FF2BD5E" w14:textId="77777777" w:rsidR="00BB5F4E" w:rsidRDefault="00BB5F4E" w:rsidP="00BB5F4E">
      <w:r>
        <w:t>a1 à a6 sont les points de A</w:t>
      </w:r>
      <w:r w:rsidRPr="00983DE4">
        <w:rPr>
          <w:rFonts w:ascii="Cambria Math" w:hAnsi="Cambria Math" w:cs="Cambria Math"/>
        </w:rPr>
        <w:t>⋂</w:t>
      </w:r>
      <w:r>
        <w:t>B, b1 à b3 sont des points de B</w:t>
      </w:r>
      <w:r w:rsidRPr="00983DE4">
        <w:rPr>
          <w:rFonts w:ascii="Cambria Math" w:hAnsi="Cambria Math" w:cs="Cambria Math"/>
        </w:rPr>
        <w:t>⋂</w:t>
      </w:r>
      <w:r>
        <w:t>A, b4 à b6 sont des points de B</w:t>
      </w:r>
      <w:r w:rsidRPr="00FE6D38">
        <w:rPr>
          <w:rFonts w:ascii="Cambria Math" w:hAnsi="Cambria Math" w:cs="Cambria Math"/>
        </w:rPr>
        <w:t>⋂</w:t>
      </w:r>
      <w:r>
        <w:t>C, c1 à c3 sont les points de C</w:t>
      </w:r>
      <w:r w:rsidRPr="00FE6D38">
        <w:rPr>
          <w:rFonts w:ascii="Cambria Math" w:hAnsi="Cambria Math" w:cs="Cambria Math"/>
        </w:rPr>
        <w:t>⋂</w:t>
      </w:r>
      <w:r>
        <w:t>B</w:t>
      </w:r>
    </w:p>
    <w:p w14:paraId="5097FEF6" w14:textId="2FBB956C" w:rsidR="00BB5F4E" w:rsidRDefault="00BB5F4E" w:rsidP="00BB5F4E">
      <w:r>
        <w:t>Dans ce schéma, les arrêts de A</w:t>
      </w:r>
      <w:r w:rsidRPr="00983DE4">
        <w:rPr>
          <w:rFonts w:ascii="Cambria Math" w:hAnsi="Cambria Math" w:cs="Cambria Math"/>
        </w:rPr>
        <w:t>⋂</w:t>
      </w:r>
      <w:r>
        <w:t>B n’établissent chacun qu’une seule transition sur B</w:t>
      </w:r>
      <w:r w:rsidRPr="00983DE4">
        <w:rPr>
          <w:rFonts w:ascii="Cambria Math" w:hAnsi="Cambria Math" w:cs="Cambria Math"/>
        </w:rPr>
        <w:t>⋂</w:t>
      </w:r>
      <w:r>
        <w:t>C, même chose pour les transitions entre B et C.</w:t>
      </w:r>
    </w:p>
    <w:p w14:paraId="721D0E23" w14:textId="77777777" w:rsidR="00BB5F4E" w:rsidRDefault="00BB5F4E" w:rsidP="00BB5F4E">
      <w:r>
        <w:t>t0 correspond à l’horaire de la requête en paramètre d’entrée de l’algorithme</w:t>
      </w:r>
    </w:p>
    <w:p w14:paraId="5FB44EB2" w14:textId="77777777" w:rsidR="00BB5F4E" w:rsidRDefault="00BB5F4E" w:rsidP="00BB5F4E">
      <w:r>
        <w:t>t1 à t6 correspondent aux horaires d’arrivée aux différents points de AB</w:t>
      </w:r>
    </w:p>
    <w:p w14:paraId="233BF7C7" w14:textId="77777777" w:rsidR="00BB5F4E" w:rsidRDefault="00BB5F4E" w:rsidP="00BB5F4E">
      <w:r>
        <w:t>t7 à t9 correspondent aux horaires d’arrivée aux différents points de AB, ces horaires tiennent compte des durées de correspondance aux transitions.</w:t>
      </w:r>
    </w:p>
    <w:p w14:paraId="4E9D6376" w14:textId="6B94EBA9" w:rsidR="00BB5F4E" w:rsidRDefault="00BB5F4E" w:rsidP="00BB5F4E">
      <w:r>
        <w:t xml:space="preserve">Les étapes 1, 3 et 5 exécutent des appels RI non détaillée </w:t>
      </w:r>
      <w:ins w:id="1933" w:author="Marc Florisson" w:date="2013-12-03T20:47:00Z">
        <w:r w:rsidR="001D63D9" w:rsidRPr="004B2D51">
          <w:t>(optimisée pour l’étape 5)</w:t>
        </w:r>
        <w:r w:rsidR="001D63D9">
          <w:t xml:space="preserve"> </w:t>
        </w:r>
      </w:ins>
      <w:r>
        <w:t xml:space="preserve">en </w:t>
      </w:r>
      <w:r w:rsidRPr="003128D8">
        <w:rPr>
          <w:i/>
        </w:rPr>
        <w:t>départ à</w:t>
      </w:r>
      <w:r>
        <w:t>.</w:t>
      </w:r>
    </w:p>
    <w:p w14:paraId="06FD7B5D" w14:textId="605B0DA8" w:rsidR="00BB5F4E" w:rsidRDefault="00702D57" w:rsidP="00BB5F4E">
      <w:pPr>
        <w:keepNext/>
      </w:pPr>
      <w:r>
        <w:rPr>
          <w:noProof/>
          <w:lang w:eastAsia="fr-FR"/>
        </w:rPr>
        <w:drawing>
          <wp:inline distT="0" distB="0" distL="0" distR="0" wp14:anchorId="6729E7FE" wp14:editId="50B420E2">
            <wp:extent cx="8892540" cy="4337050"/>
            <wp:effectExtent l="0" t="0" r="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 - 1-5.png"/>
                    <pic:cNvPicPr/>
                  </pic:nvPicPr>
                  <pic:blipFill>
                    <a:blip r:embed="rId23">
                      <a:extLst>
                        <a:ext uri="{28A0092B-C50C-407E-A947-70E740481C1C}">
                          <a14:useLocalDpi xmlns:a14="http://schemas.microsoft.com/office/drawing/2010/main" val="0"/>
                        </a:ext>
                      </a:extLst>
                    </a:blip>
                    <a:stretch>
                      <a:fillRect/>
                    </a:stretch>
                  </pic:blipFill>
                  <pic:spPr>
                    <a:xfrm>
                      <a:off x="0" y="0"/>
                      <a:ext cx="8892540" cy="4337050"/>
                    </a:xfrm>
                    <a:prstGeom prst="rect">
                      <a:avLst/>
                    </a:prstGeom>
                  </pic:spPr>
                </pic:pic>
              </a:graphicData>
            </a:graphic>
          </wp:inline>
        </w:drawing>
      </w:r>
    </w:p>
    <w:p w14:paraId="45725BED" w14:textId="77777777" w:rsidR="00BB5F4E" w:rsidRDefault="00BB5F4E" w:rsidP="00BB5F4E">
      <w:pPr>
        <w:pStyle w:val="Lgende"/>
        <w:jc w:val="center"/>
      </w:pPr>
      <w:r>
        <w:t xml:space="preserve">Figure </w:t>
      </w:r>
      <w:r w:rsidR="0020531E">
        <w:fldChar w:fldCharType="begin"/>
      </w:r>
      <w:r w:rsidR="0020531E">
        <w:instrText xml:space="preserve"> </w:instrText>
      </w:r>
      <w:r w:rsidR="00F814FB">
        <w:instrText>SEQ</w:instrText>
      </w:r>
      <w:r w:rsidR="0020531E">
        <w:instrText xml:space="preserve"> Figure \* ARABIC </w:instrText>
      </w:r>
      <w:r w:rsidR="0020531E">
        <w:fldChar w:fldCharType="separate"/>
      </w:r>
      <w:r w:rsidR="0030138C">
        <w:rPr>
          <w:noProof/>
        </w:rPr>
        <w:t>3</w:t>
      </w:r>
      <w:r w:rsidR="0020531E">
        <w:rPr>
          <w:noProof/>
        </w:rPr>
        <w:fldChar w:fldCharType="end"/>
      </w:r>
      <w:r>
        <w:t xml:space="preserve"> Description géographique des étapes 1, 3 et 5</w:t>
      </w:r>
    </w:p>
    <w:p w14:paraId="4F3D7554" w14:textId="4F141842" w:rsidR="00BB5F4E" w:rsidRDefault="00BB5F4E" w:rsidP="00BB5F4E">
      <w:r>
        <w:t>Le schéma ci-dessous illustre les appels RI pour les étapes 7, 9.</w:t>
      </w:r>
    </w:p>
    <w:p w14:paraId="1C5A9911" w14:textId="73843915" w:rsidR="00BB5F4E" w:rsidRDefault="00BB5F4E" w:rsidP="00BB5F4E">
      <w:r>
        <w:t xml:space="preserve">L’étape </w:t>
      </w:r>
      <w:r w:rsidR="00DD7387">
        <w:t xml:space="preserve">7 </w:t>
      </w:r>
      <w:r>
        <w:t>exécute un appel RI détaillée</w:t>
      </w:r>
      <w:r w:rsidR="00DD7387">
        <w:t xml:space="preserve"> n-m</w:t>
      </w:r>
      <w:r>
        <w:t xml:space="preserve"> en </w:t>
      </w:r>
      <w:r>
        <w:rPr>
          <w:i/>
        </w:rPr>
        <w:t xml:space="preserve">arrivée </w:t>
      </w:r>
      <w:r w:rsidRPr="003128D8">
        <w:rPr>
          <w:i/>
        </w:rPr>
        <w:t>à</w:t>
      </w:r>
      <w:r w:rsidR="00DD7387">
        <w:rPr>
          <w:i/>
        </w:rPr>
        <w:t xml:space="preserve"> </w:t>
      </w:r>
      <w:r w:rsidR="00DD7387" w:rsidRPr="008749AA">
        <w:t xml:space="preserve">de </w:t>
      </w:r>
      <w:r w:rsidR="00DD7387">
        <w:t>B</w:t>
      </w:r>
      <w:r w:rsidR="00DD7387" w:rsidRPr="00983DE4">
        <w:rPr>
          <w:rFonts w:ascii="Cambria Math" w:hAnsi="Cambria Math" w:cs="Cambria Math"/>
        </w:rPr>
        <w:t>⋂</w:t>
      </w:r>
      <w:r w:rsidR="00DD7387">
        <w:t>A vers B</w:t>
      </w:r>
      <w:r w:rsidR="00DD7387" w:rsidRPr="00983DE4">
        <w:rPr>
          <w:rFonts w:ascii="Cambria Math" w:hAnsi="Cambria Math" w:cs="Cambria Math"/>
        </w:rPr>
        <w:t>⋂</w:t>
      </w:r>
      <w:r w:rsidR="00DD7387">
        <w:t>C</w:t>
      </w:r>
      <w:r>
        <w:t>.</w:t>
      </w:r>
    </w:p>
    <w:p w14:paraId="07024B29" w14:textId="17BC8900" w:rsidR="00DD7387" w:rsidRDefault="00DD7387" w:rsidP="00BB5F4E">
      <w:r>
        <w:t>L’étape 8 déduit les horaires de dépar au plus tard de A</w:t>
      </w:r>
      <w:r w:rsidRPr="00983DE4">
        <w:rPr>
          <w:rFonts w:ascii="Cambria Math" w:hAnsi="Cambria Math" w:cs="Cambria Math"/>
        </w:rPr>
        <w:t>⋂</w:t>
      </w:r>
      <w:r>
        <w:t>B par transition</w:t>
      </w:r>
    </w:p>
    <w:p w14:paraId="2EEEDD6B" w14:textId="328ECB66" w:rsidR="00DD7387" w:rsidRDefault="00DD7387" w:rsidP="00BB5F4E">
      <w:r>
        <w:t xml:space="preserve">L’étape 9 exécute un appel RI détaillée 1-n en </w:t>
      </w:r>
      <w:r>
        <w:rPr>
          <w:i/>
        </w:rPr>
        <w:t xml:space="preserve">arrivée </w:t>
      </w:r>
      <w:r w:rsidRPr="003128D8">
        <w:rPr>
          <w:i/>
        </w:rPr>
        <w:t>à</w:t>
      </w:r>
      <w:r>
        <w:rPr>
          <w:i/>
        </w:rPr>
        <w:t xml:space="preserve"> </w:t>
      </w:r>
      <w:r w:rsidRPr="0006139B">
        <w:t xml:space="preserve">de </w:t>
      </w:r>
      <w:r>
        <w:t>loc1 vers A</w:t>
      </w:r>
      <w:r w:rsidRPr="00983DE4">
        <w:rPr>
          <w:rFonts w:ascii="Cambria Math" w:hAnsi="Cambria Math" w:cs="Cambria Math"/>
        </w:rPr>
        <w:t>⋂</w:t>
      </w:r>
      <w:r>
        <w:t>B, le meilleur arrêt a de .A</w:t>
      </w:r>
      <w:r w:rsidRPr="00983DE4">
        <w:rPr>
          <w:rFonts w:ascii="Cambria Math" w:hAnsi="Cambria Math" w:cs="Cambria Math"/>
        </w:rPr>
        <w:t>⋂</w:t>
      </w:r>
      <w:r>
        <w:t>B est identifié</w:t>
      </w:r>
    </w:p>
    <w:p w14:paraId="4F92E95F" w14:textId="50E6C107" w:rsidR="00DD7387" w:rsidRDefault="00DD7387" w:rsidP="00BB5F4E">
      <w:r>
        <w:t>L’étape 10 détermine les horaires sur B</w:t>
      </w:r>
      <w:r w:rsidRPr="00983DE4">
        <w:rPr>
          <w:rFonts w:ascii="Cambria Math" w:hAnsi="Cambria Math" w:cs="Cambria Math"/>
        </w:rPr>
        <w:t>⋂</w:t>
      </w:r>
      <w:r>
        <w:t>a</w:t>
      </w:r>
    </w:p>
    <w:p w14:paraId="5AAEF2FF" w14:textId="312775E0" w:rsidR="00BB5F4E" w:rsidRDefault="00BB5F4E" w:rsidP="00BB5F4E"/>
    <w:p w14:paraId="04AD07F7" w14:textId="1B5C4A65" w:rsidR="00BB5F4E" w:rsidRDefault="00702D57" w:rsidP="00BB5F4E">
      <w:r>
        <w:rPr>
          <w:noProof/>
          <w:lang w:eastAsia="fr-FR"/>
        </w:rPr>
        <w:drawing>
          <wp:inline distT="0" distB="0" distL="0" distR="0" wp14:anchorId="3E9ED431" wp14:editId="3016985A">
            <wp:extent cx="8892540" cy="4337050"/>
            <wp:effectExtent l="0" t="0" r="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 - 5-9.png"/>
                    <pic:cNvPicPr/>
                  </pic:nvPicPr>
                  <pic:blipFill>
                    <a:blip r:embed="rId24">
                      <a:extLst>
                        <a:ext uri="{28A0092B-C50C-407E-A947-70E740481C1C}">
                          <a14:useLocalDpi xmlns:a14="http://schemas.microsoft.com/office/drawing/2010/main" val="0"/>
                        </a:ext>
                      </a:extLst>
                    </a:blip>
                    <a:stretch>
                      <a:fillRect/>
                    </a:stretch>
                  </pic:blipFill>
                  <pic:spPr>
                    <a:xfrm>
                      <a:off x="0" y="0"/>
                      <a:ext cx="8892540" cy="4337050"/>
                    </a:xfrm>
                    <a:prstGeom prst="rect">
                      <a:avLst/>
                    </a:prstGeom>
                  </pic:spPr>
                </pic:pic>
              </a:graphicData>
            </a:graphic>
          </wp:inline>
        </w:drawing>
      </w:r>
    </w:p>
    <w:p w14:paraId="7D1754B6" w14:textId="51E1DEF3" w:rsidR="00BB5F4E" w:rsidRDefault="00BB5F4E" w:rsidP="00BB5F4E">
      <w:pPr>
        <w:keepNext/>
      </w:pPr>
    </w:p>
    <w:p w14:paraId="0319BCFC" w14:textId="2027DB5F" w:rsidR="00BB5F4E" w:rsidRDefault="00BB5F4E" w:rsidP="00BB5F4E">
      <w:pPr>
        <w:pStyle w:val="Lgende"/>
        <w:jc w:val="center"/>
      </w:pPr>
      <w:r>
        <w:t xml:space="preserve">Figure </w:t>
      </w:r>
      <w:r w:rsidR="0020531E">
        <w:fldChar w:fldCharType="begin"/>
      </w:r>
      <w:r w:rsidR="0020531E">
        <w:instrText xml:space="preserve"> </w:instrText>
      </w:r>
      <w:r w:rsidR="00F814FB">
        <w:instrText>SEQ</w:instrText>
      </w:r>
      <w:r w:rsidR="0020531E">
        <w:instrText xml:space="preserve"> Figure \* ARABIC </w:instrText>
      </w:r>
      <w:r w:rsidR="0020531E">
        <w:fldChar w:fldCharType="separate"/>
      </w:r>
      <w:r w:rsidR="0030138C">
        <w:rPr>
          <w:noProof/>
        </w:rPr>
        <w:t>4</w:t>
      </w:r>
      <w:r w:rsidR="0020531E">
        <w:rPr>
          <w:noProof/>
        </w:rPr>
        <w:fldChar w:fldCharType="end"/>
      </w:r>
      <w:r>
        <w:t xml:space="preserve"> Description géographique des étapes 7, 9</w:t>
      </w:r>
    </w:p>
    <w:p w14:paraId="0D73D48F" w14:textId="77777777" w:rsidR="00BB5F4E" w:rsidRDefault="00BB5F4E" w:rsidP="00BB5F4E"/>
    <w:p w14:paraId="45015166" w14:textId="77777777" w:rsidR="00BB5F4E" w:rsidRDefault="00BB5F4E" w:rsidP="00BB5F4E"/>
    <w:p w14:paraId="5E9C9CC8" w14:textId="77777777" w:rsidR="00BB5F4E" w:rsidRDefault="00BB5F4E" w:rsidP="00BB5F4E"/>
    <w:p w14:paraId="39377F9F" w14:textId="77777777" w:rsidR="00BB5F4E" w:rsidRDefault="00BB5F4E" w:rsidP="00BB5F4E"/>
    <w:p w14:paraId="2FAE3098" w14:textId="0704A3D7" w:rsidR="00BB5F4E" w:rsidRDefault="00BB5F4E" w:rsidP="00BB5F4E">
      <w:r>
        <w:t xml:space="preserve">Le schéma ci-dessous illustre les appels RI pour les étapes </w:t>
      </w:r>
      <w:r w:rsidR="00702D57">
        <w:t xml:space="preserve">11 </w:t>
      </w:r>
      <w:r>
        <w:t xml:space="preserve">et </w:t>
      </w:r>
      <w:r w:rsidR="00702D57">
        <w:t>13</w:t>
      </w:r>
      <w:r>
        <w:t>.</w:t>
      </w:r>
    </w:p>
    <w:p w14:paraId="488AFC01" w14:textId="263C451F" w:rsidR="00BB5F4E" w:rsidRDefault="00BB5F4E" w:rsidP="00BB5F4E">
      <w:r>
        <w:t xml:space="preserve">L’étape </w:t>
      </w:r>
      <w:r w:rsidR="00702D57">
        <w:t xml:space="preserve">11 </w:t>
      </w:r>
      <w:r>
        <w:t xml:space="preserve">exécute un appel RI détaillée </w:t>
      </w:r>
      <w:r w:rsidR="00702D57">
        <w:t xml:space="preserve">1-n </w:t>
      </w:r>
      <w:r>
        <w:t xml:space="preserve">en </w:t>
      </w:r>
      <w:r>
        <w:rPr>
          <w:i/>
        </w:rPr>
        <w:t xml:space="preserve">départ </w:t>
      </w:r>
      <w:r w:rsidRPr="003128D8">
        <w:rPr>
          <w:i/>
        </w:rPr>
        <w:t>à</w:t>
      </w:r>
      <w:r>
        <w:rPr>
          <w:i/>
        </w:rPr>
        <w:t xml:space="preserve"> </w:t>
      </w:r>
      <w:r w:rsidRPr="006B0230">
        <w:t xml:space="preserve">de </w:t>
      </w:r>
      <w:r>
        <w:t>B</w:t>
      </w:r>
      <w:r w:rsidRPr="00983DE4">
        <w:rPr>
          <w:rFonts w:ascii="Cambria Math" w:hAnsi="Cambria Math" w:cs="Cambria Math"/>
        </w:rPr>
        <w:t>⋂</w:t>
      </w:r>
      <w:r w:rsidR="00702D57">
        <w:t>a</w:t>
      </w:r>
      <w:r w:rsidR="00DD7387">
        <w:t>, le meilleur point de B</w:t>
      </w:r>
      <w:r w:rsidR="00DD7387" w:rsidRPr="00983DE4">
        <w:rPr>
          <w:rFonts w:ascii="Cambria Math" w:hAnsi="Cambria Math" w:cs="Cambria Math"/>
        </w:rPr>
        <w:t>⋂</w:t>
      </w:r>
      <w:r w:rsidR="00DD7387">
        <w:t>a puis de B</w:t>
      </w:r>
      <w:r w:rsidR="00DD7387" w:rsidRPr="00983DE4">
        <w:rPr>
          <w:rFonts w:ascii="Cambria Math" w:hAnsi="Cambria Math" w:cs="Cambria Math"/>
        </w:rPr>
        <w:t>⋂</w:t>
      </w:r>
      <w:r w:rsidR="00DD7387">
        <w:t>C sont déterminés</w:t>
      </w:r>
      <w:r>
        <w:t>.</w:t>
      </w:r>
    </w:p>
    <w:p w14:paraId="16F28277" w14:textId="46033CBE" w:rsidR="00BB5F4E" w:rsidRDefault="00BB5F4E" w:rsidP="00BB5F4E">
      <w:r>
        <w:t xml:space="preserve">L’étape </w:t>
      </w:r>
      <w:r w:rsidR="00702D57">
        <w:t xml:space="preserve">12 </w:t>
      </w:r>
      <w:r>
        <w:t>trouve le</w:t>
      </w:r>
      <w:r w:rsidR="00DD7387">
        <w:t>s horaires aux meilleurs points de C</w:t>
      </w:r>
      <w:r w:rsidR="00DD7387" w:rsidRPr="00983DE4">
        <w:rPr>
          <w:rFonts w:ascii="Cambria Math" w:hAnsi="Cambria Math" w:cs="Cambria Math"/>
        </w:rPr>
        <w:t>⋂</w:t>
      </w:r>
      <w:r w:rsidR="00DD7387">
        <w:t>B par transition.</w:t>
      </w:r>
    </w:p>
    <w:p w14:paraId="0544F157" w14:textId="38EE3015" w:rsidR="00BB5F4E" w:rsidRDefault="00BB5F4E" w:rsidP="00BB5F4E">
      <w:r>
        <w:t xml:space="preserve">L’étape </w:t>
      </w:r>
      <w:r w:rsidR="00702D57">
        <w:t xml:space="preserve">13 </w:t>
      </w:r>
      <w:r>
        <w:t xml:space="preserve">exécute un appel RI détaillée </w:t>
      </w:r>
      <w:r w:rsidR="00702D57">
        <w:t xml:space="preserve">1-n </w:t>
      </w:r>
      <w:r>
        <w:t xml:space="preserve">en </w:t>
      </w:r>
      <w:r>
        <w:rPr>
          <w:i/>
        </w:rPr>
        <w:t xml:space="preserve">départ </w:t>
      </w:r>
      <w:r w:rsidRPr="003128D8">
        <w:rPr>
          <w:i/>
        </w:rPr>
        <w:t>à</w:t>
      </w:r>
      <w:r>
        <w:rPr>
          <w:i/>
        </w:rPr>
        <w:t xml:space="preserve"> </w:t>
      </w:r>
      <w:r w:rsidR="00DD7387" w:rsidRPr="006B0230">
        <w:t>d</w:t>
      </w:r>
      <w:r w:rsidR="00DD7387">
        <w:t>es</w:t>
      </w:r>
      <w:r w:rsidR="00DD7387" w:rsidRPr="006B0230">
        <w:t xml:space="preserve"> </w:t>
      </w:r>
      <w:r w:rsidRPr="006B0230">
        <w:t>meilleur</w:t>
      </w:r>
      <w:r w:rsidR="00DD7387">
        <w:t>s</w:t>
      </w:r>
      <w:r w:rsidRPr="006B0230">
        <w:t xml:space="preserve"> point</w:t>
      </w:r>
      <w:r w:rsidR="00DD7387">
        <w:t>s</w:t>
      </w:r>
      <w:r w:rsidRPr="006B0230">
        <w:t xml:space="preserve"> de </w:t>
      </w:r>
      <w:r>
        <w:t>C</w:t>
      </w:r>
      <w:r w:rsidRPr="00983DE4">
        <w:rPr>
          <w:rFonts w:ascii="Cambria Math" w:hAnsi="Cambria Math" w:cs="Cambria Math"/>
        </w:rPr>
        <w:t>⋂</w:t>
      </w:r>
      <w:r>
        <w:t>B</w:t>
      </w:r>
      <w:r w:rsidR="00DD7387">
        <w:t>, le meilleur point de C</w:t>
      </w:r>
      <w:r w:rsidR="00DD7387" w:rsidRPr="00983DE4">
        <w:rPr>
          <w:rFonts w:ascii="Cambria Math" w:hAnsi="Cambria Math" w:cs="Cambria Math"/>
        </w:rPr>
        <w:t>⋂</w:t>
      </w:r>
      <w:r w:rsidR="00DD7387">
        <w:t>B est déterminé</w:t>
      </w:r>
    </w:p>
    <w:p w14:paraId="3567ADE6" w14:textId="24B7637B" w:rsidR="00BB5F4E" w:rsidRDefault="00702D57" w:rsidP="00BB5F4E">
      <w:pPr>
        <w:sectPr w:rsidR="00BB5F4E" w:rsidSect="00BB5F4E">
          <w:pgSz w:w="16840" w:h="11901" w:orient="landscape"/>
          <w:pgMar w:top="1418" w:right="1418" w:bottom="1418" w:left="1418" w:header="709" w:footer="709" w:gutter="0"/>
          <w:cols w:space="708"/>
          <w:docGrid w:linePitch="360"/>
        </w:sectPr>
      </w:pPr>
      <w:r>
        <w:rPr>
          <w:noProof/>
          <w:lang w:eastAsia="fr-FR"/>
        </w:rPr>
        <w:drawing>
          <wp:inline distT="0" distB="0" distL="0" distR="0" wp14:anchorId="14950DF2" wp14:editId="4FBB4241">
            <wp:extent cx="8892540" cy="4337050"/>
            <wp:effectExtent l="0" t="0" r="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 - 11-13.png"/>
                    <pic:cNvPicPr/>
                  </pic:nvPicPr>
                  <pic:blipFill>
                    <a:blip r:embed="rId25">
                      <a:extLst>
                        <a:ext uri="{28A0092B-C50C-407E-A947-70E740481C1C}">
                          <a14:useLocalDpi xmlns:a14="http://schemas.microsoft.com/office/drawing/2010/main" val="0"/>
                        </a:ext>
                      </a:extLst>
                    </a:blip>
                    <a:stretch>
                      <a:fillRect/>
                    </a:stretch>
                  </pic:blipFill>
                  <pic:spPr>
                    <a:xfrm>
                      <a:off x="0" y="0"/>
                      <a:ext cx="8892540" cy="4337050"/>
                    </a:xfrm>
                    <a:prstGeom prst="rect">
                      <a:avLst/>
                    </a:prstGeom>
                  </pic:spPr>
                </pic:pic>
              </a:graphicData>
            </a:graphic>
          </wp:inline>
        </w:drawing>
      </w:r>
    </w:p>
    <w:p w14:paraId="7083C95F" w14:textId="34586F21" w:rsidR="00BB5F4E" w:rsidRDefault="00BB5F4E" w:rsidP="00BB5F4E"/>
    <w:p w14:paraId="0AD13FEB" w14:textId="0C15EE8E" w:rsidR="00BB5F4E" w:rsidRDefault="00BB5F4E" w:rsidP="00BB5F4E"/>
    <w:p w14:paraId="188DDE55" w14:textId="77777777" w:rsidR="00BB5F4E" w:rsidRDefault="00BB5F4E" w:rsidP="00BB5F4E"/>
    <w:p w14:paraId="7D1CF97B" w14:textId="77777777" w:rsidR="00BB5F4E" w:rsidRDefault="00BB5F4E">
      <w:pPr>
        <w:pStyle w:val="Titre5"/>
        <w:pPrChange w:id="1934" w:author="Marc Florisson" w:date="2013-12-03T20:09:00Z">
          <w:pPr>
            <w:pStyle w:val="Titre4"/>
          </w:pPr>
        </w:pPrChange>
      </w:pPr>
      <w:r>
        <w:t>Détail de l’algorithme de la fonction pour un appel en « arrivée à »</w:t>
      </w:r>
    </w:p>
    <w:p w14:paraId="5B9BD4E6" w14:textId="77777777" w:rsidR="00BB5F4E" w:rsidRDefault="00BB5F4E" w:rsidP="00BB5F4E"/>
    <w:p w14:paraId="04436715" w14:textId="77777777" w:rsidR="00BB5F4E" w:rsidRDefault="00BB5F4E" w:rsidP="00BB5F4E">
      <w:r>
        <w:t>Pour réaliser l’algorithme sur un horaire fourni en « arrivée à » il faut reprendre la même démarche</w:t>
      </w:r>
    </w:p>
    <w:p w14:paraId="28D636D8" w14:textId="77777777" w:rsidR="00BB5F4E" w:rsidRDefault="00BB5F4E" w:rsidP="00774769">
      <w:pPr>
        <w:pStyle w:val="Paragraphedeliste"/>
        <w:numPr>
          <w:ilvl w:val="0"/>
          <w:numId w:val="24"/>
        </w:numPr>
        <w:jc w:val="left"/>
      </w:pPr>
      <w:r>
        <w:t>En réalisant une permutation sur le nom des ensembles</w:t>
      </w:r>
    </w:p>
    <w:p w14:paraId="3D02C85F" w14:textId="4C83C499" w:rsidR="00BB5F4E" w:rsidRDefault="00BB5F4E" w:rsidP="00774769">
      <w:pPr>
        <w:pStyle w:val="Paragraphedeliste"/>
        <w:numPr>
          <w:ilvl w:val="1"/>
          <w:numId w:val="24"/>
        </w:numPr>
        <w:jc w:val="left"/>
      </w:pPr>
      <w:r>
        <w:t>Dans le cas d’une trace (A,</w:t>
      </w:r>
      <w:r w:rsidR="0031484D">
        <w:t xml:space="preserve"> </w:t>
      </w:r>
      <w:r>
        <w:t>B), échanger A et B</w:t>
      </w:r>
    </w:p>
    <w:p w14:paraId="2ECDBE6D" w14:textId="71C5DB12" w:rsidR="00BB5F4E" w:rsidRDefault="00BB5F4E" w:rsidP="0031484D">
      <w:pPr>
        <w:pStyle w:val="Paragraphedeliste"/>
        <w:numPr>
          <w:ilvl w:val="1"/>
          <w:numId w:val="24"/>
        </w:numPr>
        <w:jc w:val="left"/>
      </w:pPr>
      <w:r>
        <w:t>Dans le cas d’une trace (A,</w:t>
      </w:r>
      <w:r w:rsidR="0031484D">
        <w:t xml:space="preserve"> </w:t>
      </w:r>
      <w:r>
        <w:t>B,</w:t>
      </w:r>
      <w:r w:rsidR="0031484D">
        <w:t xml:space="preserve"> </w:t>
      </w:r>
      <w:r>
        <w:t>C), échanger A et C</w:t>
      </w:r>
    </w:p>
    <w:p w14:paraId="260F343D" w14:textId="77777777" w:rsidR="00BB5F4E" w:rsidRDefault="00BB5F4E" w:rsidP="00774769">
      <w:pPr>
        <w:pStyle w:val="Paragraphedeliste"/>
        <w:numPr>
          <w:ilvl w:val="0"/>
          <w:numId w:val="24"/>
        </w:numPr>
        <w:jc w:val="left"/>
      </w:pPr>
      <w:r>
        <w:t>En permutant loc1 et loc2</w:t>
      </w:r>
    </w:p>
    <w:p w14:paraId="3053DD6E" w14:textId="4A6015C4" w:rsidR="00BB5F4E" w:rsidRDefault="00BB5F4E" w:rsidP="00774769">
      <w:pPr>
        <w:pStyle w:val="Paragraphedeliste"/>
        <w:numPr>
          <w:ilvl w:val="0"/>
          <w:numId w:val="24"/>
        </w:numPr>
        <w:jc w:val="left"/>
      </w:pPr>
      <w:r>
        <w:t>En permutant les appels en « départ à » par des appels en « arrivée à » et vi</w:t>
      </w:r>
      <w:r w:rsidR="00C00458">
        <w:t>ce</w:t>
      </w:r>
      <w:r>
        <w:t xml:space="preserve"> versa</w:t>
      </w:r>
    </w:p>
    <w:p w14:paraId="1C629390" w14:textId="77777777" w:rsidR="00BB5F4E" w:rsidRDefault="00BB5F4E">
      <w:pPr>
        <w:pStyle w:val="Titre5"/>
        <w:pPrChange w:id="1935" w:author="Marc Florisson" w:date="2013-12-03T20:09:00Z">
          <w:pPr>
            <w:pStyle w:val="Titre4"/>
          </w:pPr>
        </w:pPrChange>
      </w:pPr>
      <w:r>
        <w:t>Principales caractéristiques de l’algorithme</w:t>
      </w:r>
    </w:p>
    <w:p w14:paraId="0CC3C38C" w14:textId="77777777" w:rsidR="00BB5F4E" w:rsidRDefault="00BB5F4E">
      <w:pPr>
        <w:pStyle w:val="Titre6"/>
        <w:pPrChange w:id="1936" w:author="Marc Florisson" w:date="2013-12-03T20:09:00Z">
          <w:pPr>
            <w:pStyle w:val="Titre5"/>
          </w:pPr>
        </w:pPrChange>
      </w:pPr>
      <w:r>
        <w:t>Volume des réponses fournies par les SIM</w:t>
      </w:r>
    </w:p>
    <w:p w14:paraId="4D31893B" w14:textId="77777777" w:rsidR="00BB5F4E" w:rsidRPr="00DA5E09" w:rsidRDefault="00BB5F4E" w:rsidP="00BB5F4E"/>
    <w:p w14:paraId="006A7F31" w14:textId="3853DABF" w:rsidR="00BB5F4E" w:rsidRDefault="00BB5F4E" w:rsidP="00BB5F4E">
      <w:r>
        <w:t xml:space="preserve">A chaque fois que l’aiguilleur réalise un </w:t>
      </w:r>
      <w:r>
        <w:rPr>
          <w:i/>
        </w:rPr>
        <w:t>appel « </w:t>
      </w:r>
      <w:r w:rsidRPr="008D494F">
        <w:rPr>
          <w:b/>
          <w:i/>
        </w:rPr>
        <w:t xml:space="preserve">RI </w:t>
      </w:r>
      <w:r w:rsidRPr="004F0D52">
        <w:rPr>
          <w:b/>
          <w:i/>
        </w:rPr>
        <w:t>détaillé</w:t>
      </w:r>
      <w:r>
        <w:rPr>
          <w:b/>
          <w:i/>
        </w:rPr>
        <w:t>e 1-n</w:t>
      </w:r>
      <w:r w:rsidRPr="00DD38C9">
        <w:t xml:space="preserve"> » </w:t>
      </w:r>
      <w:r>
        <w:t xml:space="preserve">celui-ci ne renvoie le détail que d’une seule réponse. Le détail d’une réponse de RI peut </w:t>
      </w:r>
      <w:ins w:id="1937" w:author="Marc Florisson" w:date="2014-03-31T22:59:00Z">
        <w:r w:rsidR="003E62E1">
          <w:t xml:space="preserve">être </w:t>
        </w:r>
      </w:ins>
      <w:r>
        <w:t xml:space="preserve">en effet </w:t>
      </w:r>
      <w:del w:id="1938" w:author="Marc Florisson" w:date="2014-03-31T22:59:00Z">
        <w:r w:rsidDel="003E62E1">
          <w:delText xml:space="preserve">être </w:delText>
        </w:r>
      </w:del>
      <w:r>
        <w:t>effectivement volumineux.</w:t>
      </w:r>
    </w:p>
    <w:p w14:paraId="109E3DB7" w14:textId="77777777" w:rsidR="00BB5F4E" w:rsidRDefault="00BB5F4E">
      <w:pPr>
        <w:pStyle w:val="Titre6"/>
        <w:pPrChange w:id="1939" w:author="Marc Florisson" w:date="2013-12-03T20:09:00Z">
          <w:pPr>
            <w:pStyle w:val="Titre5"/>
          </w:pPr>
        </w:pPrChange>
      </w:pPr>
      <w:r>
        <w:t>Complexité et nombre d’appels aux interfaces des SIM</w:t>
      </w:r>
    </w:p>
    <w:p w14:paraId="21B250D4" w14:textId="77777777" w:rsidR="00BB5F4E" w:rsidRDefault="00BB5F4E" w:rsidP="00BB5F4E"/>
    <w:p w14:paraId="50D38E99" w14:textId="77777777" w:rsidR="00BB5F4E" w:rsidRDefault="00BB5F4E" w:rsidP="00BB5F4E">
      <w:r>
        <w:t>La complexité de l’algorithme peut se rapporter au nombre d’appels aux interfaces des différents SIM. C’est en effet les SIM qui portent l’essentiel de la complexité du traitement global.</w:t>
      </w:r>
    </w:p>
    <w:p w14:paraId="5F1260E7" w14:textId="77777777" w:rsidR="00BB5F4E" w:rsidRDefault="00BB5F4E" w:rsidP="00BB5F4E"/>
    <w:p w14:paraId="5F1C73DB" w14:textId="724EC8C1" w:rsidR="00BB5F4E" w:rsidRDefault="00BB5F4E" w:rsidP="00BB5F4E">
      <w:r>
        <w:t>En partant du principe que tous les SIM sont capables de traiter les appel</w:t>
      </w:r>
      <w:r w:rsidR="0031484D">
        <w:t>s</w:t>
      </w:r>
      <w:r>
        <w:t xml:space="preserve"> RI non détaillée n-m, on peut définir les suites suivantes qui comptabilisent le nombre d’appels aux différents services de l’interface générique des SIM pour résoudre une RI basée sur une trace de taille i</w:t>
      </w:r>
    </w:p>
    <w:p w14:paraId="61956EA6" w14:textId="77777777" w:rsidR="00BB5F4E" w:rsidRDefault="00BB5F4E" w:rsidP="00774769">
      <w:pPr>
        <w:pStyle w:val="Paragraphedeliste"/>
        <w:numPr>
          <w:ilvl w:val="0"/>
          <w:numId w:val="20"/>
        </w:numPr>
        <w:jc w:val="left"/>
      </w:pPr>
      <w:r>
        <w:t>a</w:t>
      </w:r>
      <w:r w:rsidRPr="00DA5E09">
        <w:rPr>
          <w:vertAlign w:val="subscript"/>
        </w:rPr>
        <w:t>i</w:t>
      </w:r>
      <w:r>
        <w:t xml:space="preserve"> la suite des nombres d’appels « RI non détaillée n-m » vers les SIM </w:t>
      </w:r>
    </w:p>
    <w:p w14:paraId="3CC2CB31" w14:textId="77777777" w:rsidR="00BB5F4E" w:rsidRDefault="00BB5F4E" w:rsidP="00774769">
      <w:pPr>
        <w:pStyle w:val="Paragraphedeliste"/>
        <w:numPr>
          <w:ilvl w:val="0"/>
          <w:numId w:val="20"/>
        </w:numPr>
        <w:jc w:val="left"/>
      </w:pPr>
      <w:r>
        <w:t>b</w:t>
      </w:r>
      <w:r w:rsidRPr="00CE663F">
        <w:rPr>
          <w:vertAlign w:val="subscript"/>
        </w:rPr>
        <w:t>i</w:t>
      </w:r>
      <w:r>
        <w:t xml:space="preserve"> la suite des nombres d’appels « RI détaillée 1-n » vers les SIM</w:t>
      </w:r>
      <w:r w:rsidRPr="00CE663F">
        <w:t xml:space="preserve"> </w:t>
      </w:r>
    </w:p>
    <w:p w14:paraId="17F9FE6E" w14:textId="0FA930C3" w:rsidR="00BB5F4E" w:rsidRDefault="00BB5F4E" w:rsidP="00774769">
      <w:pPr>
        <w:pStyle w:val="Paragraphedeliste"/>
        <w:numPr>
          <w:ilvl w:val="0"/>
          <w:numId w:val="20"/>
        </w:numPr>
        <w:jc w:val="left"/>
      </w:pPr>
      <w:r>
        <w:t>c</w:t>
      </w:r>
      <w:r w:rsidRPr="00CE663F">
        <w:rPr>
          <w:vertAlign w:val="subscript"/>
        </w:rPr>
        <w:t>i</w:t>
      </w:r>
      <w:r>
        <w:t xml:space="preserve"> la suite des nombres d’appels « RI </w:t>
      </w:r>
      <w:ins w:id="1940" w:author="Marc Florisson" w:date="2013-12-03T20:49:00Z">
        <w:r w:rsidR="00554408">
          <w:t xml:space="preserve">non </w:t>
        </w:r>
      </w:ins>
      <w:r>
        <w:t>détaillée optimisée 1-n » vers les SIM</w:t>
      </w:r>
      <w:r w:rsidRPr="00CE663F">
        <w:t xml:space="preserve"> </w:t>
      </w:r>
    </w:p>
    <w:p w14:paraId="6CA27D74" w14:textId="51145A2B" w:rsidR="00BB5F4E" w:rsidRDefault="00BB5F4E" w:rsidP="00BB5F4E">
      <w:r>
        <w:t xml:space="preserve">Pour une trace </w:t>
      </w:r>
      <w:del w:id="1941" w:author="Marc Florisson" w:date="2013-12-03T20:51:00Z">
        <w:r w:rsidDel="008E25C7">
          <w:delText xml:space="preserve">de trace à </w:delText>
        </w:r>
      </w:del>
      <w:ins w:id="1942" w:author="Marc Florisson" w:date="2013-12-03T20:51:00Z">
        <w:r w:rsidR="008E25C7">
          <w:t xml:space="preserve">faisant intervenir </w:t>
        </w:r>
      </w:ins>
      <w:r>
        <w:t>2</w:t>
      </w:r>
      <w:ins w:id="1943" w:author="Marc Florisson" w:date="2013-12-03T20:51:00Z">
        <w:r w:rsidR="008E25C7">
          <w:t xml:space="preserve"> SIM</w:t>
        </w:r>
      </w:ins>
      <w:r>
        <w:t xml:space="preserve"> (i=2), nous avons donc</w:t>
      </w:r>
    </w:p>
    <w:p w14:paraId="30B3AD86" w14:textId="77777777" w:rsidR="00BB5F4E" w:rsidRDefault="00BB5F4E" w:rsidP="00774769">
      <w:pPr>
        <w:pStyle w:val="Paragraphedeliste"/>
        <w:numPr>
          <w:ilvl w:val="0"/>
          <w:numId w:val="21"/>
        </w:numPr>
        <w:jc w:val="left"/>
      </w:pPr>
      <w:r>
        <w:t>a</w:t>
      </w:r>
      <w:r w:rsidRPr="00CE663F">
        <w:rPr>
          <w:vertAlign w:val="subscript"/>
        </w:rPr>
        <w:t>2</w:t>
      </w:r>
      <w:r>
        <w:rPr>
          <w:vertAlign w:val="subscript"/>
        </w:rPr>
        <w:t xml:space="preserve"> </w:t>
      </w:r>
      <w:r>
        <w:t>= 1, b</w:t>
      </w:r>
      <w:r w:rsidRPr="008D494F">
        <w:rPr>
          <w:vertAlign w:val="subscript"/>
        </w:rPr>
        <w:t>2</w:t>
      </w:r>
      <w:r>
        <w:rPr>
          <w:vertAlign w:val="subscript"/>
        </w:rPr>
        <w:t xml:space="preserve"> </w:t>
      </w:r>
      <w:r>
        <w:t>= 2, c</w:t>
      </w:r>
      <w:r w:rsidRPr="008D494F">
        <w:rPr>
          <w:vertAlign w:val="subscript"/>
        </w:rPr>
        <w:t>2</w:t>
      </w:r>
      <w:r>
        <w:rPr>
          <w:vertAlign w:val="subscript"/>
        </w:rPr>
        <w:t xml:space="preserve"> </w:t>
      </w:r>
      <w:r>
        <w:t>= 1</w:t>
      </w:r>
    </w:p>
    <w:p w14:paraId="7814B42F" w14:textId="77777777" w:rsidR="00BB5F4E" w:rsidRDefault="00BB5F4E" w:rsidP="00BB5F4E">
      <w:r>
        <w:t>Pour une taille de trace à n+1</w:t>
      </w:r>
    </w:p>
    <w:p w14:paraId="4D516C5B" w14:textId="77777777" w:rsidR="00BB5F4E" w:rsidRPr="00EB67FC" w:rsidRDefault="00BB5F4E" w:rsidP="00774769">
      <w:pPr>
        <w:pStyle w:val="Paragraphedeliste"/>
        <w:numPr>
          <w:ilvl w:val="0"/>
          <w:numId w:val="22"/>
        </w:numPr>
        <w:jc w:val="left"/>
        <w:rPr>
          <w:lang w:val="en-US"/>
        </w:rPr>
      </w:pPr>
      <w:r w:rsidRPr="00EB67FC">
        <w:rPr>
          <w:lang w:val="en-US"/>
        </w:rPr>
        <w:t>a</w:t>
      </w:r>
      <w:r w:rsidRPr="00EB67FC">
        <w:rPr>
          <w:vertAlign w:val="subscript"/>
          <w:lang w:val="en-US"/>
        </w:rPr>
        <w:t xml:space="preserve">n+1 </w:t>
      </w:r>
      <w:r w:rsidRPr="00EB67FC">
        <w:rPr>
          <w:lang w:val="en-US"/>
        </w:rPr>
        <w:t>= a</w:t>
      </w:r>
      <w:r w:rsidRPr="00EB67FC">
        <w:rPr>
          <w:vertAlign w:val="subscript"/>
          <w:lang w:val="en-US"/>
        </w:rPr>
        <w:t xml:space="preserve">n </w:t>
      </w:r>
      <w:r w:rsidRPr="00EB67FC">
        <w:rPr>
          <w:lang w:val="en-US"/>
        </w:rPr>
        <w:t>+ 2, b</w:t>
      </w:r>
      <w:r w:rsidRPr="00EB67FC">
        <w:rPr>
          <w:vertAlign w:val="subscript"/>
          <w:lang w:val="en-US"/>
        </w:rPr>
        <w:t xml:space="preserve">n+1 </w:t>
      </w:r>
      <w:r w:rsidRPr="00EB67FC">
        <w:rPr>
          <w:lang w:val="en-US"/>
        </w:rPr>
        <w:t>= b</w:t>
      </w:r>
      <w:r w:rsidRPr="00EB67FC">
        <w:rPr>
          <w:vertAlign w:val="subscript"/>
          <w:lang w:val="en-US"/>
        </w:rPr>
        <w:t xml:space="preserve">n </w:t>
      </w:r>
      <w:r w:rsidRPr="00EB67FC">
        <w:rPr>
          <w:lang w:val="en-US"/>
        </w:rPr>
        <w:t>+ 1, c</w:t>
      </w:r>
      <w:r w:rsidRPr="00EB67FC">
        <w:rPr>
          <w:vertAlign w:val="subscript"/>
          <w:lang w:val="en-US"/>
        </w:rPr>
        <w:t xml:space="preserve">n+1 </w:t>
      </w:r>
      <w:r w:rsidRPr="00EB67FC">
        <w:rPr>
          <w:lang w:val="en-US"/>
        </w:rPr>
        <w:t>= c</w:t>
      </w:r>
      <w:r w:rsidRPr="00EB67FC">
        <w:rPr>
          <w:vertAlign w:val="subscript"/>
          <w:lang w:val="en-US"/>
        </w:rPr>
        <w:t xml:space="preserve">n </w:t>
      </w:r>
    </w:p>
    <w:p w14:paraId="47B6AD82" w14:textId="77777777" w:rsidR="00BB5F4E" w:rsidRDefault="00BB5F4E" w:rsidP="00BB5F4E">
      <w:r>
        <w:t>Il s’agit de suites arithmétiques :</w:t>
      </w:r>
    </w:p>
    <w:p w14:paraId="462B34E2" w14:textId="77777777" w:rsidR="00BB5F4E" w:rsidRDefault="00BB5F4E" w:rsidP="00774769">
      <w:pPr>
        <w:pStyle w:val="Paragraphedeliste"/>
        <w:numPr>
          <w:ilvl w:val="0"/>
          <w:numId w:val="23"/>
        </w:numPr>
        <w:jc w:val="left"/>
      </w:pPr>
      <w:r>
        <w:t>a</w:t>
      </w:r>
      <w:r w:rsidRPr="001A7915">
        <w:rPr>
          <w:vertAlign w:val="subscript"/>
        </w:rPr>
        <w:t>n</w:t>
      </w:r>
      <w:r>
        <w:rPr>
          <w:vertAlign w:val="subscript"/>
        </w:rPr>
        <w:t xml:space="preserve"> </w:t>
      </w:r>
      <w:r>
        <w:t xml:space="preserve">= 2*(n-2) + 1 </w:t>
      </w:r>
    </w:p>
    <w:p w14:paraId="0298A815" w14:textId="77777777" w:rsidR="00BB5F4E" w:rsidRDefault="00BB5F4E" w:rsidP="00774769">
      <w:pPr>
        <w:pStyle w:val="Paragraphedeliste"/>
        <w:numPr>
          <w:ilvl w:val="0"/>
          <w:numId w:val="23"/>
        </w:numPr>
        <w:jc w:val="left"/>
      </w:pPr>
      <w:r>
        <w:t>b</w:t>
      </w:r>
      <w:r w:rsidRPr="008D494F">
        <w:rPr>
          <w:vertAlign w:val="subscript"/>
        </w:rPr>
        <w:t>n</w:t>
      </w:r>
      <w:r>
        <w:rPr>
          <w:vertAlign w:val="subscript"/>
        </w:rPr>
        <w:t xml:space="preserve"> </w:t>
      </w:r>
      <w:r>
        <w:t>= n, c</w:t>
      </w:r>
      <w:r w:rsidRPr="0058107D">
        <w:rPr>
          <w:vertAlign w:val="subscript"/>
        </w:rPr>
        <w:t xml:space="preserve">n </w:t>
      </w:r>
      <w:r>
        <w:t>= 1</w:t>
      </w:r>
    </w:p>
    <w:p w14:paraId="3574E946" w14:textId="77777777" w:rsidR="00BB5F4E" w:rsidRDefault="00BB5F4E" w:rsidP="00BB5F4E"/>
    <w:p w14:paraId="6125EC62" w14:textId="7C3D74B8" w:rsidR="00BB5F4E" w:rsidRDefault="00BB5F4E" w:rsidP="00BB5F4E">
      <w:r>
        <w:t xml:space="preserve">Dans le cas particulier des SIM qui ont des temps de réponse équivalents pour les 3 services des interfaces génériques, le cout global </w:t>
      </w:r>
      <w:ins w:id="1944" w:author="Marc Florisson" w:date="2013-12-03T20:59:00Z">
        <w:r w:rsidR="00364FAF">
          <w:t xml:space="preserve">de la fonction de RI pour une trace </w:t>
        </w:r>
      </w:ins>
      <w:del w:id="1945" w:author="Marc Florisson" w:date="2013-12-03T20:59:00Z">
        <w:r w:rsidDel="00364FAF">
          <w:delText xml:space="preserve">par rapport au nombre </w:delText>
        </w:r>
      </w:del>
      <w:ins w:id="1946" w:author="Marc Florisson" w:date="2013-12-03T20:59:00Z">
        <w:r w:rsidR="00364FAF">
          <w:t xml:space="preserve">de </w:t>
        </w:r>
      </w:ins>
      <w:r>
        <w:t xml:space="preserve">n de SIM </w:t>
      </w:r>
      <w:del w:id="1947" w:author="Marc Florisson" w:date="2013-12-03T21:00:00Z">
        <w:r w:rsidDel="00364FAF">
          <w:delText>est</w:delText>
        </w:r>
      </w:del>
      <w:ins w:id="1948" w:author="Marc Florisson" w:date="2013-12-03T21:00:00Z">
        <w:r w:rsidR="00364FAF">
          <w:t>correspond à la somme de</w:t>
        </w:r>
      </w:ins>
      <w:ins w:id="1949" w:author="Marc Florisson" w:date="2013-12-03T21:01:00Z">
        <w:r w:rsidR="00364FAF">
          <w:t>s couts des appels aux interfaces génériques de SIM soit</w:t>
        </w:r>
      </w:ins>
      <w:ins w:id="1950" w:author="Marc Florisson" w:date="2013-12-03T21:00:00Z">
        <w:r w:rsidR="00364FAF">
          <w:t xml:space="preserve"> </w:t>
        </w:r>
      </w:ins>
    </w:p>
    <w:p w14:paraId="06EA672A" w14:textId="08E45AA7" w:rsidR="00BB5F4E" w:rsidRDefault="00BB5F4E" w:rsidP="00BB5F4E">
      <w:pPr>
        <w:rPr>
          <w:ins w:id="1951" w:author="Marc Florisson" w:date="2013-12-03T21:03:00Z"/>
        </w:rPr>
      </w:pPr>
      <w:r>
        <w:t xml:space="preserve">Cout = </w:t>
      </w:r>
      <w:ins w:id="1952" w:author="Marc Florisson" w:date="2013-12-03T21:01:00Z">
        <w:r w:rsidR="00364FAF" w:rsidRPr="00EB67FC">
          <w:rPr>
            <w:lang w:val="en-US"/>
          </w:rPr>
          <w:t>a</w:t>
        </w:r>
        <w:r w:rsidR="00364FAF" w:rsidRPr="00EB67FC">
          <w:rPr>
            <w:vertAlign w:val="subscript"/>
            <w:lang w:val="en-US"/>
          </w:rPr>
          <w:t>n</w:t>
        </w:r>
        <w:r w:rsidR="00364FAF">
          <w:rPr>
            <w:vertAlign w:val="subscript"/>
            <w:lang w:val="en-US"/>
          </w:rPr>
          <w:t xml:space="preserve"> </w:t>
        </w:r>
        <w:r w:rsidR="00364FAF">
          <w:t>+ b</w:t>
        </w:r>
        <w:r w:rsidR="00364FAF" w:rsidRPr="008D494F">
          <w:rPr>
            <w:vertAlign w:val="subscript"/>
          </w:rPr>
          <w:t>n</w:t>
        </w:r>
        <w:r w:rsidR="00364FAF" w:rsidRPr="00364FAF">
          <w:rPr>
            <w:lang w:val="en-US"/>
          </w:rPr>
          <w:t xml:space="preserve"> </w:t>
        </w:r>
        <w:r w:rsidR="00364FAF">
          <w:rPr>
            <w:lang w:val="en-US"/>
          </w:rPr>
          <w:t>+ c</w:t>
        </w:r>
        <w:r w:rsidR="00364FAF" w:rsidRPr="00EB67FC">
          <w:rPr>
            <w:vertAlign w:val="subscript"/>
            <w:lang w:val="en-US"/>
          </w:rPr>
          <w:t>n</w:t>
        </w:r>
        <w:r w:rsidR="00364FAF">
          <w:rPr>
            <w:vertAlign w:val="subscript"/>
            <w:lang w:val="en-US"/>
          </w:rPr>
          <w:t xml:space="preserve"> </w:t>
        </w:r>
        <w:r w:rsidR="00364FAF">
          <w:t xml:space="preserve">= </w:t>
        </w:r>
      </w:ins>
      <w:del w:id="1953" w:author="Marc Florisson" w:date="2013-12-03T21:01:00Z">
        <w:r w:rsidDel="00364FAF">
          <w:delText>3</w:delText>
        </w:r>
      </w:del>
      <w:ins w:id="1954" w:author="Marc Florisson" w:date="2013-12-03T21:01:00Z">
        <w:r w:rsidR="00364FAF">
          <w:t>3</w:t>
        </w:r>
      </w:ins>
      <w:r>
        <w:t xml:space="preserve">n </w:t>
      </w:r>
      <w:del w:id="1955" w:author="Marc Florisson" w:date="2013-12-03T21:03:00Z">
        <w:r w:rsidDel="00364FAF">
          <w:delText>-</w:delText>
        </w:r>
      </w:del>
      <w:ins w:id="1956" w:author="Marc Florisson" w:date="2013-12-03T21:03:00Z">
        <w:r w:rsidR="00364FAF">
          <w:t>–</w:t>
        </w:r>
      </w:ins>
      <w:r>
        <w:t xml:space="preserve"> 2</w:t>
      </w:r>
    </w:p>
    <w:p w14:paraId="1FFE6E08" w14:textId="49F2003D" w:rsidR="00364FAF" w:rsidRDefault="00364FAF" w:rsidP="00BB5F4E">
      <w:ins w:id="1957" w:author="Marc Florisson" w:date="2013-12-03T21:05:00Z">
        <w:r>
          <w:t>Autrement dit, s</w:t>
        </w:r>
      </w:ins>
      <w:ins w:id="1958" w:author="Marc Florisson" w:date="2013-12-03T21:03:00Z">
        <w:r w:rsidR="00092EFA">
          <w:t xml:space="preserve">i chaque </w:t>
        </w:r>
        <w:r>
          <w:t>temps de réponse des 3 service</w:t>
        </w:r>
      </w:ins>
      <w:ins w:id="1959" w:author="Marc Florisson" w:date="2013-12-03T21:04:00Z">
        <w:r>
          <w:t>s</w:t>
        </w:r>
      </w:ins>
      <w:ins w:id="1960" w:author="Marc Florisson" w:date="2013-12-03T21:03:00Z">
        <w:r>
          <w:t xml:space="preserve"> de l’interface générique </w:t>
        </w:r>
      </w:ins>
      <w:ins w:id="1961" w:author="Marc Florisson" w:date="2014-03-31T23:04:00Z">
        <w:r w:rsidR="00092EFA">
          <w:t xml:space="preserve">est </w:t>
        </w:r>
      </w:ins>
      <w:ins w:id="1962" w:author="Marc Florisson" w:date="2013-12-03T21:04:00Z">
        <w:r>
          <w:t>de 1 seconde chacun, le temps de réponse de la fon</w:t>
        </w:r>
        <w:r w:rsidR="00092EFA">
          <w:t xml:space="preserve">ction RI pour une trace de n </w:t>
        </w:r>
        <w:r>
          <w:t xml:space="preserve">SIM est nécessairement supérieur à 3n </w:t>
        </w:r>
      </w:ins>
      <w:ins w:id="1963" w:author="Marc Florisson" w:date="2013-12-03T21:05:00Z">
        <w:r>
          <w:t>–</w:t>
        </w:r>
      </w:ins>
      <w:ins w:id="1964" w:author="Marc Florisson" w:date="2013-12-03T21:04:00Z">
        <w:r>
          <w:t xml:space="preserve"> 2 </w:t>
        </w:r>
      </w:ins>
      <w:ins w:id="1965" w:author="Marc Florisson" w:date="2013-12-03T21:05:00Z">
        <w:r>
          <w:t>seconde.</w:t>
        </w:r>
      </w:ins>
    </w:p>
    <w:p w14:paraId="69845786" w14:textId="77777777" w:rsidR="00BB5F4E" w:rsidRDefault="00BB5F4E" w:rsidP="00BB5F4E"/>
    <w:p w14:paraId="1D356A91" w14:textId="77777777" w:rsidR="00364FAF" w:rsidRDefault="00BB5F4E" w:rsidP="00BB5F4E">
      <w:pPr>
        <w:rPr>
          <w:ins w:id="1966" w:author="Marc Florisson" w:date="2013-12-03T21:07:00Z"/>
        </w:rPr>
      </w:pPr>
      <w:r>
        <w:t xml:space="preserve">Dans le cas particulier des SIM qui ont des temps de réponse </w:t>
      </w:r>
    </w:p>
    <w:p w14:paraId="6E7B29F0" w14:textId="6FC44200" w:rsidR="00364FAF" w:rsidRDefault="00364FAF">
      <w:pPr>
        <w:pStyle w:val="Paragraphedeliste"/>
        <w:numPr>
          <w:ilvl w:val="0"/>
          <w:numId w:val="44"/>
        </w:numPr>
        <w:rPr>
          <w:ins w:id="1967" w:author="Marc Florisson" w:date="2013-12-03T21:08:00Z"/>
        </w:rPr>
        <w:pPrChange w:id="1968" w:author="Marc Florisson" w:date="2013-12-03T21:08:00Z">
          <w:pPr/>
        </w:pPrChange>
      </w:pPr>
      <w:ins w:id="1969" w:author="Marc Florisson" w:date="2013-12-03T21:08:00Z">
        <w:r>
          <w:t>d</w:t>
        </w:r>
      </w:ins>
      <w:ins w:id="1970" w:author="Marc Florisson" w:date="2013-12-03T21:07:00Z">
        <w:r>
          <w:t xml:space="preserve">e 1 seconde </w:t>
        </w:r>
      </w:ins>
      <w:del w:id="1971" w:author="Marc Florisson" w:date="2013-12-03T21:07:00Z">
        <w:r w:rsidR="00BB5F4E" w:rsidDel="00364FAF">
          <w:delText xml:space="preserve">équivalents </w:delText>
        </w:r>
      </w:del>
      <w:r w:rsidR="00BB5F4E">
        <w:t xml:space="preserve">pour </w:t>
      </w:r>
      <w:del w:id="1972" w:author="Marc Florisson" w:date="2013-12-03T21:07:00Z">
        <w:r w:rsidR="00BB5F4E" w:rsidDel="00364FAF">
          <w:delText xml:space="preserve">la </w:delText>
        </w:r>
      </w:del>
      <w:r w:rsidR="00BB5F4E">
        <w:t>« </w:t>
      </w:r>
      <w:ins w:id="1973" w:author="Marc Florisson" w:date="2013-12-03T21:07:00Z">
        <w:r>
          <w:t xml:space="preserve">l’Appel </w:t>
        </w:r>
      </w:ins>
      <w:r w:rsidR="00BB5F4E">
        <w:t>RI non détaillée n-m » et « </w:t>
      </w:r>
      <w:ins w:id="1974" w:author="Marc Florisson" w:date="2013-12-03T21:07:00Z">
        <w:r>
          <w:t xml:space="preserve">l’Appel </w:t>
        </w:r>
      </w:ins>
      <w:r w:rsidR="00BB5F4E">
        <w:t>RI détaillée 1-n »</w:t>
      </w:r>
    </w:p>
    <w:p w14:paraId="545696EA" w14:textId="77777777" w:rsidR="00364FAF" w:rsidRDefault="00BB5F4E">
      <w:pPr>
        <w:pStyle w:val="Paragraphedeliste"/>
        <w:numPr>
          <w:ilvl w:val="0"/>
          <w:numId w:val="44"/>
        </w:numPr>
        <w:rPr>
          <w:ins w:id="1975" w:author="Marc Florisson" w:date="2013-12-03T21:08:00Z"/>
        </w:rPr>
        <w:pPrChange w:id="1976" w:author="Marc Florisson" w:date="2013-12-03T21:08:00Z">
          <w:pPr/>
        </w:pPrChange>
      </w:pPr>
      <w:del w:id="1977" w:author="Marc Florisson" w:date="2013-12-03T21:08:00Z">
        <w:r w:rsidDel="00364FAF">
          <w:delText xml:space="preserve"> et un temps de réponse double </w:delText>
        </w:r>
      </w:del>
      <w:ins w:id="1978" w:author="Marc Florisson" w:date="2013-12-03T21:08:00Z">
        <w:r w:rsidR="00364FAF">
          <w:t xml:space="preserve">de 2 secondes </w:t>
        </w:r>
      </w:ins>
      <w:r>
        <w:t>pour « </w:t>
      </w:r>
      <w:ins w:id="1979" w:author="Marc Florisson" w:date="2013-12-03T21:08:00Z">
        <w:r w:rsidR="00364FAF">
          <w:t xml:space="preserve">l’Appel </w:t>
        </w:r>
      </w:ins>
      <w:r>
        <w:t>RI détaillée optimisée 1-n »</w:t>
      </w:r>
    </w:p>
    <w:p w14:paraId="151EA266" w14:textId="6E2711BA" w:rsidR="00BB5F4E" w:rsidDel="00364FAF" w:rsidRDefault="00364FAF" w:rsidP="00BB5F4E">
      <w:pPr>
        <w:rPr>
          <w:del w:id="1980" w:author="Marc Florisson" w:date="2013-12-03T21:08:00Z"/>
        </w:rPr>
      </w:pPr>
      <w:ins w:id="1981" w:author="Marc Florisson" w:date="2013-12-03T21:08:00Z">
        <w:r>
          <w:t xml:space="preserve">le temps de réponse de la fonction RI pour une trace de n de SIM est nécessairement supérieur à 3n – </w:t>
        </w:r>
        <w:r w:rsidR="001755E0">
          <w:t>1</w:t>
        </w:r>
        <w:r>
          <w:t xml:space="preserve"> seconde</w:t>
        </w:r>
        <w:r w:rsidDel="00364FAF">
          <w:t xml:space="preserve"> </w:t>
        </w:r>
      </w:ins>
      <w:del w:id="1982" w:author="Marc Florisson" w:date="2013-12-03T21:08:00Z">
        <w:r w:rsidR="00BB5F4E" w:rsidDel="00364FAF">
          <w:delText>, le cout global par rapport au nombre n de SIM est</w:delText>
        </w:r>
      </w:del>
    </w:p>
    <w:p w14:paraId="5348DA0D" w14:textId="4754DD9E" w:rsidR="00BB5F4E" w:rsidDel="001755E0" w:rsidRDefault="001755E0" w:rsidP="00BB5F4E">
      <w:pPr>
        <w:rPr>
          <w:del w:id="1983" w:author="Marc Florisson" w:date="2013-12-03T21:08:00Z"/>
        </w:rPr>
      </w:pPr>
      <w:ins w:id="1984" w:author="Marc Florisson" w:date="2013-12-03T21:08:00Z">
        <w:r w:rsidDel="001755E0">
          <w:t xml:space="preserve"> </w:t>
        </w:r>
      </w:ins>
      <w:del w:id="1985" w:author="Marc Florisson" w:date="2013-12-03T21:08:00Z">
        <w:r w:rsidR="00BB5F4E" w:rsidDel="001755E0">
          <w:delText>Cout = 3n – 1</w:delText>
        </w:r>
      </w:del>
    </w:p>
    <w:p w14:paraId="2CE20B00" w14:textId="77777777" w:rsidR="00BB5F4E" w:rsidRDefault="00BB5F4E" w:rsidP="00BB5F4E"/>
    <w:p w14:paraId="76CCD683" w14:textId="77777777" w:rsidR="00BB5F4E" w:rsidRDefault="00BB5F4E" w:rsidP="00BB5F4E">
      <w:r>
        <w:t>Dans le cas d’un SIM qui n’est pas capable de traiter les appels « RI non détaillée n-m », la place de ce SIM dans la trace a beaucoup d’importance.</w:t>
      </w:r>
    </w:p>
    <w:p w14:paraId="2B4E65CA" w14:textId="77777777" w:rsidR="00BB5F4E" w:rsidRDefault="00BB5F4E" w:rsidP="00BB5F4E">
      <w:r>
        <w:t xml:space="preserve">En effet, le premier et le dernier SIM de la trace reçoivent des appels « RI non détaillée n-m » avec n=1. </w:t>
      </w:r>
    </w:p>
    <w:p w14:paraId="79A3B625" w14:textId="77777777" w:rsidR="00BB5F4E" w:rsidRDefault="00BB5F4E" w:rsidP="00BB5F4E">
      <w:r>
        <w:t xml:space="preserve">Pour cette raison, la fonction de « Sélection des traces pour une recherche d’itinéraire » </w:t>
      </w:r>
    </w:p>
    <w:p w14:paraId="188F9963" w14:textId="77777777" w:rsidR="00BB5F4E" w:rsidRDefault="00BB5F4E" w:rsidP="00774769">
      <w:pPr>
        <w:pStyle w:val="Paragraphedeliste"/>
        <w:numPr>
          <w:ilvl w:val="0"/>
          <w:numId w:val="29"/>
        </w:numPr>
        <w:jc w:val="left"/>
      </w:pPr>
      <w:r>
        <w:t>ne propose que des SIM capables de traiter des requêtes « RI non détaillée n-m » entre le premier et le dernier SIM</w:t>
      </w:r>
    </w:p>
    <w:p w14:paraId="57FC2CD3" w14:textId="77777777" w:rsidR="00BB5F4E" w:rsidRDefault="00BB5F4E" w:rsidP="00774769">
      <w:pPr>
        <w:pStyle w:val="Paragraphedeliste"/>
        <w:numPr>
          <w:ilvl w:val="0"/>
          <w:numId w:val="29"/>
        </w:numPr>
        <w:jc w:val="left"/>
      </w:pPr>
      <w:r>
        <w:t>propose dans un trace au maximum un seul SIM non capable de traiter des requêtes « RI non détaillée n-m »</w:t>
      </w:r>
    </w:p>
    <w:p w14:paraId="00508DE5" w14:textId="77777777" w:rsidR="00BB5F4E" w:rsidRDefault="00BB5F4E" w:rsidP="00BB5F4E"/>
    <w:p w14:paraId="2D604B9B" w14:textId="77777777" w:rsidR="00BB5F4E" w:rsidRDefault="00BB5F4E">
      <w:pPr>
        <w:pStyle w:val="Titre6"/>
        <w:pPrChange w:id="1986" w:author="Marc Florisson" w:date="2013-12-03T20:09:00Z">
          <w:pPr>
            <w:pStyle w:val="Titre5"/>
          </w:pPr>
        </w:pPrChange>
      </w:pPr>
      <w:r>
        <w:t>Qualité de l’algorithme et critère d’optimisation</w:t>
      </w:r>
    </w:p>
    <w:p w14:paraId="624142BD" w14:textId="77777777" w:rsidR="00BB5F4E" w:rsidRDefault="00BB5F4E" w:rsidP="00BB5F4E"/>
    <w:p w14:paraId="7CAA352F" w14:textId="77777777" w:rsidR="00BB5F4E" w:rsidRDefault="00BB5F4E" w:rsidP="00BB5F4E">
      <w:r>
        <w:t>L’ensemble de l’algorithme est conçu pour trouver l’itinéraire permettant d’arriver au plus tôt à destination en respectant les autres critères (point de départ, modes, départ à partir de l’horaire fourni).</w:t>
      </w:r>
    </w:p>
    <w:p w14:paraId="28C734D3" w14:textId="77777777" w:rsidR="00BB5F4E" w:rsidRDefault="00BB5F4E" w:rsidP="00BB5F4E">
      <w:r>
        <w:t>L’algorithme est construit sur ce critère d’optimisation et garantit qu’il n’y a pas de meilleure solution, ou autrement dit que tous les autres itinéraires possibles (compte tenu des critères) arrivent après celui qui est proposé.</w:t>
      </w:r>
    </w:p>
    <w:p w14:paraId="7D425A17" w14:textId="77777777" w:rsidR="00BB5F4E" w:rsidRDefault="00BB5F4E" w:rsidP="00BB5F4E">
      <w:r>
        <w:t>A l’instar de Delfi, c’est ce qui fait la qualité du résultat proposé.</w:t>
      </w:r>
    </w:p>
    <w:p w14:paraId="75872395" w14:textId="77777777" w:rsidR="00BB5F4E" w:rsidRDefault="00BB5F4E" w:rsidP="00BB5F4E"/>
    <w:p w14:paraId="5C6CF573" w14:textId="77777777" w:rsidR="00BB5F4E" w:rsidRDefault="00BB5F4E" w:rsidP="00BB5F4E">
      <w:r>
        <w:t>Par contre, il est possible de dérouler ce même algorithme en changeant le critère de sélection du meilleur itinéraire lors des étapes 11, 13 et 15.</w:t>
      </w:r>
    </w:p>
    <w:p w14:paraId="5B113363" w14:textId="77777777" w:rsidR="00BB5F4E" w:rsidRDefault="00BB5F4E" w:rsidP="00BB5F4E">
      <w:r>
        <w:t>Le critère pourrait être le moins de correspondance par exemple.</w:t>
      </w:r>
    </w:p>
    <w:p w14:paraId="3DED4B69" w14:textId="77777777" w:rsidR="00BB5F4E" w:rsidRDefault="00BB5F4E" w:rsidP="00BB5F4E">
      <w:r>
        <w:t>Cela dit, le résultat final que propose l’algorithme dans ce cas ne garantit pas que ce soit le meilleur itinéraire possible par rapport au critère proposé.</w:t>
      </w:r>
    </w:p>
    <w:p w14:paraId="5372CAF1" w14:textId="77777777" w:rsidR="00BB5F4E" w:rsidRPr="00A866BE" w:rsidRDefault="00BB5F4E" w:rsidP="00BB5F4E"/>
    <w:p w14:paraId="75E06A8C" w14:textId="77777777" w:rsidR="00BB5F4E" w:rsidRDefault="00BB5F4E">
      <w:pPr>
        <w:pStyle w:val="Titre4"/>
        <w:pPrChange w:id="1987" w:author="Marc Florisson" w:date="2013-12-03T20:11:00Z">
          <w:pPr>
            <w:pStyle w:val="Titre3"/>
          </w:pPr>
        </w:pPrChange>
      </w:pPr>
      <w:r>
        <w:t>Traitement en parallèle des calculs de RI sur les différentes traces données</w:t>
      </w:r>
    </w:p>
    <w:p w14:paraId="3D646563" w14:textId="77777777" w:rsidR="00BB5F4E" w:rsidRPr="002C2D4B" w:rsidRDefault="00BB5F4E" w:rsidP="00BB5F4E"/>
    <w:p w14:paraId="4F92496D" w14:textId="77777777" w:rsidR="00BB5F4E" w:rsidRDefault="00BB5F4E" w:rsidP="00BB5F4E">
      <w:r>
        <w:t>La fonction de « distribution des calculs de RI pour une trace donnée</w:t>
      </w:r>
      <w:del w:id="1988" w:author="Marc Florisson" w:date="2014-03-31T23:04:00Z">
        <w:r w:rsidDel="00092EFA">
          <w:delText>s</w:delText>
        </w:r>
      </w:del>
      <w:r>
        <w:t> » peut être traitée en parallèle pour chacune des traces que le composeur a déterminé.</w:t>
      </w:r>
    </w:p>
    <w:p w14:paraId="3A17B8DC" w14:textId="77777777" w:rsidR="00BB5F4E" w:rsidRDefault="00BB5F4E" w:rsidP="00BB5F4E"/>
    <w:p w14:paraId="3B1B96BB" w14:textId="6CD49940" w:rsidR="00BB5F4E" w:rsidRDefault="00BB5F4E" w:rsidP="00BB5F4E">
      <w:r>
        <w:t xml:space="preserve">Le diagramme de séquence ci-dessous </w:t>
      </w:r>
      <w:ins w:id="1989" w:author="Marc Florisson" w:date="2014-03-31T23:05:00Z">
        <w:r w:rsidR="00092EFA">
          <w:t xml:space="preserve">illustre </w:t>
        </w:r>
      </w:ins>
      <w:r>
        <w:t>comment le composeur peut ainsi notifier le client sans attendre que se termine la totalité des calculs.</w:t>
      </w:r>
    </w:p>
    <w:p w14:paraId="2C72505D" w14:textId="77777777" w:rsidR="00BB5F4E" w:rsidRDefault="00BB5F4E" w:rsidP="00BB5F4E"/>
    <w:p w14:paraId="3881BDC0" w14:textId="77777777" w:rsidR="00BB5F4E" w:rsidRDefault="00BB5F4E" w:rsidP="00BB5F4E">
      <w:r>
        <w:rPr>
          <w:noProof/>
          <w:lang w:eastAsia="fr-FR"/>
        </w:rPr>
        <w:drawing>
          <wp:inline distT="0" distB="0" distL="0" distR="0" wp14:anchorId="3A6628D8" wp14:editId="585DCA14">
            <wp:extent cx="5834150" cy="3249131"/>
            <wp:effectExtent l="0" t="0" r="8255"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isme.png"/>
                    <pic:cNvPicPr/>
                  </pic:nvPicPr>
                  <pic:blipFill>
                    <a:blip r:embed="rId26">
                      <a:extLst>
                        <a:ext uri="{28A0092B-C50C-407E-A947-70E740481C1C}">
                          <a14:useLocalDpi xmlns:a14="http://schemas.microsoft.com/office/drawing/2010/main" val="0"/>
                        </a:ext>
                      </a:extLst>
                    </a:blip>
                    <a:stretch>
                      <a:fillRect/>
                    </a:stretch>
                  </pic:blipFill>
                  <pic:spPr>
                    <a:xfrm>
                      <a:off x="0" y="0"/>
                      <a:ext cx="5834150" cy="3249131"/>
                    </a:xfrm>
                    <a:prstGeom prst="rect">
                      <a:avLst/>
                    </a:prstGeom>
                  </pic:spPr>
                </pic:pic>
              </a:graphicData>
            </a:graphic>
          </wp:inline>
        </w:drawing>
      </w:r>
    </w:p>
    <w:p w14:paraId="645950E7" w14:textId="77777777" w:rsidR="00BB5F4E" w:rsidRDefault="00BB5F4E">
      <w:pPr>
        <w:pStyle w:val="Titre4"/>
        <w:pPrChange w:id="1990" w:author="Marc Florisson" w:date="2013-12-03T20:12:00Z">
          <w:pPr>
            <w:pStyle w:val="Titre3"/>
          </w:pPr>
        </w:pPrChange>
      </w:pPr>
      <w:r>
        <w:t>Optimisation possible par mutualisation de requêtes</w:t>
      </w:r>
    </w:p>
    <w:p w14:paraId="5181AC2C" w14:textId="77777777" w:rsidR="00BB5F4E" w:rsidRDefault="00BB5F4E" w:rsidP="00BB5F4E"/>
    <w:p w14:paraId="76B6F04B" w14:textId="27263049" w:rsidR="00BB5F4E" w:rsidRDefault="00BB5F4E" w:rsidP="00BB5F4E">
      <w:r>
        <w:t xml:space="preserve">Lorsque plusieurs traces partent </w:t>
      </w:r>
      <w:del w:id="1991" w:author="Marc Florisson" w:date="2014-03-31T23:06:00Z">
        <w:r w:rsidDel="00B31BFA">
          <w:delText xml:space="preserve">de la </w:delText>
        </w:r>
      </w:del>
      <w:ins w:id="1992" w:author="Marc Florisson" w:date="2014-03-31T23:06:00Z">
        <w:r w:rsidR="00B31BFA">
          <w:t xml:space="preserve">du </w:t>
        </w:r>
      </w:ins>
      <w:r>
        <w:t>même SIM, il est possible de mutualiser la première requête non détaillée.</w:t>
      </w:r>
    </w:p>
    <w:p w14:paraId="632D650E" w14:textId="77777777" w:rsidR="00BB5F4E" w:rsidRDefault="00BB5F4E" w:rsidP="00BB5F4E"/>
    <w:p w14:paraId="5F8AB502" w14:textId="77777777" w:rsidR="00BB5F4E" w:rsidRDefault="00BB5F4E" w:rsidP="00BB5F4E">
      <w:r>
        <w:t>Pour deux traces A-B et A-C, plutôt que de lancer deux appels non détaillé distinct 1-n en départ à de loc1 vers A</w:t>
      </w:r>
      <w:r w:rsidRPr="00983DE4">
        <w:rPr>
          <w:rFonts w:ascii="Cambria Math" w:hAnsi="Cambria Math" w:cs="Cambria Math"/>
        </w:rPr>
        <w:t>⋂</w:t>
      </w:r>
      <w:r>
        <w:t>B et de loc1 vers A</w:t>
      </w:r>
      <w:r w:rsidRPr="00983DE4">
        <w:rPr>
          <w:rFonts w:ascii="Cambria Math" w:hAnsi="Cambria Math" w:cs="Cambria Math"/>
        </w:rPr>
        <w:t>⋂</w:t>
      </w:r>
      <w:r>
        <w:t>C au SIM A, on peut mutualiser ces appels et lancer un appel de loc1 vers (A</w:t>
      </w:r>
      <w:r w:rsidRPr="00983DE4">
        <w:rPr>
          <w:rFonts w:ascii="Cambria Math" w:hAnsi="Cambria Math" w:cs="Cambria Math"/>
        </w:rPr>
        <w:t>⋂</w:t>
      </w:r>
      <w:r>
        <w:t>B)</w:t>
      </w:r>
      <w:r w:rsidRPr="001612FB">
        <w:rPr>
          <w:rFonts w:ascii="Cambria Math" w:hAnsi="Cambria Math" w:cs="Cambria Math"/>
          <w:color w:val="000000"/>
          <w:sz w:val="20"/>
          <w:szCs w:val="20"/>
          <w:shd w:val="clear" w:color="auto" w:fill="F9F9F9"/>
        </w:rPr>
        <w:t xml:space="preserve"> </w:t>
      </w:r>
      <w:r>
        <w:rPr>
          <w:rFonts w:ascii="Cambria Math" w:hAnsi="Cambria Math" w:cs="Cambria Math"/>
          <w:color w:val="000000"/>
          <w:sz w:val="20"/>
          <w:szCs w:val="20"/>
          <w:shd w:val="clear" w:color="auto" w:fill="F9F9F9"/>
        </w:rPr>
        <w:t xml:space="preserve">∪ </w:t>
      </w:r>
      <w:r>
        <w:t>(A</w:t>
      </w:r>
      <w:r w:rsidRPr="00983DE4">
        <w:rPr>
          <w:rFonts w:ascii="Cambria Math" w:hAnsi="Cambria Math" w:cs="Cambria Math"/>
        </w:rPr>
        <w:t>⋂</w:t>
      </w:r>
      <w:r>
        <w:t>C), c’est-à-dire vers tous les arrêts de A qui sont en correspondance avec au moins un arrêt de B et tous les arrêts de A qui sont en correspondance avec au moins un arrêt de C. On utilisera alors les résultats dans les étapes suivantes de l’algorithme.</w:t>
      </w:r>
    </w:p>
    <w:p w14:paraId="674EEF48" w14:textId="77777777" w:rsidR="00BB5F4E" w:rsidRDefault="00BB5F4E" w:rsidP="00BB5F4E">
      <w:pPr>
        <w:pStyle w:val="Titre3"/>
      </w:pPr>
      <w:bookmarkStart w:id="1993" w:name="_Toc259983428"/>
      <w:r>
        <w:t>Phases de développement à venir</w:t>
      </w:r>
      <w:bookmarkEnd w:id="1993"/>
    </w:p>
    <w:p w14:paraId="5A3E8A07" w14:textId="77777777" w:rsidR="00BB5F4E" w:rsidRDefault="00BB5F4E" w:rsidP="00BB5F4E"/>
    <w:p w14:paraId="2C420576" w14:textId="77777777" w:rsidR="00BB5F4E" w:rsidRDefault="00BB5F4E" w:rsidP="00BB5F4E">
      <w:r>
        <w:t>Pour entreprendre le développement de l’aiguilleur, il faut prévoir</w:t>
      </w:r>
    </w:p>
    <w:p w14:paraId="7BD84E50" w14:textId="6AD77C46" w:rsidR="00BB5F4E" w:rsidRDefault="00BB5F4E" w:rsidP="00774769">
      <w:pPr>
        <w:pStyle w:val="Paragraphedeliste"/>
        <w:numPr>
          <w:ilvl w:val="0"/>
          <w:numId w:val="30"/>
        </w:numPr>
        <w:jc w:val="left"/>
      </w:pPr>
      <w:r>
        <w:t>de valider le modèle de base des méta-données</w:t>
      </w:r>
    </w:p>
    <w:p w14:paraId="34415A16" w14:textId="77777777" w:rsidR="00BB5F4E" w:rsidRDefault="00BB5F4E" w:rsidP="00774769">
      <w:pPr>
        <w:pStyle w:val="Paragraphedeliste"/>
        <w:numPr>
          <w:ilvl w:val="0"/>
          <w:numId w:val="30"/>
        </w:numPr>
        <w:jc w:val="left"/>
      </w:pPr>
      <w:r>
        <w:t>de valider l’interface des services de recherche d’itinéraire et de localités</w:t>
      </w:r>
    </w:p>
    <w:p w14:paraId="4A29BDC2" w14:textId="77777777" w:rsidR="00BB5F4E" w:rsidRDefault="00BB5F4E" w:rsidP="00774769">
      <w:pPr>
        <w:pStyle w:val="Paragraphedeliste"/>
        <w:numPr>
          <w:ilvl w:val="0"/>
          <w:numId w:val="30"/>
        </w:numPr>
        <w:jc w:val="left"/>
      </w:pPr>
      <w:r>
        <w:t>de valider les fonctions de recherches d’itinéraires sur l’interface générique</w:t>
      </w:r>
    </w:p>
    <w:p w14:paraId="3E61850E" w14:textId="77777777" w:rsidR="00BB5F4E" w:rsidRDefault="00BB5F4E" w:rsidP="00BB5F4E"/>
    <w:p w14:paraId="3E3A5229" w14:textId="7D109F35" w:rsidR="00BB5F4E" w:rsidRDefault="00BB5F4E" w:rsidP="00BB5F4E">
      <w:r>
        <w:t xml:space="preserve">Comme l’aiguilleur est le composant </w:t>
      </w:r>
      <w:del w:id="1994" w:author="Marc Florisson" w:date="2014-03-31T23:06:00Z">
        <w:r w:rsidDel="00B31BFA">
          <w:delText xml:space="preserve">qui réserve </w:delText>
        </w:r>
      </w:del>
      <w:ins w:id="1995" w:author="Marc Florisson" w:date="2014-03-31T23:06:00Z">
        <w:r w:rsidR="00B31BFA">
          <w:t xml:space="preserve">dont </w:t>
        </w:r>
      </w:ins>
      <w:r>
        <w:t>la part de R&amp;D la plus importante du POC, il est préférable que le processus de développement reste itératif.</w:t>
      </w:r>
    </w:p>
    <w:p w14:paraId="5E6ED432" w14:textId="36AB80AE" w:rsidR="00BB5F4E" w:rsidRDefault="00BB5F4E" w:rsidP="00BB5F4E">
      <w:r>
        <w:t>Le développement peut se faire en « </w:t>
      </w:r>
      <w:del w:id="1996" w:author="Marc Florisson" w:date="2014-03-31T23:06:00Z">
        <w:r w:rsidDel="00B31BFA">
          <w:delText>down to</w:delText>
        </w:r>
      </w:del>
      <w:ins w:id="1997" w:author="Marc Florisson" w:date="2014-03-31T23:06:00Z">
        <w:r w:rsidR="00B31BFA">
          <w:t>bottom</w:t>
        </w:r>
      </w:ins>
      <w:r>
        <w:t xml:space="preserve"> up » en commençant par la fonction de recherche de distribution des calculs de RI pour une trace donnée, puis en progressant vers les services de l’interface.</w:t>
      </w:r>
    </w:p>
    <w:p w14:paraId="5CCF722E" w14:textId="77777777" w:rsidR="00BB5F4E" w:rsidRDefault="00BB5F4E" w:rsidP="00BB5F4E">
      <w:r>
        <w:t>Cela dit, les étapes sont à définir de manière progressive en fonction des difficultés rencontrées.</w:t>
      </w:r>
    </w:p>
    <w:p w14:paraId="1D5C3DC2" w14:textId="77777777" w:rsidR="00BB5F4E" w:rsidRDefault="00BB5F4E" w:rsidP="00BB5F4E"/>
    <w:p w14:paraId="76B9F64B" w14:textId="77777777" w:rsidR="00BB5F4E" w:rsidRDefault="00BB5F4E" w:rsidP="00BB5F4E">
      <w:pPr>
        <w:pStyle w:val="Titre2"/>
      </w:pPr>
      <w:bookmarkStart w:id="1998" w:name="_Ref244141921"/>
      <w:bookmarkStart w:id="1999" w:name="_Ref244141950"/>
      <w:bookmarkStart w:id="2000" w:name="_Toc259983429"/>
      <w:r>
        <w:t>Architecture du système d’administration</w:t>
      </w:r>
      <w:bookmarkEnd w:id="1998"/>
      <w:bookmarkEnd w:id="1999"/>
      <w:bookmarkEnd w:id="2000"/>
    </w:p>
    <w:p w14:paraId="572A8BA3" w14:textId="77777777" w:rsidR="00BB5F4E" w:rsidRDefault="00BB5F4E" w:rsidP="00BB5F4E"/>
    <w:p w14:paraId="163BD7BD" w14:textId="77777777" w:rsidR="00BB5F4E" w:rsidRDefault="00BB5F4E" w:rsidP="00BB5F4E">
      <w:r>
        <w:t>Le système d’administration met à disposition une IHM qui permet aux administrateurs (cf les acteurs du projet sur le document des spécifications fonctionnelles) de gérer les méta-données.</w:t>
      </w:r>
    </w:p>
    <w:p w14:paraId="10D03A3D" w14:textId="77777777" w:rsidR="00BB5F4E" w:rsidRDefault="00BB5F4E" w:rsidP="00BB5F4E"/>
    <w:p w14:paraId="1F570211" w14:textId="77777777" w:rsidR="00BB5F4E" w:rsidRDefault="00BB5F4E" w:rsidP="00BB5F4E">
      <w:r>
        <w:t>L’IHM d’administration est en interface avec la base des méta-données uniquement.</w:t>
      </w:r>
    </w:p>
    <w:p w14:paraId="67F6F9B9" w14:textId="77777777" w:rsidR="00BB5F4E" w:rsidRDefault="00BB5F4E" w:rsidP="00BB5F4E"/>
    <w:p w14:paraId="08D72D37" w14:textId="77777777" w:rsidR="00BB5F4E" w:rsidRDefault="00BB5F4E" w:rsidP="00BB5F4E">
      <w:r>
        <w:t xml:space="preserve">Indépendamment de l’IHM, le système gère aussi l’actualisation des tables des arrêts et des transitions par un module d’import. </w:t>
      </w:r>
    </w:p>
    <w:p w14:paraId="41EE45E3" w14:textId="77777777" w:rsidR="00BB5F4E" w:rsidRDefault="00BB5F4E" w:rsidP="00BB5F4E">
      <w:r>
        <w:t>Pour cela, le module d’import est en interface avec l’ensemble des SIM et la base des méta-données.</w:t>
      </w:r>
    </w:p>
    <w:p w14:paraId="6CFBE410" w14:textId="53097C86" w:rsidR="00BB5F4E" w:rsidRDefault="00BB5F4E" w:rsidP="00BB5F4E">
      <w:r>
        <w:t xml:space="preserve">C’est la base des méta-données qui permet au module d’import de disposer des informations de connexion aux différents SIM (cf table </w:t>
      </w:r>
      <w:del w:id="2001" w:author="Marc Florisson" w:date="2014-04-24T07:28:00Z">
        <w:r w:rsidDel="00474DDE">
          <w:delText>TIS</w:delText>
        </w:r>
      </w:del>
      <w:ins w:id="2002" w:author="Marc Florisson" w:date="2014-04-24T07:28:00Z">
        <w:r w:rsidR="00474DDE">
          <w:t>MIS</w:t>
        </w:r>
      </w:ins>
      <w:r>
        <w:t xml:space="preserve"> avec les colonnes APIUrl, APIKey).</w:t>
      </w:r>
    </w:p>
    <w:p w14:paraId="16692869" w14:textId="77777777" w:rsidR="00BB5F4E" w:rsidRDefault="00BB5F4E" w:rsidP="00BB5F4E"/>
    <w:p w14:paraId="5B3FFB84" w14:textId="77777777" w:rsidR="00BB5F4E" w:rsidRDefault="00BB5F4E" w:rsidP="00BB5F4E">
      <w:pPr>
        <w:pStyle w:val="Titre3"/>
      </w:pPr>
      <w:bookmarkStart w:id="2003" w:name="_Toc259983430"/>
      <w:r>
        <w:t>Spécification des principales fonctions</w:t>
      </w:r>
      <w:bookmarkEnd w:id="2003"/>
      <w:r>
        <w:t xml:space="preserve"> </w:t>
      </w:r>
    </w:p>
    <w:p w14:paraId="40A0D9B5" w14:textId="77777777" w:rsidR="00BB5F4E" w:rsidRDefault="00BB5F4E" w:rsidP="00BB5F4E"/>
    <w:p w14:paraId="75CCDE06" w14:textId="77777777" w:rsidR="00BB5F4E" w:rsidRDefault="00BB5F4E" w:rsidP="00BB5F4E">
      <w:r>
        <w:t>L’IHM d’administration ne présente pas de particularité algorithmique.</w:t>
      </w:r>
    </w:p>
    <w:p w14:paraId="4F6E9440" w14:textId="77777777" w:rsidR="00BB5F4E" w:rsidRPr="00A631F4" w:rsidRDefault="00BB5F4E" w:rsidP="00BB5F4E">
      <w:r>
        <w:t>Par contre l’actualisation des tables d’arrêts et de transitions nécessite de suivre un algorithme particulier.</w:t>
      </w:r>
    </w:p>
    <w:p w14:paraId="603A2FB1" w14:textId="77777777" w:rsidR="00BB5F4E" w:rsidRDefault="00BB5F4E" w:rsidP="00BB5F4E">
      <w:pPr>
        <w:pStyle w:val="Titre4"/>
      </w:pPr>
      <w:r>
        <w:t>Fonction de mise à jour des arrêts et des transitions</w:t>
      </w:r>
    </w:p>
    <w:p w14:paraId="33448E57" w14:textId="77777777" w:rsidR="00BB5F4E" w:rsidRDefault="00BB5F4E" w:rsidP="00BB5F4E"/>
    <w:p w14:paraId="68156ECD" w14:textId="77777777" w:rsidR="00BB5F4E" w:rsidRDefault="00BB5F4E" w:rsidP="00BB5F4E">
      <w:r>
        <w:t>La fonction n’a pas de paramètre d’entrée ou de sortie.</w:t>
      </w:r>
    </w:p>
    <w:p w14:paraId="1948AE74" w14:textId="77777777" w:rsidR="00BB5F4E" w:rsidRDefault="00BB5F4E" w:rsidP="00BB5F4E">
      <w:r>
        <w:t>La fonction appelle dans l’ordre :</w:t>
      </w:r>
    </w:p>
    <w:p w14:paraId="145954E9" w14:textId="77777777" w:rsidR="00BB5F4E" w:rsidRDefault="00BB5F4E" w:rsidP="00774769">
      <w:pPr>
        <w:pStyle w:val="Paragraphedeliste"/>
        <w:numPr>
          <w:ilvl w:val="0"/>
          <w:numId w:val="28"/>
        </w:numPr>
        <w:jc w:val="left"/>
      </w:pPr>
      <w:r>
        <w:t>la fonction de mise à jour des arrêts</w:t>
      </w:r>
    </w:p>
    <w:p w14:paraId="421B2E09" w14:textId="77777777" w:rsidR="00BB5F4E" w:rsidRDefault="00BB5F4E" w:rsidP="00774769">
      <w:pPr>
        <w:pStyle w:val="Paragraphedeliste"/>
        <w:numPr>
          <w:ilvl w:val="0"/>
          <w:numId w:val="28"/>
        </w:numPr>
        <w:jc w:val="left"/>
      </w:pPr>
      <w:r>
        <w:t>la fonction de mise à jour des transitions</w:t>
      </w:r>
    </w:p>
    <w:p w14:paraId="27C1DC5F" w14:textId="77777777" w:rsidR="00BB5F4E" w:rsidRDefault="00BB5F4E" w:rsidP="00BB5F4E">
      <w:pPr>
        <w:pStyle w:val="Titre4"/>
      </w:pPr>
      <w:r>
        <w:t xml:space="preserve">Fonction de mise à jour des arrêts </w:t>
      </w:r>
    </w:p>
    <w:p w14:paraId="532FFED4" w14:textId="77777777" w:rsidR="00BB5F4E" w:rsidRDefault="00BB5F4E" w:rsidP="00BB5F4E"/>
    <w:p w14:paraId="734FEE71" w14:textId="77777777" w:rsidR="00BB5F4E" w:rsidRDefault="00BB5F4E" w:rsidP="00BB5F4E">
      <w:r>
        <w:t>La fonction n’a pas de paramètre d’entrée ou de sortie.</w:t>
      </w:r>
    </w:p>
    <w:p w14:paraId="5C7B66AD" w14:textId="77777777" w:rsidR="00BB5F4E" w:rsidRDefault="00BB5F4E" w:rsidP="00BB5F4E">
      <w:r>
        <w:t>La fonction procède de la manière suivante :</w:t>
      </w:r>
    </w:p>
    <w:p w14:paraId="051EDDFB" w14:textId="38C401E0" w:rsidR="00BB5F4E" w:rsidRDefault="00BB5F4E" w:rsidP="00C20657">
      <w:pPr>
        <w:pStyle w:val="Paragraphedeliste"/>
        <w:numPr>
          <w:ilvl w:val="0"/>
          <w:numId w:val="25"/>
        </w:numPr>
        <w:jc w:val="left"/>
      </w:pPr>
      <w:r w:rsidRPr="00165134">
        <w:rPr>
          <w:i/>
        </w:rPr>
        <w:t xml:space="preserve">Appel </w:t>
      </w:r>
      <w:r>
        <w:rPr>
          <w:i/>
        </w:rPr>
        <w:t xml:space="preserve">des arrêts </w:t>
      </w:r>
      <w:r w:rsidR="00C20657">
        <w:rPr>
          <w:i/>
        </w:rPr>
        <w:t xml:space="preserve">du SIM </w:t>
      </w:r>
      <w:r>
        <w:t>A</w:t>
      </w:r>
    </w:p>
    <w:p w14:paraId="0C36A594" w14:textId="2A7034F6" w:rsidR="00BB5F4E" w:rsidRDefault="00BB5F4E" w:rsidP="00C20657">
      <w:pPr>
        <w:pStyle w:val="Paragraphedeliste"/>
        <w:numPr>
          <w:ilvl w:val="0"/>
          <w:numId w:val="25"/>
        </w:numPr>
        <w:jc w:val="left"/>
      </w:pPr>
      <w:r>
        <w:t xml:space="preserve">Détruire dans la table STOPS tous les arrêts </w:t>
      </w:r>
      <w:r w:rsidR="00C20657">
        <w:t xml:space="preserve">du SIM </w:t>
      </w:r>
      <w:r>
        <w:t>A dont les identifiants n’existent plus</w:t>
      </w:r>
      <w:r w:rsidR="00C20657">
        <w:t>. Détruire aussi leurs transitions.</w:t>
      </w:r>
    </w:p>
    <w:p w14:paraId="277AC581" w14:textId="2E8A2AC9" w:rsidR="00BB5F4E" w:rsidRDefault="00BB5F4E" w:rsidP="00C20657">
      <w:pPr>
        <w:pStyle w:val="Paragraphedeliste"/>
        <w:numPr>
          <w:ilvl w:val="0"/>
          <w:numId w:val="25"/>
        </w:numPr>
        <w:jc w:val="left"/>
      </w:pPr>
      <w:r>
        <w:t xml:space="preserve">Pour tous les arrêts </w:t>
      </w:r>
      <w:r w:rsidR="00C20657">
        <w:t xml:space="preserve">du SIM </w:t>
      </w:r>
      <w:r>
        <w:t>A déjà existant dans la table STOPS et dont la position géographique a changé :</w:t>
      </w:r>
    </w:p>
    <w:p w14:paraId="2BF7BC2F" w14:textId="77777777" w:rsidR="00BB5F4E" w:rsidRDefault="00BB5F4E" w:rsidP="00774769">
      <w:pPr>
        <w:pStyle w:val="Paragraphedeliste"/>
        <w:numPr>
          <w:ilvl w:val="1"/>
          <w:numId w:val="25"/>
        </w:numPr>
        <w:jc w:val="left"/>
      </w:pPr>
      <w:r>
        <w:t>Détruire leurs éventuelles transitions existantes</w:t>
      </w:r>
    </w:p>
    <w:p w14:paraId="59FB1424" w14:textId="77777777" w:rsidR="00BB5F4E" w:rsidRDefault="00BB5F4E" w:rsidP="00774769">
      <w:pPr>
        <w:pStyle w:val="Paragraphedeliste"/>
        <w:numPr>
          <w:ilvl w:val="0"/>
          <w:numId w:val="25"/>
        </w:numPr>
        <w:jc w:val="left"/>
      </w:pPr>
      <w:r>
        <w:t>Créer les nouveaux arrêts de A dans la table STOPS</w:t>
      </w:r>
    </w:p>
    <w:p w14:paraId="10408458" w14:textId="77777777" w:rsidR="00BB5F4E" w:rsidRDefault="00BB5F4E" w:rsidP="00774769">
      <w:pPr>
        <w:pStyle w:val="Paragraphedeliste"/>
        <w:numPr>
          <w:ilvl w:val="0"/>
          <w:numId w:val="25"/>
        </w:numPr>
        <w:jc w:val="left"/>
      </w:pPr>
      <w:r>
        <w:t>Recommencer les étapes 1 à 5 pour tous les autres SIM</w:t>
      </w:r>
    </w:p>
    <w:p w14:paraId="1621E097" w14:textId="77777777" w:rsidR="00BB5F4E" w:rsidRDefault="00BB5F4E" w:rsidP="00BB5F4E"/>
    <w:p w14:paraId="2CB1B24F" w14:textId="77777777" w:rsidR="00BB5F4E" w:rsidRDefault="00BB5F4E" w:rsidP="00BB5F4E">
      <w:pPr>
        <w:pStyle w:val="Titre4"/>
      </w:pPr>
      <w:bookmarkStart w:id="2004" w:name="_Ref259955934"/>
      <w:r>
        <w:t>Fonction de mise à jour des transitions</w:t>
      </w:r>
      <w:bookmarkEnd w:id="2004"/>
    </w:p>
    <w:p w14:paraId="3812560B" w14:textId="77777777" w:rsidR="00BB5F4E" w:rsidRDefault="00BB5F4E" w:rsidP="00BB5F4E"/>
    <w:p w14:paraId="327BB991" w14:textId="77777777" w:rsidR="00BB5F4E" w:rsidRDefault="00BB5F4E" w:rsidP="00BB5F4E">
      <w:r>
        <w:t>La fonction n’a pas de paramètre d’entrée ou de sortie.</w:t>
      </w:r>
    </w:p>
    <w:p w14:paraId="4F8AB3C9" w14:textId="77777777" w:rsidR="00BB5F4E" w:rsidRDefault="00BB5F4E" w:rsidP="00BB5F4E">
      <w:r>
        <w:t xml:space="preserve">La fonction utilise plusieurs paramètres </w:t>
      </w:r>
    </w:p>
    <w:p w14:paraId="17200422" w14:textId="77777777" w:rsidR="00BB5F4E" w:rsidRDefault="00BB5F4E" w:rsidP="00774769">
      <w:pPr>
        <w:pStyle w:val="Paragraphedeliste"/>
        <w:numPr>
          <w:ilvl w:val="0"/>
          <w:numId w:val="27"/>
        </w:numPr>
        <w:jc w:val="left"/>
      </w:pPr>
      <w:r>
        <w:t>de distance maximum de transition</w:t>
      </w:r>
    </w:p>
    <w:p w14:paraId="424B4539" w14:textId="77777777" w:rsidR="00BB5F4E" w:rsidRDefault="00BB5F4E" w:rsidP="00774769">
      <w:pPr>
        <w:pStyle w:val="Paragraphedeliste"/>
        <w:numPr>
          <w:ilvl w:val="0"/>
          <w:numId w:val="27"/>
        </w:numPr>
        <w:jc w:val="left"/>
      </w:pPr>
      <w:r>
        <w:t>de maximum de transition à un arrêt</w:t>
      </w:r>
    </w:p>
    <w:p w14:paraId="5CAB7060" w14:textId="77777777" w:rsidR="00BB5F4E" w:rsidRDefault="00BB5F4E" w:rsidP="00774769">
      <w:pPr>
        <w:pStyle w:val="Paragraphedeliste"/>
        <w:numPr>
          <w:ilvl w:val="0"/>
          <w:numId w:val="27"/>
        </w:numPr>
        <w:jc w:val="left"/>
      </w:pPr>
      <w:r>
        <w:t>de vitesse nominale de marche</w:t>
      </w:r>
    </w:p>
    <w:p w14:paraId="3802F675" w14:textId="77777777" w:rsidR="00BB5F4E" w:rsidRDefault="00BB5F4E" w:rsidP="00774769">
      <w:pPr>
        <w:pStyle w:val="Paragraphedeliste"/>
        <w:numPr>
          <w:ilvl w:val="0"/>
          <w:numId w:val="27"/>
        </w:numPr>
        <w:jc w:val="left"/>
      </w:pPr>
      <w:r>
        <w:t xml:space="preserve">de vitesse de marche PMR </w:t>
      </w:r>
    </w:p>
    <w:p w14:paraId="64B5A957" w14:textId="77777777" w:rsidR="00BB5F4E" w:rsidRDefault="00BB5F4E" w:rsidP="00BB5F4E">
      <w:r>
        <w:t>La fonction utilise les fonctions géographiques et des index géographiques en base.</w:t>
      </w:r>
    </w:p>
    <w:p w14:paraId="282E4958" w14:textId="77777777" w:rsidR="00BB5F4E" w:rsidRDefault="00BB5F4E" w:rsidP="00BB5F4E"/>
    <w:p w14:paraId="12C08D89" w14:textId="77777777" w:rsidR="00BB5F4E" w:rsidRDefault="00BB5F4E" w:rsidP="00BB5F4E">
      <w:r>
        <w:t>La fonction procède de la manière suivante :</w:t>
      </w:r>
    </w:p>
    <w:p w14:paraId="00028F13" w14:textId="590302E5" w:rsidR="00BB5F4E" w:rsidRPr="00043BF8" w:rsidRDefault="00BB5F4E" w:rsidP="00774769">
      <w:pPr>
        <w:pStyle w:val="Paragraphedeliste"/>
        <w:numPr>
          <w:ilvl w:val="0"/>
          <w:numId w:val="26"/>
        </w:numPr>
        <w:jc w:val="left"/>
      </w:pPr>
      <w:r>
        <w:rPr>
          <w:i/>
        </w:rPr>
        <w:t xml:space="preserve">Pour chacun des STOPS </w:t>
      </w:r>
      <w:r w:rsidR="00C20657">
        <w:rPr>
          <w:i/>
        </w:rPr>
        <w:t xml:space="preserve">du SIM A </w:t>
      </w:r>
      <w:r>
        <w:rPr>
          <w:i/>
        </w:rPr>
        <w:t>n’ayant pas de transition</w:t>
      </w:r>
    </w:p>
    <w:p w14:paraId="7D377842" w14:textId="77777777" w:rsidR="00BB5F4E" w:rsidRPr="00043BF8" w:rsidRDefault="00BB5F4E" w:rsidP="00774769">
      <w:pPr>
        <w:pStyle w:val="Paragraphedeliste"/>
        <w:numPr>
          <w:ilvl w:val="0"/>
          <w:numId w:val="26"/>
        </w:numPr>
        <w:jc w:val="left"/>
      </w:pPr>
      <w:r>
        <w:rPr>
          <w:i/>
        </w:rPr>
        <w:t xml:space="preserve">Evaluation des arrêts à proximité dans un rayon donné (paramètre) et appartenant à un autre SIM </w:t>
      </w:r>
    </w:p>
    <w:p w14:paraId="540D6A32" w14:textId="77777777" w:rsidR="00BB5F4E" w:rsidRDefault="00BB5F4E" w:rsidP="00774769">
      <w:pPr>
        <w:pStyle w:val="Paragraphedeliste"/>
        <w:numPr>
          <w:ilvl w:val="1"/>
          <w:numId w:val="26"/>
        </w:numPr>
        <w:jc w:val="left"/>
      </w:pPr>
      <w:r>
        <w:t>Dans la limite du maximum de transitions à un arrêt, les transitions sont crées vers les arrêts trouvés à proximité</w:t>
      </w:r>
    </w:p>
    <w:p w14:paraId="21AFEF49" w14:textId="77777777" w:rsidR="00BB5F4E" w:rsidRDefault="00BB5F4E" w:rsidP="00774769">
      <w:pPr>
        <w:pStyle w:val="Paragraphedeliste"/>
        <w:numPr>
          <w:ilvl w:val="1"/>
          <w:numId w:val="26"/>
        </w:numPr>
        <w:jc w:val="left"/>
      </w:pPr>
      <w:r>
        <w:t>Les durées de transitions (nominale et PMR) sont évaluées par rapport aux paramètres de vitesse et de distance à vol d’oiseau</w:t>
      </w:r>
    </w:p>
    <w:p w14:paraId="757B854E" w14:textId="77777777" w:rsidR="00BB5F4E" w:rsidRDefault="00BB5F4E" w:rsidP="00BB5F4E"/>
    <w:p w14:paraId="11F47142" w14:textId="4D322790" w:rsidR="00C42BC5" w:rsidRDefault="00C42BC5" w:rsidP="00BB5F4E">
      <w:pPr>
        <w:rPr>
          <w:ins w:id="2005" w:author="Marc Florisson" w:date="2014-04-24T10:51:00Z"/>
        </w:rPr>
      </w:pPr>
      <w:ins w:id="2006" w:author="Marc Florisson" w:date="2014-04-24T10:51:00Z">
        <w:r>
          <w:t>Dans le cas où la méta-base est alimentée sur un référentiel d’arrêt partagé, la fonction de mise à jour des transitions doit tenir compte de la hiérarchie des arr</w:t>
        </w:r>
      </w:ins>
      <w:ins w:id="2007" w:author="Marc Florisson" w:date="2014-04-24T10:52:00Z">
        <w:r>
          <w:t xml:space="preserve">êts définie (cf </w:t>
        </w:r>
        <w:r w:rsidR="004D61F0">
          <w:t xml:space="preserve">§ </w:t>
        </w:r>
      </w:ins>
      <w:ins w:id="2008" w:author="Marc Florisson" w:date="2014-04-24T10:53:00Z">
        <w:r w:rsidR="004D61F0">
          <w:fldChar w:fldCharType="begin"/>
        </w:r>
        <w:r w:rsidR="004D61F0">
          <w:instrText xml:space="preserve"> REF _Ref259956102 \r \h </w:instrText>
        </w:r>
      </w:ins>
      <w:r w:rsidR="004D61F0">
        <w:fldChar w:fldCharType="separate"/>
      </w:r>
      <w:ins w:id="2009" w:author="Marc Florisson" w:date="2014-04-24T10:53:00Z">
        <w:r w:rsidR="004D61F0">
          <w:t>4.2.1.4</w:t>
        </w:r>
        <w:r w:rsidR="004D61F0">
          <w:fldChar w:fldCharType="end"/>
        </w:r>
        <w:r w:rsidR="004D61F0">
          <w:t xml:space="preserve"> </w:t>
        </w:r>
        <w:r w:rsidR="004D61F0">
          <w:fldChar w:fldCharType="begin"/>
        </w:r>
        <w:r w:rsidR="004D61F0">
          <w:instrText xml:space="preserve"> REF _Ref259956102 \h </w:instrText>
        </w:r>
      </w:ins>
      <w:r w:rsidR="004D61F0">
        <w:fldChar w:fldCharType="separate"/>
      </w:r>
      <w:ins w:id="2010" w:author="Marc Florisson" w:date="2014-04-24T10:53:00Z">
        <w:r w:rsidR="004D61F0">
          <w:t>STOP</w:t>
        </w:r>
        <w:r w:rsidR="004D61F0">
          <w:fldChar w:fldCharType="end"/>
        </w:r>
      </w:ins>
      <w:ins w:id="2011" w:author="Marc Florisson" w:date="2014-04-24T10:52:00Z">
        <w:r>
          <w:t>)</w:t>
        </w:r>
      </w:ins>
    </w:p>
    <w:p w14:paraId="69A99CA8" w14:textId="77777777" w:rsidR="00C42BC5" w:rsidRDefault="00C42BC5" w:rsidP="00BB5F4E">
      <w:pPr>
        <w:rPr>
          <w:ins w:id="2012" w:author="Marc Florisson" w:date="2014-04-24T10:51:00Z"/>
        </w:rPr>
      </w:pPr>
    </w:p>
    <w:p w14:paraId="1EB5ED9C" w14:textId="77777777" w:rsidR="00BB5F4E" w:rsidRDefault="00BB5F4E" w:rsidP="00BB5F4E">
      <w:r>
        <w:t>L’index géographique joue un grand rôle. Lorsque la base des méta-données accumule un grand nombre d’arrêts, l’évaluation des arrêts à proximité peut devenir très couteuse sans index géographique.</w:t>
      </w:r>
    </w:p>
    <w:p w14:paraId="44693F48" w14:textId="77777777" w:rsidR="00BB5F4E" w:rsidRDefault="00BB5F4E" w:rsidP="00BB5F4E">
      <w:pPr>
        <w:pStyle w:val="Titre3"/>
      </w:pPr>
      <w:bookmarkStart w:id="2013" w:name="_Toc259983431"/>
      <w:r>
        <w:t>Phases de développement à venir</w:t>
      </w:r>
      <w:bookmarkEnd w:id="2013"/>
    </w:p>
    <w:p w14:paraId="14AD7D2F" w14:textId="77777777" w:rsidR="00BB5F4E" w:rsidRDefault="00BB5F4E" w:rsidP="00BB5F4E"/>
    <w:p w14:paraId="5EA82740" w14:textId="77777777" w:rsidR="00BB5F4E" w:rsidRDefault="00BB5F4E" w:rsidP="00BB5F4E">
      <w:r>
        <w:t>Pour entreprendre le développement du système d’administration, il faut prévoir</w:t>
      </w:r>
    </w:p>
    <w:p w14:paraId="73F69E69" w14:textId="77777777" w:rsidR="00BB5F4E" w:rsidRDefault="00BB5F4E" w:rsidP="00774769">
      <w:pPr>
        <w:pStyle w:val="Paragraphedeliste"/>
        <w:numPr>
          <w:ilvl w:val="0"/>
          <w:numId w:val="30"/>
        </w:numPr>
        <w:jc w:val="left"/>
      </w:pPr>
      <w:r>
        <w:t>de valider le modèle de base des méta-données</w:t>
      </w:r>
    </w:p>
    <w:p w14:paraId="57280C04" w14:textId="77777777" w:rsidR="00BB5F4E" w:rsidRDefault="00BB5F4E" w:rsidP="00774769">
      <w:pPr>
        <w:pStyle w:val="Paragraphedeliste"/>
        <w:numPr>
          <w:ilvl w:val="0"/>
          <w:numId w:val="30"/>
        </w:numPr>
        <w:jc w:val="left"/>
      </w:pPr>
      <w:r>
        <w:t>de valider la fonction d’accès aux arrêts d’un SIM sur l’interface générique</w:t>
      </w:r>
    </w:p>
    <w:p w14:paraId="3661E89E" w14:textId="77777777" w:rsidR="00BB5F4E" w:rsidRDefault="00BB5F4E" w:rsidP="00BB5F4E"/>
    <w:p w14:paraId="6525D634" w14:textId="77777777" w:rsidR="00BB5F4E" w:rsidRDefault="00BB5F4E" w:rsidP="00BB5F4E">
      <w:r>
        <w:t>Le processus de développement comporte 2 étapes</w:t>
      </w:r>
    </w:p>
    <w:p w14:paraId="77977CCD" w14:textId="77777777" w:rsidR="00BB5F4E" w:rsidRDefault="00BB5F4E" w:rsidP="00774769">
      <w:pPr>
        <w:pStyle w:val="Paragraphedeliste"/>
        <w:numPr>
          <w:ilvl w:val="0"/>
          <w:numId w:val="36"/>
        </w:numPr>
        <w:jc w:val="left"/>
      </w:pPr>
      <w:r>
        <w:t>Une première étape pour développer la fonction de mise à jour globale des arrêts sur les SIM</w:t>
      </w:r>
    </w:p>
    <w:p w14:paraId="099BC49B" w14:textId="15CAB505" w:rsidR="00BB5F4E" w:rsidRDefault="004C3385" w:rsidP="00774769">
      <w:pPr>
        <w:pStyle w:val="Paragraphedeliste"/>
        <w:numPr>
          <w:ilvl w:val="0"/>
          <w:numId w:val="36"/>
        </w:numPr>
        <w:jc w:val="left"/>
      </w:pPr>
      <w:r>
        <w:t>Une 2° étape pour les IH</w:t>
      </w:r>
      <w:r w:rsidR="00BB5F4E">
        <w:t>M</w:t>
      </w:r>
    </w:p>
    <w:p w14:paraId="37D212CD" w14:textId="77777777" w:rsidR="00BB5F4E" w:rsidRDefault="00BB5F4E" w:rsidP="00BB5F4E"/>
    <w:p w14:paraId="1128078F" w14:textId="77777777" w:rsidR="00BB5F4E" w:rsidRDefault="00BB5F4E" w:rsidP="00BB5F4E">
      <w:pPr>
        <w:pStyle w:val="Titre2"/>
      </w:pPr>
      <w:bookmarkStart w:id="2014" w:name="_Toc259983432"/>
      <w:r>
        <w:t>Architecture du site WEB de démonstration</w:t>
      </w:r>
      <w:bookmarkEnd w:id="2014"/>
    </w:p>
    <w:p w14:paraId="47B6BE8F" w14:textId="77777777" w:rsidR="00BB5F4E" w:rsidRDefault="00BB5F4E" w:rsidP="00BB5F4E"/>
    <w:p w14:paraId="06718100" w14:textId="61404BD2" w:rsidR="00BB5F4E" w:rsidRDefault="00BB5F4E" w:rsidP="00BB5F4E">
      <w:r>
        <w:t xml:space="preserve">L’IHM du site de démonstration se résume essentiellement à un formulaire de recherche d’itinéraire et </w:t>
      </w:r>
      <w:r w:rsidR="00702D57">
        <w:t xml:space="preserve">à une gestion de l’affichage </w:t>
      </w:r>
      <w:r>
        <w:t>de</w:t>
      </w:r>
      <w:r w:rsidR="00702D57">
        <w:t>s</w:t>
      </w:r>
      <w:r>
        <w:t xml:space="preserve"> réponse</w:t>
      </w:r>
      <w:r w:rsidR="00702D57">
        <w:t>s</w:t>
      </w:r>
      <w:r>
        <w:t>.</w:t>
      </w:r>
    </w:p>
    <w:p w14:paraId="2950E9F4" w14:textId="452C4DAA" w:rsidR="00903A88" w:rsidRDefault="00903A88" w:rsidP="00BB5F4E"/>
    <w:p w14:paraId="202BF15C" w14:textId="5BB2C5D3" w:rsidR="00903A88" w:rsidRDefault="00903A88" w:rsidP="00702D57">
      <w:pPr>
        <w:pStyle w:val="Titre3"/>
      </w:pPr>
      <w:bookmarkStart w:id="2015" w:name="_Toc259983433"/>
      <w:r>
        <w:t>L</w:t>
      </w:r>
      <w:r w:rsidR="00702D57">
        <w:t>e</w:t>
      </w:r>
      <w:r>
        <w:t xml:space="preserve"> formulaire de requête</w:t>
      </w:r>
      <w:bookmarkEnd w:id="2015"/>
    </w:p>
    <w:p w14:paraId="7DF655EE" w14:textId="12C4E0BA" w:rsidR="00903A88" w:rsidRDefault="00903A88" w:rsidP="00BB5F4E">
      <w:r>
        <w:t>Le formulaire présente une sélection simplifiée de modes</w:t>
      </w:r>
      <w:r w:rsidR="00854108">
        <w:t xml:space="preserve">. Cette </w:t>
      </w:r>
      <w:r>
        <w:t xml:space="preserve">liste </w:t>
      </w:r>
      <w:r w:rsidR="00854108">
        <w:t xml:space="preserve">est </w:t>
      </w:r>
      <w:r>
        <w:t>limitée aux modes des SIM connus sur le POC</w:t>
      </w:r>
      <w:r w:rsidR="00854108">
        <w:t xml:space="preserve"> (cf </w:t>
      </w:r>
      <w:r w:rsidR="00854108">
        <w:fldChar w:fldCharType="begin"/>
      </w:r>
      <w:r w:rsidR="00854108">
        <w:instrText xml:space="preserve"> REF _Ref244148149 \r \h </w:instrText>
      </w:r>
      <w:r w:rsidR="00854108">
        <w:fldChar w:fldCharType="separate"/>
      </w:r>
      <w:ins w:id="2016" w:author="Marc Florisson" w:date="2014-02-21T17:29:00Z">
        <w:r w:rsidR="0030138C">
          <w:t>5.1.3.2.2.1</w:t>
        </w:r>
      </w:ins>
      <w:del w:id="2017" w:author="Marc Florisson" w:date="2014-02-21T17:29:00Z">
        <w:r w:rsidR="00576FA3" w:rsidDel="0030138C">
          <w:delText>2.1.2.2.2.1</w:delText>
        </w:r>
      </w:del>
      <w:r w:rsidR="00854108">
        <w:fldChar w:fldCharType="end"/>
      </w:r>
      <w:r w:rsidR="00854108">
        <w:t xml:space="preserve"> </w:t>
      </w:r>
      <w:r w:rsidR="00854108">
        <w:fldChar w:fldCharType="begin"/>
      </w:r>
      <w:r w:rsidR="00854108">
        <w:instrText xml:space="preserve"> REF _Ref244148149 \h </w:instrText>
      </w:r>
      <w:r w:rsidR="00854108">
        <w:fldChar w:fldCharType="separate"/>
      </w:r>
      <w:r w:rsidR="0030138C">
        <w:t>Distinction entre les modes définis sur l’interface et le service à l’utilisateur final</w:t>
      </w:r>
      <w:r w:rsidR="00854108">
        <w:fldChar w:fldCharType="end"/>
      </w:r>
      <w:r w:rsidR="00854108">
        <w:t>)</w:t>
      </w:r>
      <w:r>
        <w:t>.</w:t>
      </w:r>
    </w:p>
    <w:p w14:paraId="75F9A3DD" w14:textId="24D3F3CB" w:rsidR="005D3BD2" w:rsidRDefault="005D3BD2" w:rsidP="00BB5F4E">
      <w:r>
        <w:t>L’IHM propose également un rabattement si les modes associés sont sélectionnés.</w:t>
      </w:r>
    </w:p>
    <w:p w14:paraId="3AC7F29D" w14:textId="35BCCC16" w:rsidR="00903A88" w:rsidRDefault="00903A88" w:rsidP="00BB5F4E">
      <w:r>
        <w:t>C’est l’IHM qui fait la correspondance entre les modes affichés et ceux de l’interface d’échange.</w:t>
      </w:r>
    </w:p>
    <w:p w14:paraId="2C914161" w14:textId="77777777" w:rsidR="0041260C" w:rsidRDefault="0041260C" w:rsidP="0041260C"/>
    <w:p w14:paraId="49108F5F" w14:textId="77777777" w:rsidR="0041260C" w:rsidRDefault="0041260C" w:rsidP="0041260C">
      <w:r>
        <w:t>Au niveau des champs de saisie des points de départ et d’arrivée, le formulaire utilise un service externe de résolution d’adresse.</w:t>
      </w:r>
    </w:p>
    <w:p w14:paraId="1B59115F" w14:textId="77777777" w:rsidR="0041260C" w:rsidRDefault="0041260C" w:rsidP="0041260C">
      <w:r>
        <w:t>En effet l’aiguilleur n’implémente pas le service de recherche de localités dans le cadre du POC.</w:t>
      </w:r>
    </w:p>
    <w:p w14:paraId="42FC2588" w14:textId="4F399D28" w:rsidR="0041260C" w:rsidRDefault="0041260C" w:rsidP="0041260C">
      <w:r>
        <w:t>A la place, le site WEB s’adresse à un service en ligne tel que Nominatim.</w:t>
      </w:r>
      <w:ins w:id="2018" w:author="Marc Florisson" w:date="2014-04-24T10:54:00Z">
        <w:r w:rsidR="004D61F0">
          <w:t xml:space="preserve"> </w:t>
        </w:r>
      </w:ins>
    </w:p>
    <w:p w14:paraId="0D2E6CCC" w14:textId="77777777" w:rsidR="0041260C" w:rsidRDefault="0041260C" w:rsidP="00BB5F4E"/>
    <w:p w14:paraId="049F9D6A" w14:textId="473F09B9" w:rsidR="0041260C" w:rsidRDefault="0041260C" w:rsidP="00BB5F4E">
      <w:r>
        <w:t>Une fonction de validation permet de s’assurer que le formulaire est suffisamment bien renseigné pour n’envoyer que des requêtes valides.</w:t>
      </w:r>
    </w:p>
    <w:p w14:paraId="6D3F89AA" w14:textId="5BD93104" w:rsidR="00903A88" w:rsidRDefault="00903A88" w:rsidP="00702D57">
      <w:pPr>
        <w:pStyle w:val="Titre3"/>
      </w:pPr>
      <w:bookmarkStart w:id="2019" w:name="_Toc259983434"/>
      <w:r>
        <w:t>L</w:t>
      </w:r>
      <w:r w:rsidR="00702D57">
        <w:t xml:space="preserve">’affichage </w:t>
      </w:r>
      <w:r>
        <w:t>des résultats de la recherche</w:t>
      </w:r>
      <w:bookmarkEnd w:id="2019"/>
    </w:p>
    <w:p w14:paraId="3BCE2208" w14:textId="77777777" w:rsidR="00903A88" w:rsidRDefault="00903A88" w:rsidP="00BB5F4E"/>
    <w:p w14:paraId="26D5A06E" w14:textId="47D13C96" w:rsidR="00D879FD" w:rsidRDefault="00D879FD" w:rsidP="00BB5F4E">
      <w:r>
        <w:t xml:space="preserve">Lorsque l’utilisateur valide le formulaire, l’utilisateur reste sur </w:t>
      </w:r>
      <w:r w:rsidR="00702D57">
        <w:t>la</w:t>
      </w:r>
      <w:r>
        <w:t xml:space="preserve"> même page. </w:t>
      </w:r>
    </w:p>
    <w:p w14:paraId="3FE6D472" w14:textId="08945B45" w:rsidR="00D879FD" w:rsidRDefault="00D879FD" w:rsidP="00BB5F4E">
      <w:r>
        <w:t>La requête de recherche est transmise en tache de fond, le navigateur n’impose donc pas à l’utilisateur un temps d’attente avant d’afficher une nouvelle page.</w:t>
      </w:r>
    </w:p>
    <w:p w14:paraId="797C4306" w14:textId="662E8A0B" w:rsidR="0041260C" w:rsidRDefault="00D879FD" w:rsidP="00BB5F4E">
      <w:r>
        <w:t xml:space="preserve">La page indique néanmoins que la recherche </w:t>
      </w:r>
      <w:r w:rsidR="00702D57">
        <w:t>est en cours (le mode d’affichage reste à définir : sablier, animation, message).</w:t>
      </w:r>
    </w:p>
    <w:p w14:paraId="413036DD" w14:textId="77777777" w:rsidR="00702D57" w:rsidRDefault="00702D57" w:rsidP="00BB5F4E"/>
    <w:p w14:paraId="79F46A39" w14:textId="77777777" w:rsidR="0041260C" w:rsidRDefault="0041260C" w:rsidP="00BB5F4E">
      <w:r>
        <w:t xml:space="preserve">Dès la réception de la première notification par l’aiguilleur, l’IHM présente </w:t>
      </w:r>
    </w:p>
    <w:p w14:paraId="63B9FA3A" w14:textId="3E01FBB8" w:rsidR="0041260C" w:rsidRDefault="0041260C" w:rsidP="00702D57">
      <w:pPr>
        <w:pStyle w:val="Paragraphedeliste"/>
        <w:numPr>
          <w:ilvl w:val="0"/>
          <w:numId w:val="39"/>
        </w:numPr>
      </w:pPr>
      <w:r>
        <w:t>la feuille de route reçue,</w:t>
      </w:r>
    </w:p>
    <w:p w14:paraId="20D8F37E" w14:textId="0C4B009E" w:rsidR="0041260C" w:rsidRDefault="0041260C" w:rsidP="00702D57">
      <w:pPr>
        <w:pStyle w:val="Paragraphedeliste"/>
        <w:numPr>
          <w:ilvl w:val="0"/>
          <w:numId w:val="39"/>
        </w:numPr>
      </w:pPr>
      <w:r>
        <w:t>indique si d’autre(s) résultat(s) sont attenu(s)</w:t>
      </w:r>
    </w:p>
    <w:p w14:paraId="25EDF080" w14:textId="5BCAD717" w:rsidR="00F814FB" w:rsidRDefault="00F814FB" w:rsidP="001B52D5">
      <w:pPr>
        <w:pStyle w:val="Paragraphedeliste"/>
        <w:numPr>
          <w:ilvl w:val="1"/>
          <w:numId w:val="39"/>
        </w:numPr>
      </w:pPr>
      <w:r>
        <w:t xml:space="preserve">L’élément PlanTripNotificationStatus de la structure de réponse fournit </w:t>
      </w:r>
      <w:r w:rsidR="002E2857">
        <w:t>les informations nécessaires</w:t>
      </w:r>
      <w:r>
        <w:t xml:space="preserve"> à ce niveau</w:t>
      </w:r>
    </w:p>
    <w:p w14:paraId="6541C73B" w14:textId="77777777" w:rsidR="0041260C" w:rsidRDefault="0041260C" w:rsidP="00BB5F4E"/>
    <w:p w14:paraId="01AE06E4" w14:textId="2EFFED77" w:rsidR="0041260C" w:rsidRDefault="0041260C" w:rsidP="00BB5F4E">
      <w:r>
        <w:t>Lorsque l’IHM reçoit un nouveau résultat d’itinéraire, celui-ci est intégré à la page:</w:t>
      </w:r>
    </w:p>
    <w:p w14:paraId="19D9CE1B" w14:textId="77777777" w:rsidR="0041260C" w:rsidRDefault="0041260C" w:rsidP="000865DF">
      <w:pPr>
        <w:pStyle w:val="Paragraphedeliste"/>
        <w:numPr>
          <w:ilvl w:val="0"/>
          <w:numId w:val="38"/>
        </w:numPr>
      </w:pPr>
      <w:r>
        <w:t>une nouvelle feuille de route est accessible</w:t>
      </w:r>
    </w:p>
    <w:p w14:paraId="683D2FC7" w14:textId="74C03FC4" w:rsidR="005D3BD2" w:rsidRDefault="005D3BD2" w:rsidP="00702D57">
      <w:pPr>
        <w:pStyle w:val="Paragraphedeliste"/>
        <w:numPr>
          <w:ilvl w:val="1"/>
          <w:numId w:val="38"/>
        </w:numPr>
      </w:pPr>
      <w:r>
        <w:t>la feuille de route peut intégrer une cartographie sous réserve que les SIM aient renseigné des tracés</w:t>
      </w:r>
    </w:p>
    <w:p w14:paraId="371B2B69" w14:textId="2DD69AC6" w:rsidR="00FB720D" w:rsidRDefault="0041260C" w:rsidP="000865DF">
      <w:pPr>
        <w:pStyle w:val="Paragraphedeliste"/>
        <w:numPr>
          <w:ilvl w:val="0"/>
          <w:numId w:val="38"/>
        </w:numPr>
      </w:pPr>
      <w:r>
        <w:t>l’indication relative à l’attente d’autre(s) résultat(s) est actualisée</w:t>
      </w:r>
    </w:p>
    <w:p w14:paraId="3845B818" w14:textId="0FAA7715" w:rsidR="00F814FB" w:rsidRDefault="00F814FB" w:rsidP="001B52D5">
      <w:pPr>
        <w:pStyle w:val="Paragraphedeliste"/>
        <w:numPr>
          <w:ilvl w:val="1"/>
          <w:numId w:val="38"/>
        </w:numPr>
      </w:pPr>
      <w:r>
        <w:t xml:space="preserve">L’élément PlanTripNotificationStatus de la structure de réponse fournit </w:t>
      </w:r>
      <w:r w:rsidR="002E2857">
        <w:t>les informations nécessaires</w:t>
      </w:r>
      <w:r>
        <w:t xml:space="preserve"> à ce niveau</w:t>
      </w:r>
    </w:p>
    <w:p w14:paraId="454E1518" w14:textId="77777777" w:rsidR="00FB720D" w:rsidRDefault="00FB720D" w:rsidP="00BB5F4E"/>
    <w:p w14:paraId="220291E7" w14:textId="77777777" w:rsidR="005D3BD2" w:rsidRDefault="00FB720D" w:rsidP="00BB5F4E">
      <w:r>
        <w:t xml:space="preserve">Le cas échéant, </w:t>
      </w:r>
      <w:r w:rsidR="005D3BD2">
        <w:t xml:space="preserve">l’IHM prévoit d’afficher </w:t>
      </w:r>
    </w:p>
    <w:p w14:paraId="447D3A28" w14:textId="4D54AC92" w:rsidR="005D3BD2" w:rsidRDefault="005D3BD2" w:rsidP="00702D57">
      <w:pPr>
        <w:pStyle w:val="Paragraphedeliste"/>
        <w:numPr>
          <w:ilvl w:val="0"/>
          <w:numId w:val="40"/>
        </w:numPr>
      </w:pPr>
      <w:r>
        <w:t>qu’un incident est survenu sur l’aiguilleur</w:t>
      </w:r>
    </w:p>
    <w:p w14:paraId="5E9CEB7C" w14:textId="72773A3C" w:rsidR="00FB720D" w:rsidRDefault="005D3BD2" w:rsidP="00702D57">
      <w:pPr>
        <w:pStyle w:val="Paragraphedeliste"/>
        <w:numPr>
          <w:ilvl w:val="0"/>
          <w:numId w:val="40"/>
        </w:numPr>
      </w:pPr>
      <w:r>
        <w:t xml:space="preserve">que la recherche n’a pu trouver aucune solution et éventuellement le motif </w:t>
      </w:r>
      <w:r w:rsidR="00FF2045">
        <w:t>(à partir de l’élément PlanTripNotificationStatusCode et de l’élément PlanTripNotificationStatus / Comment )</w:t>
      </w:r>
    </w:p>
    <w:p w14:paraId="52520DF9" w14:textId="3F12B7B7" w:rsidR="005D3BD2" w:rsidRDefault="005D3BD2" w:rsidP="00702D57">
      <w:pPr>
        <w:pStyle w:val="Paragraphedeliste"/>
        <w:numPr>
          <w:ilvl w:val="1"/>
          <w:numId w:val="40"/>
        </w:numPr>
      </w:pPr>
      <w:r>
        <w:t>adresse de départ ou d’arrivée trop éloignée</w:t>
      </w:r>
    </w:p>
    <w:p w14:paraId="0FA60E8A" w14:textId="176E1F1F" w:rsidR="005D3BD2" w:rsidRDefault="005D3BD2" w:rsidP="00702D57">
      <w:pPr>
        <w:pStyle w:val="Paragraphedeliste"/>
        <w:numPr>
          <w:ilvl w:val="1"/>
          <w:numId w:val="40"/>
        </w:numPr>
      </w:pPr>
      <w:r>
        <w:t>date de recherche en-dehors de la période d’offre de transport</w:t>
      </w:r>
    </w:p>
    <w:p w14:paraId="691BB087" w14:textId="77777777" w:rsidR="00FB720D" w:rsidRDefault="00FB720D" w:rsidP="00BB5F4E"/>
    <w:p w14:paraId="19CE6A1D" w14:textId="39A9F797" w:rsidR="00D879FD" w:rsidRDefault="00D879FD" w:rsidP="00702D57">
      <w:pPr>
        <w:pStyle w:val="Titre3"/>
      </w:pPr>
      <w:bookmarkStart w:id="2020" w:name="_Toc259983435"/>
      <w:r>
        <w:t>Technologie d’implémentation</w:t>
      </w:r>
      <w:bookmarkEnd w:id="2020"/>
    </w:p>
    <w:p w14:paraId="2922DDF6" w14:textId="77777777" w:rsidR="00D879FD" w:rsidRDefault="00D879FD" w:rsidP="00BB5F4E"/>
    <w:p w14:paraId="7188F672" w14:textId="77777777" w:rsidR="00D879FD" w:rsidRDefault="00D879FD" w:rsidP="00D879FD">
      <w:r>
        <w:t xml:space="preserve">Au niveau de l’envoi de la requête et recherche d’itinéraire et de l’affichage des réponses, l’IHM gère en Javascript </w:t>
      </w:r>
    </w:p>
    <w:p w14:paraId="73FA6647" w14:textId="53B98799" w:rsidR="00D879FD" w:rsidRDefault="00D879FD" w:rsidP="00702D57">
      <w:pPr>
        <w:pStyle w:val="Paragraphedeliste"/>
        <w:numPr>
          <w:ilvl w:val="0"/>
          <w:numId w:val="41"/>
        </w:numPr>
      </w:pPr>
      <w:r>
        <w:t>les échanges avec Nominatim</w:t>
      </w:r>
    </w:p>
    <w:p w14:paraId="6C0551BE" w14:textId="27BC09E0" w:rsidR="00D879FD" w:rsidRDefault="00D879FD" w:rsidP="00702D57">
      <w:pPr>
        <w:pStyle w:val="Paragraphedeliste"/>
        <w:numPr>
          <w:ilvl w:val="0"/>
          <w:numId w:val="41"/>
        </w:numPr>
      </w:pPr>
      <w:r>
        <w:t xml:space="preserve">les échanges en </w:t>
      </w:r>
      <w:del w:id="2021" w:author="Marc Florisson" w:date="2014-02-26T07:25:00Z">
        <w:r w:rsidDel="007E3E3F">
          <w:delText>Websocket</w:delText>
        </w:r>
      </w:del>
      <w:ins w:id="2022" w:author="Marc Florisson" w:date="2014-02-26T07:25:00Z">
        <w:r w:rsidR="007E3E3F">
          <w:t>WebSocket</w:t>
        </w:r>
      </w:ins>
      <w:r>
        <w:t xml:space="preserve"> avec l’aiguilleur.</w:t>
      </w:r>
    </w:p>
    <w:p w14:paraId="32C62E3C" w14:textId="77777777" w:rsidR="00D879FD" w:rsidRDefault="00D879FD" w:rsidP="00BB5F4E"/>
    <w:p w14:paraId="0DE788F4" w14:textId="77777777" w:rsidR="00BB5F4E" w:rsidRDefault="00BB5F4E" w:rsidP="00BB5F4E">
      <w:pPr>
        <w:pStyle w:val="Titre3"/>
      </w:pPr>
      <w:bookmarkStart w:id="2023" w:name="_Toc259983436"/>
      <w:r>
        <w:t>Phases de développement à venir</w:t>
      </w:r>
      <w:bookmarkEnd w:id="2023"/>
    </w:p>
    <w:p w14:paraId="067D9E09" w14:textId="77777777" w:rsidR="00BB5F4E" w:rsidRDefault="00BB5F4E" w:rsidP="00BB5F4E"/>
    <w:p w14:paraId="1C2464E3" w14:textId="77777777" w:rsidR="00BB5F4E" w:rsidRDefault="00BB5F4E" w:rsidP="00BB5F4E">
      <w:r>
        <w:t>Pour entreprendre le développement des IHM du site de démonstration, il faut prévoir</w:t>
      </w:r>
    </w:p>
    <w:p w14:paraId="3B3F12FC" w14:textId="77777777" w:rsidR="00BB5F4E" w:rsidRDefault="00BB5F4E" w:rsidP="00774769">
      <w:pPr>
        <w:pStyle w:val="Paragraphedeliste"/>
        <w:numPr>
          <w:ilvl w:val="0"/>
          <w:numId w:val="30"/>
        </w:numPr>
        <w:jc w:val="left"/>
      </w:pPr>
      <w:r>
        <w:t>de disposer de la liste exacte des SIM partenaires du projet</w:t>
      </w:r>
    </w:p>
    <w:p w14:paraId="7DC82210" w14:textId="1A41897C" w:rsidR="00BB5F4E" w:rsidRDefault="00BB5F4E" w:rsidP="00774769">
      <w:pPr>
        <w:pStyle w:val="Paragraphedeliste"/>
        <w:numPr>
          <w:ilvl w:val="0"/>
          <w:numId w:val="30"/>
        </w:numPr>
        <w:jc w:val="left"/>
      </w:pPr>
      <w:r>
        <w:t xml:space="preserve">de valider l’interface des services de recherche d’itinéraire de l’aiguilleur et de disposer d’un simulateur de l’aiguilleur accessible en </w:t>
      </w:r>
      <w:del w:id="2024" w:author="Marc Florisson" w:date="2014-02-26T07:25:00Z">
        <w:r w:rsidDel="007E3E3F">
          <w:delText>websocket</w:delText>
        </w:r>
      </w:del>
      <w:ins w:id="2025" w:author="Marc Florisson" w:date="2014-02-26T07:25:00Z">
        <w:r w:rsidR="007E3E3F">
          <w:t>WebSocket</w:t>
        </w:r>
      </w:ins>
    </w:p>
    <w:p w14:paraId="01CFBBD3" w14:textId="77777777" w:rsidR="00BB5F4E" w:rsidRDefault="00BB5F4E" w:rsidP="00BB5F4E"/>
    <w:p w14:paraId="133BD278" w14:textId="77777777" w:rsidR="00E66F76" w:rsidRDefault="00BB5F4E" w:rsidP="00BB5F4E">
      <w:pPr>
        <w:rPr>
          <w:ins w:id="2026" w:author="Marc Florisson" w:date="2014-04-01T09:56:00Z"/>
        </w:rPr>
      </w:pPr>
      <w:r>
        <w:t xml:space="preserve">Le processus de développement des IHM du site de démonstration </w:t>
      </w:r>
      <w:ins w:id="2027" w:author="Marc Florisson" w:date="2014-04-01T09:56:00Z">
        <w:r w:rsidR="00E66F76">
          <w:t>s’organise en 2 étapes :</w:t>
        </w:r>
      </w:ins>
    </w:p>
    <w:p w14:paraId="5DDA31B9" w14:textId="629C658D" w:rsidR="00E66F76" w:rsidRDefault="00E66F76">
      <w:pPr>
        <w:pStyle w:val="Paragraphedeliste"/>
        <w:numPr>
          <w:ilvl w:val="0"/>
          <w:numId w:val="48"/>
        </w:numPr>
        <w:rPr>
          <w:ins w:id="2028" w:author="Marc Florisson" w:date="2014-04-01T09:56:00Z"/>
        </w:rPr>
        <w:pPrChange w:id="2029" w:author="Marc Florisson" w:date="2014-04-01T09:57:00Z">
          <w:pPr/>
        </w:pPrChange>
      </w:pPr>
      <w:ins w:id="2030" w:author="Marc Florisson" w:date="2014-04-01T09:56:00Z">
        <w:r>
          <w:t>une phase de maquettage des pages</w:t>
        </w:r>
      </w:ins>
    </w:p>
    <w:p w14:paraId="19653272" w14:textId="45807460" w:rsidR="00BB5F4E" w:rsidRDefault="00E66F76">
      <w:pPr>
        <w:pStyle w:val="Paragraphedeliste"/>
        <w:numPr>
          <w:ilvl w:val="0"/>
          <w:numId w:val="48"/>
        </w:numPr>
        <w:pPrChange w:id="2031" w:author="Marc Florisson" w:date="2014-04-01T09:57:00Z">
          <w:pPr/>
        </w:pPrChange>
      </w:pPr>
      <w:ins w:id="2032" w:author="Marc Florisson" w:date="2014-04-01T09:56:00Z">
        <w:r>
          <w:t>une phase d</w:t>
        </w:r>
      </w:ins>
      <w:del w:id="2033" w:author="Marc Florisson" w:date="2014-04-01T09:57:00Z">
        <w:r w:rsidR="00BB5F4E" w:rsidDel="00E66F76">
          <w:delText>ne comporte qu’une seule étape à savoir la maquette d’IHM des pages du sit</w:delText>
        </w:r>
      </w:del>
      <w:ins w:id="2034" w:author="Marc Florisson" w:date="2014-04-01T09:57:00Z">
        <w:r>
          <w:t>‘implémentation des interfaces WebSocket</w:t>
        </w:r>
        <w:r w:rsidDel="00E66F76">
          <w:t xml:space="preserve"> </w:t>
        </w:r>
      </w:ins>
      <w:del w:id="2035" w:author="Marc Florisson" w:date="2014-04-01T09:57:00Z">
        <w:r w:rsidR="00BB5F4E" w:rsidDel="00E66F76">
          <w:delText>e</w:delText>
        </w:r>
      </w:del>
      <w:r w:rsidR="00BB5F4E">
        <w:t xml:space="preserve">. </w:t>
      </w:r>
    </w:p>
    <w:p w14:paraId="5A4CFA02" w14:textId="77777777" w:rsidR="00BB5F4E" w:rsidRDefault="00BB5F4E" w:rsidP="00BB5F4E">
      <w:pPr>
        <w:pStyle w:val="Titre1"/>
      </w:pPr>
      <w:bookmarkStart w:id="2036" w:name="_Toc259983437"/>
      <w:r>
        <w:t>Conclusion</w:t>
      </w:r>
      <w:bookmarkEnd w:id="2036"/>
    </w:p>
    <w:p w14:paraId="56201137" w14:textId="77777777" w:rsidR="00BB5F4E" w:rsidRDefault="00BB5F4E" w:rsidP="00BB5F4E"/>
    <w:p w14:paraId="274159CD" w14:textId="77777777" w:rsidR="00BB5F4E" w:rsidRDefault="00BB5F4E" w:rsidP="00BB5F4E">
      <w:r>
        <w:t>L’architecture présentée dans ce document traduit la modularité de la solution proposée.</w:t>
      </w:r>
    </w:p>
    <w:p w14:paraId="111ED9C1" w14:textId="77777777" w:rsidR="00BB5F4E" w:rsidRDefault="00BB5F4E" w:rsidP="00BB5F4E">
      <w:r>
        <w:t>Le système d’administration et l’aiguilleur ont un couplage minimal qui se limite à la  base des méta- données.</w:t>
      </w:r>
    </w:p>
    <w:p w14:paraId="67947124" w14:textId="77777777" w:rsidR="00BB5F4E" w:rsidRDefault="00BB5F4E" w:rsidP="00BB5F4E">
      <w:r>
        <w:t xml:space="preserve">Cette forte séparation présente un grand avantage en matière </w:t>
      </w:r>
    </w:p>
    <w:p w14:paraId="44C55C7A" w14:textId="77777777" w:rsidR="00BB5F4E" w:rsidRDefault="00BB5F4E" w:rsidP="00774769">
      <w:pPr>
        <w:pStyle w:val="Paragraphedeliste"/>
        <w:numPr>
          <w:ilvl w:val="0"/>
          <w:numId w:val="34"/>
        </w:numPr>
        <w:jc w:val="left"/>
      </w:pPr>
      <w:r>
        <w:t>de liberté de choix des technologies d’implémentation de ces 2 systèmes</w:t>
      </w:r>
    </w:p>
    <w:p w14:paraId="62798B76" w14:textId="77777777" w:rsidR="00BB5F4E" w:rsidRDefault="00BB5F4E" w:rsidP="00774769">
      <w:pPr>
        <w:pStyle w:val="Paragraphedeliste"/>
        <w:numPr>
          <w:ilvl w:val="0"/>
          <w:numId w:val="34"/>
        </w:numPr>
        <w:jc w:val="left"/>
      </w:pPr>
      <w:r>
        <w:t>d’évolutivité des 2 systèmes l’un par rapport à l’autre</w:t>
      </w:r>
    </w:p>
    <w:p w14:paraId="6BE81138" w14:textId="77777777" w:rsidR="00BB5F4E" w:rsidRDefault="00BB5F4E" w:rsidP="00BB5F4E">
      <w:r>
        <w:t xml:space="preserve">Rien d’empêche d’utiliser des frameworks et des langages différents pour développer chacun de ces 2 systèmes. </w:t>
      </w:r>
    </w:p>
    <w:p w14:paraId="40E98C00" w14:textId="77777777" w:rsidR="00BB5F4E" w:rsidRDefault="00BB5F4E" w:rsidP="00BB5F4E">
      <w:r>
        <w:t>De même les 2 systèmes qui répondent à des besoins différents, peuvent évoluer de manière indépendante.</w:t>
      </w:r>
    </w:p>
    <w:p w14:paraId="5AACC32D" w14:textId="77777777" w:rsidR="00BB5F4E" w:rsidRDefault="00BB5F4E" w:rsidP="00BB5F4E"/>
    <w:p w14:paraId="30C873C2" w14:textId="45F50A11" w:rsidR="00BB5F4E" w:rsidRDefault="00BB5F4E" w:rsidP="00CD00A6">
      <w:r>
        <w:t>Ce document de spécifications techniques marque une étape importante du projet.</w:t>
      </w:r>
    </w:p>
    <w:p w14:paraId="150DAE39" w14:textId="77777777" w:rsidR="00BB5F4E" w:rsidRDefault="00BB5F4E" w:rsidP="00BB5F4E">
      <w:r>
        <w:t>Les interfaces au niveau de l’aiguilleur (service de recherche d’itinéraire et localités) et le modèle des méta-données constituent une première contribution au niveau du GT7.2 par rapport à l’élaboration d’un format national de recherche d’itinéraire.</w:t>
      </w:r>
    </w:p>
    <w:p w14:paraId="48E184E4" w14:textId="77777777" w:rsidR="00BB5F4E" w:rsidRDefault="00BB5F4E" w:rsidP="00BB5F4E">
      <w:r>
        <w:t>La prochaine étape du projet porte sur la définition des interfaces génériques requises sur les SIM. Un certains nombre d’exigences sur ces interfaces ont déjà été formulées que ce soit</w:t>
      </w:r>
    </w:p>
    <w:p w14:paraId="0EB403E9" w14:textId="77777777" w:rsidR="00BB5F4E" w:rsidRDefault="00BB5F4E" w:rsidP="00774769">
      <w:pPr>
        <w:pStyle w:val="Paragraphedeliste"/>
        <w:numPr>
          <w:ilvl w:val="0"/>
          <w:numId w:val="35"/>
        </w:numPr>
        <w:jc w:val="left"/>
      </w:pPr>
      <w:r>
        <w:t>au niveau technique dans ce document</w:t>
      </w:r>
    </w:p>
    <w:p w14:paraId="2B06B665" w14:textId="77777777" w:rsidR="00BB5F4E" w:rsidRDefault="00BB5F4E" w:rsidP="00774769">
      <w:pPr>
        <w:pStyle w:val="Paragraphedeliste"/>
        <w:numPr>
          <w:ilvl w:val="0"/>
          <w:numId w:val="35"/>
        </w:numPr>
        <w:jc w:val="left"/>
      </w:pPr>
      <w:r>
        <w:t>au niveau fonctionnel dans le document de spécifications fonctionnelles</w:t>
      </w:r>
    </w:p>
    <w:p w14:paraId="3B9015BC" w14:textId="77777777" w:rsidR="00BB5F4E" w:rsidRDefault="00BB5F4E" w:rsidP="00BB5F4E">
      <w:r>
        <w:t>Il reste néanmoins à formuler une définition d’interface qui répondent à ces diverses exigences.</w:t>
      </w:r>
    </w:p>
    <w:p w14:paraId="219EAD5B" w14:textId="77777777" w:rsidR="00BB5F4E" w:rsidRDefault="00BB5F4E" w:rsidP="00BB5F4E">
      <w:r>
        <w:t>La définition de ces interfaces génériques sera l’objet d’une 2° contribution au niveau du GT7.2.</w:t>
      </w:r>
    </w:p>
    <w:p w14:paraId="5F6D50A7" w14:textId="77777777" w:rsidR="00BB5F4E" w:rsidRDefault="00BB5F4E" w:rsidP="00BB5F4E"/>
    <w:p w14:paraId="7FBBF347" w14:textId="77777777" w:rsidR="00BB5F4E" w:rsidRDefault="00BB5F4E" w:rsidP="00BB5F4E">
      <w:r>
        <w:t>Une fois que ces interfaces génériques seront validées par rapport au cadre de ce projet de recherche, ainsi que celles du service de recherche d’itinéraire de l’aiguilleur, il sera alors possible de produire des jeux de tests.</w:t>
      </w:r>
    </w:p>
    <w:p w14:paraId="6870D81C" w14:textId="77777777" w:rsidR="00BB5F4E" w:rsidRDefault="00BB5F4E" w:rsidP="00BB5F4E"/>
    <w:p w14:paraId="4C1FAAF9" w14:textId="77777777" w:rsidR="00BB5F4E" w:rsidRDefault="00BB5F4E" w:rsidP="00BB5F4E">
      <w:r>
        <w:t>Les jeux de tests se composent de données de différentes natures :</w:t>
      </w:r>
    </w:p>
    <w:p w14:paraId="75EEF582" w14:textId="77777777" w:rsidR="00BB5F4E" w:rsidRDefault="00BB5F4E" w:rsidP="00774769">
      <w:pPr>
        <w:pStyle w:val="Paragraphedeliste"/>
        <w:numPr>
          <w:ilvl w:val="0"/>
          <w:numId w:val="31"/>
        </w:numPr>
        <w:jc w:val="left"/>
      </w:pPr>
      <w:r>
        <w:t>un état de la base des méta-données</w:t>
      </w:r>
    </w:p>
    <w:p w14:paraId="6B4D815F" w14:textId="77777777" w:rsidR="00BB5F4E" w:rsidRDefault="00BB5F4E" w:rsidP="00774769">
      <w:pPr>
        <w:pStyle w:val="Paragraphedeliste"/>
        <w:numPr>
          <w:ilvl w:val="0"/>
          <w:numId w:val="31"/>
        </w:numPr>
        <w:jc w:val="left"/>
      </w:pPr>
      <w:r>
        <w:t>une série de requêtes/réponses sur le service de recherche d’itinéraire de l’aiguilleur</w:t>
      </w:r>
    </w:p>
    <w:p w14:paraId="1769112D" w14:textId="77777777" w:rsidR="00BB5F4E" w:rsidRDefault="00BB5F4E" w:rsidP="00774769">
      <w:pPr>
        <w:pStyle w:val="Paragraphedeliste"/>
        <w:numPr>
          <w:ilvl w:val="0"/>
          <w:numId w:val="31"/>
        </w:numPr>
        <w:jc w:val="left"/>
      </w:pPr>
      <w:r>
        <w:t>une série requêtes/réponses de SIM</w:t>
      </w:r>
    </w:p>
    <w:p w14:paraId="34C4A1F9" w14:textId="77777777" w:rsidR="00BB5F4E" w:rsidRDefault="00BB5F4E" w:rsidP="00BB5F4E"/>
    <w:p w14:paraId="768690E4" w14:textId="67FCFC99" w:rsidR="00BB5F4E" w:rsidRDefault="00BB5F4E" w:rsidP="00BB5F4E">
      <w:r>
        <w:t>Ainsi constitués</w:t>
      </w:r>
      <w:r w:rsidR="00CD00A6">
        <w:t>,</w:t>
      </w:r>
      <w:r>
        <w:t xml:space="preserve"> les jeux de test donnent les moyens de décrire différents scénarios </w:t>
      </w:r>
    </w:p>
    <w:p w14:paraId="237166F4" w14:textId="77777777" w:rsidR="00BB5F4E" w:rsidRDefault="00BB5F4E" w:rsidP="00774769">
      <w:pPr>
        <w:pStyle w:val="Paragraphedeliste"/>
        <w:numPr>
          <w:ilvl w:val="0"/>
          <w:numId w:val="33"/>
        </w:numPr>
        <w:jc w:val="left"/>
      </w:pPr>
      <w:r>
        <w:t>des traces de 3 ou 2 SIM</w:t>
      </w:r>
    </w:p>
    <w:p w14:paraId="50875650" w14:textId="77777777" w:rsidR="00BB5F4E" w:rsidRDefault="00BB5F4E" w:rsidP="00774769">
      <w:pPr>
        <w:pStyle w:val="Paragraphedeliste"/>
        <w:numPr>
          <w:ilvl w:val="0"/>
          <w:numId w:val="33"/>
        </w:numPr>
        <w:jc w:val="left"/>
      </w:pPr>
      <w:r>
        <w:t>des traces qui comportent un SIM n’ayant pas la capacité à traiter les requêtes n-m</w:t>
      </w:r>
    </w:p>
    <w:p w14:paraId="73071353" w14:textId="77777777" w:rsidR="00BB5F4E" w:rsidRDefault="00BB5F4E" w:rsidP="00774769">
      <w:pPr>
        <w:pStyle w:val="Paragraphedeliste"/>
        <w:numPr>
          <w:ilvl w:val="0"/>
          <w:numId w:val="33"/>
        </w:numPr>
        <w:jc w:val="left"/>
      </w:pPr>
      <w:r>
        <w:t>un SIM qui fournit ou pas un rabattement vélo ou voiture en départ ou arrivée</w:t>
      </w:r>
    </w:p>
    <w:p w14:paraId="717D564E" w14:textId="77777777" w:rsidR="00BB5F4E" w:rsidRDefault="00BB5F4E" w:rsidP="00774769">
      <w:pPr>
        <w:pStyle w:val="Paragraphedeliste"/>
        <w:numPr>
          <w:ilvl w:val="0"/>
          <w:numId w:val="33"/>
        </w:numPr>
        <w:jc w:val="left"/>
      </w:pPr>
      <w:r>
        <w:t>des SIM qui fournissent un bilan carbone ou non</w:t>
      </w:r>
    </w:p>
    <w:p w14:paraId="7064D19D" w14:textId="77777777" w:rsidR="00BB5F4E" w:rsidRDefault="00BB5F4E" w:rsidP="00774769">
      <w:pPr>
        <w:pStyle w:val="Paragraphedeliste"/>
        <w:numPr>
          <w:ilvl w:val="0"/>
          <w:numId w:val="33"/>
        </w:numPr>
        <w:jc w:val="left"/>
      </w:pPr>
      <w:r>
        <w:t>un SIM qui fournit une proposition de TAD</w:t>
      </w:r>
    </w:p>
    <w:p w14:paraId="66CA67CC" w14:textId="77777777" w:rsidR="00BB5F4E" w:rsidRDefault="00BB5F4E" w:rsidP="00774769">
      <w:pPr>
        <w:pStyle w:val="Paragraphedeliste"/>
        <w:numPr>
          <w:ilvl w:val="0"/>
          <w:numId w:val="33"/>
        </w:numPr>
        <w:jc w:val="left"/>
      </w:pPr>
      <w:r>
        <w:t>etc</w:t>
      </w:r>
    </w:p>
    <w:p w14:paraId="7DFCEF5F" w14:textId="77777777" w:rsidR="00BB5F4E" w:rsidRDefault="00BB5F4E" w:rsidP="00BB5F4E"/>
    <w:p w14:paraId="6B780FC9" w14:textId="77777777" w:rsidR="00BB5F4E" w:rsidRDefault="00BB5F4E" w:rsidP="00BB5F4E">
      <w:r>
        <w:t>A partir de ces scénarios</w:t>
      </w:r>
    </w:p>
    <w:p w14:paraId="78029105" w14:textId="77777777" w:rsidR="00BB5F4E" w:rsidRDefault="00BB5F4E" w:rsidP="00774769">
      <w:pPr>
        <w:pStyle w:val="Paragraphedeliste"/>
        <w:numPr>
          <w:ilvl w:val="0"/>
          <w:numId w:val="32"/>
        </w:numPr>
        <w:jc w:val="left"/>
      </w:pPr>
      <w:r>
        <w:t>l’ensemble des réponses attendues de l’aiguilleur doit pouvoir être déterminée de manière unique.</w:t>
      </w:r>
    </w:p>
    <w:p w14:paraId="15826887" w14:textId="77777777" w:rsidR="00BB5F4E" w:rsidRDefault="00BB5F4E" w:rsidP="00774769">
      <w:pPr>
        <w:pStyle w:val="Paragraphedeliste"/>
        <w:numPr>
          <w:ilvl w:val="0"/>
          <w:numId w:val="32"/>
        </w:numPr>
        <w:jc w:val="left"/>
      </w:pPr>
      <w:r>
        <w:t>l’ordre de notification des réponses dépend de la durée d’exécution sur les SIM, une durée plus ou moins longue peut également être simulée</w:t>
      </w:r>
    </w:p>
    <w:p w14:paraId="46F0B253" w14:textId="77777777" w:rsidR="00BB5F4E" w:rsidRDefault="00BB5F4E" w:rsidP="00BB5F4E"/>
    <w:p w14:paraId="1AF5E53C" w14:textId="77777777" w:rsidR="00BB5F4E" w:rsidRDefault="00BB5F4E" w:rsidP="00BB5F4E">
      <w:r>
        <w:t>Les jeux de test fournissent les moyens nécessaires à la recette du développement de l’aiguilleur.</w:t>
      </w:r>
    </w:p>
    <w:p w14:paraId="7B4CE704" w14:textId="5F1ABC24" w:rsidR="007E46AC" w:rsidRDefault="007E46AC" w:rsidP="00BB5F4E">
      <w:pPr>
        <w:keepNext/>
        <w:keepLines/>
        <w:pBdr>
          <w:top w:val="dotted" w:sz="4" w:space="1" w:color="4F81BD" w:themeColor="accent1"/>
          <w:left w:val="dotted" w:sz="4" w:space="4" w:color="4F81BD" w:themeColor="accent1"/>
        </w:pBdr>
        <w:spacing w:before="240" w:after="120"/>
        <w:outlineLvl w:val="1"/>
      </w:pPr>
    </w:p>
    <w:sectPr w:rsidR="007E46A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09675A" w14:textId="77777777" w:rsidR="00CB392F" w:rsidRDefault="00CB392F" w:rsidP="0033093B">
      <w:r>
        <w:separator/>
      </w:r>
    </w:p>
  </w:endnote>
  <w:endnote w:type="continuationSeparator" w:id="0">
    <w:p w14:paraId="36B47387" w14:textId="77777777" w:rsidR="00CB392F" w:rsidRDefault="00CB392F" w:rsidP="003309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MS Mincho">
    <w:altName w:val="ＭＳ 明朝"/>
    <w:charset w:val="80"/>
    <w:family w:val="modern"/>
    <w:pitch w:val="fixed"/>
    <w:sig w:usb0="E00002FF" w:usb1="6AC7FDFB" w:usb2="00000012" w:usb3="00000000" w:csb0="000200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0594923"/>
      <w:docPartObj>
        <w:docPartGallery w:val="Page Numbers (Bottom of Page)"/>
        <w:docPartUnique/>
      </w:docPartObj>
    </w:sdtPr>
    <w:sdtEndPr/>
    <w:sdtContent>
      <w:p w14:paraId="7B4CE75D" w14:textId="77777777" w:rsidR="00CB392F" w:rsidRDefault="00CB392F" w:rsidP="0095548D">
        <w:pPr>
          <w:pStyle w:val="Pieddepage"/>
          <w:jc w:val="right"/>
        </w:pPr>
        <w:r>
          <w:fldChar w:fldCharType="begin"/>
        </w:r>
        <w:r>
          <w:instrText>PAGE   \* MERGEFORMAT</w:instrText>
        </w:r>
        <w:r>
          <w:fldChar w:fldCharType="separate"/>
        </w:r>
        <w:r w:rsidR="005351D6">
          <w:rPr>
            <w:noProof/>
          </w:rPr>
          <w:t>1</w:t>
        </w:r>
        <w:r>
          <w:fldChar w:fldCharType="end"/>
        </w:r>
      </w:p>
    </w:sdtContent>
  </w:sdt>
  <w:p w14:paraId="7B4CE75E" w14:textId="14B42FDE" w:rsidR="00CB392F" w:rsidRDefault="00CB392F">
    <w:pPr>
      <w:pStyle w:val="Pieddepage"/>
    </w:pPr>
    <w:r>
      <w:rPr>
        <w:noProof/>
        <w:lang w:eastAsia="fr-FR"/>
      </w:rPr>
      <w:drawing>
        <wp:anchor distT="0" distB="0" distL="114935" distR="114935" simplePos="0" relativeHeight="251658240" behindDoc="1" locked="0" layoutInCell="1" allowOverlap="1" wp14:anchorId="7B4CE75F" wp14:editId="5523002F">
          <wp:simplePos x="0" y="0"/>
          <wp:positionH relativeFrom="column">
            <wp:posOffset>4914900</wp:posOffset>
          </wp:positionH>
          <wp:positionV relativeFrom="paragraph">
            <wp:posOffset>209550</wp:posOffset>
          </wp:positionV>
          <wp:extent cx="389890" cy="100330"/>
          <wp:effectExtent l="0" t="0" r="0" b="1270"/>
          <wp:wrapTight wrapText="bothSides">
            <wp:wrapPolygon edited="0">
              <wp:start x="0" y="0"/>
              <wp:lineTo x="0" y="16405"/>
              <wp:lineTo x="19700" y="16405"/>
              <wp:lineTo x="19700"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9890" cy="1003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935" distR="114935" simplePos="0" relativeHeight="251659264" behindDoc="1" locked="0" layoutInCell="1" allowOverlap="1" wp14:anchorId="7B4CE761" wp14:editId="093BC5E1">
          <wp:simplePos x="0" y="0"/>
          <wp:positionH relativeFrom="column">
            <wp:posOffset>5372100</wp:posOffset>
          </wp:positionH>
          <wp:positionV relativeFrom="paragraph">
            <wp:posOffset>153035</wp:posOffset>
          </wp:positionV>
          <wp:extent cx="427990" cy="217805"/>
          <wp:effectExtent l="0" t="0" r="3810" b="10795"/>
          <wp:wrapTight wrapText="bothSides">
            <wp:wrapPolygon edited="0">
              <wp:start x="0" y="0"/>
              <wp:lineTo x="0" y="20152"/>
              <wp:lineTo x="20510" y="20152"/>
              <wp:lineTo x="20510"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27990" cy="2178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012DEB" w14:textId="77777777" w:rsidR="00CB392F" w:rsidRDefault="00CB392F" w:rsidP="0033093B">
      <w:r>
        <w:separator/>
      </w:r>
    </w:p>
  </w:footnote>
  <w:footnote w:type="continuationSeparator" w:id="0">
    <w:p w14:paraId="04F62927" w14:textId="77777777" w:rsidR="00CB392F" w:rsidRDefault="00CB392F" w:rsidP="0033093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32A40"/>
    <w:multiLevelType w:val="hybridMultilevel"/>
    <w:tmpl w:val="22C6659A"/>
    <w:lvl w:ilvl="0" w:tplc="FACC23DA">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20C3010"/>
    <w:multiLevelType w:val="hybridMultilevel"/>
    <w:tmpl w:val="3AA63D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5694877"/>
    <w:multiLevelType w:val="hybridMultilevel"/>
    <w:tmpl w:val="853855C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8B116DD"/>
    <w:multiLevelType w:val="hybridMultilevel"/>
    <w:tmpl w:val="A1EAFD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B3E7FC4"/>
    <w:multiLevelType w:val="hybridMultilevel"/>
    <w:tmpl w:val="A192D8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FAE4246"/>
    <w:multiLevelType w:val="hybridMultilevel"/>
    <w:tmpl w:val="68D2C8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2917A85"/>
    <w:multiLevelType w:val="multilevel"/>
    <w:tmpl w:val="778EDE20"/>
    <w:styleLink w:val="Style1"/>
    <w:lvl w:ilvl="0">
      <w:start w:val="1"/>
      <w:numFmt w:val="upperRoman"/>
      <w:lvlText w:val="%1."/>
      <w:lvlJc w:val="right"/>
      <w:pPr>
        <w:ind w:left="1068" w:hanging="360"/>
      </w:pPr>
    </w:lvl>
    <w:lvl w:ilvl="1">
      <w:start w:val="1"/>
      <w:numFmt w:val="decimal"/>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nsid w:val="136C5BCF"/>
    <w:multiLevelType w:val="hybridMultilevel"/>
    <w:tmpl w:val="B9104E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5127B7C"/>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nsid w:val="18B478A9"/>
    <w:multiLevelType w:val="hybridMultilevel"/>
    <w:tmpl w:val="79A8B9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9AB5E6F"/>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nsid w:val="1BAB2436"/>
    <w:multiLevelType w:val="hybridMultilevel"/>
    <w:tmpl w:val="EC94AE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1E3E593F"/>
    <w:multiLevelType w:val="hybridMultilevel"/>
    <w:tmpl w:val="2940DC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1196D9A"/>
    <w:multiLevelType w:val="hybridMultilevel"/>
    <w:tmpl w:val="12CA21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1450778"/>
    <w:multiLevelType w:val="hybridMultilevel"/>
    <w:tmpl w:val="55A613AC"/>
    <w:lvl w:ilvl="0" w:tplc="040C000F">
      <w:start w:val="1"/>
      <w:numFmt w:val="decimal"/>
      <w:lvlText w:val="%1."/>
      <w:lvlJc w:val="left"/>
      <w:pPr>
        <w:ind w:left="720"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39377E8"/>
    <w:multiLevelType w:val="hybridMultilevel"/>
    <w:tmpl w:val="93A24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5A86705"/>
    <w:multiLevelType w:val="hybridMultilevel"/>
    <w:tmpl w:val="E990D2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29A01549"/>
    <w:multiLevelType w:val="hybridMultilevel"/>
    <w:tmpl w:val="78DE7B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2B8B21B8"/>
    <w:multiLevelType w:val="hybridMultilevel"/>
    <w:tmpl w:val="7C46243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9">
    <w:nsid w:val="2BF930A5"/>
    <w:multiLevelType w:val="hybridMultilevel"/>
    <w:tmpl w:val="2B780E46"/>
    <w:lvl w:ilvl="0" w:tplc="FACC23DA">
      <w:numFmt w:val="bullet"/>
      <w:lvlText w:val=""/>
      <w:lvlJc w:val="left"/>
      <w:pPr>
        <w:ind w:left="720" w:hanging="360"/>
      </w:pPr>
      <w:rPr>
        <w:rFonts w:ascii="Symbol" w:eastAsiaTheme="minorHAnsi" w:hAnsi="Symbol" w:cs="Times New Roman"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2FD250C2"/>
    <w:multiLevelType w:val="hybridMultilevel"/>
    <w:tmpl w:val="AED239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33947365"/>
    <w:multiLevelType w:val="hybridMultilevel"/>
    <w:tmpl w:val="55A613AC"/>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3DDC52A0"/>
    <w:multiLevelType w:val="hybridMultilevel"/>
    <w:tmpl w:val="0A64FE36"/>
    <w:lvl w:ilvl="0" w:tplc="FACC23DA">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40DA1E7B"/>
    <w:multiLevelType w:val="hybridMultilevel"/>
    <w:tmpl w:val="634024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246458E"/>
    <w:multiLevelType w:val="hybridMultilevel"/>
    <w:tmpl w:val="4D0649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5EA58CC"/>
    <w:multiLevelType w:val="hybridMultilevel"/>
    <w:tmpl w:val="BDD891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8A3556A"/>
    <w:multiLevelType w:val="hybridMultilevel"/>
    <w:tmpl w:val="31282A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97C63AD"/>
    <w:multiLevelType w:val="hybridMultilevel"/>
    <w:tmpl w:val="55A613AC"/>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4C7E3897"/>
    <w:multiLevelType w:val="hybridMultilevel"/>
    <w:tmpl w:val="4C688452"/>
    <w:lvl w:ilvl="0" w:tplc="FACC23DA">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4FAF41C5"/>
    <w:multiLevelType w:val="hybridMultilevel"/>
    <w:tmpl w:val="D7882C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4FC21CCD"/>
    <w:multiLevelType w:val="hybridMultilevel"/>
    <w:tmpl w:val="30BE765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50157224"/>
    <w:multiLevelType w:val="hybridMultilevel"/>
    <w:tmpl w:val="55A613AC"/>
    <w:lvl w:ilvl="0" w:tplc="040C000F">
      <w:start w:val="1"/>
      <w:numFmt w:val="decimal"/>
      <w:lvlText w:val="%1."/>
      <w:lvlJc w:val="left"/>
      <w:pPr>
        <w:ind w:left="720"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51586A7F"/>
    <w:multiLevelType w:val="hybridMultilevel"/>
    <w:tmpl w:val="98CEC2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51D807DC"/>
    <w:multiLevelType w:val="hybridMultilevel"/>
    <w:tmpl w:val="574ED7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54C97857"/>
    <w:multiLevelType w:val="hybridMultilevel"/>
    <w:tmpl w:val="EE50F0CA"/>
    <w:lvl w:ilvl="0" w:tplc="FACC23DA">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55E90D26"/>
    <w:multiLevelType w:val="hybridMultilevel"/>
    <w:tmpl w:val="3FB0C5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5B215A00"/>
    <w:multiLevelType w:val="hybridMultilevel"/>
    <w:tmpl w:val="EA94B7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5D63693C"/>
    <w:multiLevelType w:val="hybridMultilevel"/>
    <w:tmpl w:val="E2AA3A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5E3D167F"/>
    <w:multiLevelType w:val="hybridMultilevel"/>
    <w:tmpl w:val="9780AE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5ECA4095"/>
    <w:multiLevelType w:val="hybridMultilevel"/>
    <w:tmpl w:val="930830C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608936E3"/>
    <w:multiLevelType w:val="hybridMultilevel"/>
    <w:tmpl w:val="9FE466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617D3EBA"/>
    <w:multiLevelType w:val="hybridMultilevel"/>
    <w:tmpl w:val="69B0FF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61F12899"/>
    <w:multiLevelType w:val="hybridMultilevel"/>
    <w:tmpl w:val="5C860F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640B3E5D"/>
    <w:multiLevelType w:val="hybridMultilevel"/>
    <w:tmpl w:val="60E0FA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64887022"/>
    <w:multiLevelType w:val="hybridMultilevel"/>
    <w:tmpl w:val="123863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nsid w:val="6BDF0C99"/>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6">
    <w:nsid w:val="6EE755FE"/>
    <w:multiLevelType w:val="hybridMultilevel"/>
    <w:tmpl w:val="8384F628"/>
    <w:lvl w:ilvl="0" w:tplc="FACC23DA">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nsid w:val="6F67247A"/>
    <w:multiLevelType w:val="hybridMultilevel"/>
    <w:tmpl w:val="317835D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nsid w:val="745358E7"/>
    <w:multiLevelType w:val="hybridMultilevel"/>
    <w:tmpl w:val="AC827E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nsid w:val="74C45F5F"/>
    <w:multiLevelType w:val="hybridMultilevel"/>
    <w:tmpl w:val="07BC33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nsid w:val="7D8069DF"/>
    <w:multiLevelType w:val="hybridMultilevel"/>
    <w:tmpl w:val="66D21AE2"/>
    <w:lvl w:ilvl="0" w:tplc="FACC23DA">
      <w:numFmt w:val="bullet"/>
      <w:lvlText w:val=""/>
      <w:lvlJc w:val="left"/>
      <w:pPr>
        <w:ind w:left="720" w:hanging="360"/>
      </w:pPr>
      <w:rPr>
        <w:rFonts w:ascii="Symbol" w:eastAsiaTheme="minorHAnsi" w:hAnsi="Symbol"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nsid w:val="7FCA4F66"/>
    <w:multiLevelType w:val="hybridMultilevel"/>
    <w:tmpl w:val="A87AC4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42"/>
  </w:num>
  <w:num w:numId="4">
    <w:abstractNumId w:val="50"/>
  </w:num>
  <w:num w:numId="5">
    <w:abstractNumId w:val="27"/>
  </w:num>
  <w:num w:numId="6">
    <w:abstractNumId w:val="21"/>
  </w:num>
  <w:num w:numId="7">
    <w:abstractNumId w:val="37"/>
  </w:num>
  <w:num w:numId="8">
    <w:abstractNumId w:val="33"/>
  </w:num>
  <w:num w:numId="9">
    <w:abstractNumId w:val="19"/>
  </w:num>
  <w:num w:numId="10">
    <w:abstractNumId w:val="22"/>
  </w:num>
  <w:num w:numId="11">
    <w:abstractNumId w:val="36"/>
  </w:num>
  <w:num w:numId="12">
    <w:abstractNumId w:val="7"/>
  </w:num>
  <w:num w:numId="13">
    <w:abstractNumId w:val="51"/>
  </w:num>
  <w:num w:numId="14">
    <w:abstractNumId w:val="39"/>
  </w:num>
  <w:num w:numId="15">
    <w:abstractNumId w:val="15"/>
  </w:num>
  <w:num w:numId="16">
    <w:abstractNumId w:val="38"/>
  </w:num>
  <w:num w:numId="17">
    <w:abstractNumId w:val="24"/>
  </w:num>
  <w:num w:numId="18">
    <w:abstractNumId w:val="32"/>
  </w:num>
  <w:num w:numId="19">
    <w:abstractNumId w:val="29"/>
  </w:num>
  <w:num w:numId="20">
    <w:abstractNumId w:val="28"/>
  </w:num>
  <w:num w:numId="21">
    <w:abstractNumId w:val="34"/>
  </w:num>
  <w:num w:numId="22">
    <w:abstractNumId w:val="46"/>
  </w:num>
  <w:num w:numId="23">
    <w:abstractNumId w:val="0"/>
  </w:num>
  <w:num w:numId="24">
    <w:abstractNumId w:val="48"/>
  </w:num>
  <w:num w:numId="25">
    <w:abstractNumId w:val="31"/>
  </w:num>
  <w:num w:numId="26">
    <w:abstractNumId w:val="14"/>
  </w:num>
  <w:num w:numId="27">
    <w:abstractNumId w:val="18"/>
  </w:num>
  <w:num w:numId="28">
    <w:abstractNumId w:val="1"/>
  </w:num>
  <w:num w:numId="29">
    <w:abstractNumId w:val="43"/>
  </w:num>
  <w:num w:numId="30">
    <w:abstractNumId w:val="9"/>
  </w:num>
  <w:num w:numId="31">
    <w:abstractNumId w:val="3"/>
  </w:num>
  <w:num w:numId="32">
    <w:abstractNumId w:val="13"/>
  </w:num>
  <w:num w:numId="33">
    <w:abstractNumId w:val="40"/>
  </w:num>
  <w:num w:numId="34">
    <w:abstractNumId w:val="11"/>
  </w:num>
  <w:num w:numId="35">
    <w:abstractNumId w:val="20"/>
  </w:num>
  <w:num w:numId="36">
    <w:abstractNumId w:val="41"/>
  </w:num>
  <w:num w:numId="37">
    <w:abstractNumId w:val="44"/>
  </w:num>
  <w:num w:numId="38">
    <w:abstractNumId w:val="2"/>
  </w:num>
  <w:num w:numId="39">
    <w:abstractNumId w:val="30"/>
  </w:num>
  <w:num w:numId="40">
    <w:abstractNumId w:val="23"/>
  </w:num>
  <w:num w:numId="41">
    <w:abstractNumId w:val="17"/>
  </w:num>
  <w:num w:numId="42">
    <w:abstractNumId w:val="25"/>
  </w:num>
  <w:num w:numId="43">
    <w:abstractNumId w:val="10"/>
  </w:num>
  <w:num w:numId="44">
    <w:abstractNumId w:val="45"/>
  </w:num>
  <w:num w:numId="45">
    <w:abstractNumId w:val="47"/>
  </w:num>
  <w:num w:numId="46">
    <w:abstractNumId w:val="35"/>
  </w:num>
  <w:num w:numId="47">
    <w:abstractNumId w:val="4"/>
  </w:num>
  <w:num w:numId="48">
    <w:abstractNumId w:val="16"/>
  </w:num>
  <w:num w:numId="49">
    <w:abstractNumId w:val="49"/>
  </w:num>
  <w:num w:numId="50">
    <w:abstractNumId w:val="5"/>
  </w:num>
  <w:num w:numId="51">
    <w:abstractNumId w:val="12"/>
  </w:num>
  <w:num w:numId="52">
    <w:abstractNumId w:val="26"/>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trackRevisions/>
  <w:doNotTrackMoves/>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446E"/>
    <w:rsid w:val="00024232"/>
    <w:rsid w:val="00027894"/>
    <w:rsid w:val="00033E82"/>
    <w:rsid w:val="00036C01"/>
    <w:rsid w:val="0004440C"/>
    <w:rsid w:val="00050CFC"/>
    <w:rsid w:val="00051C9A"/>
    <w:rsid w:val="00063E92"/>
    <w:rsid w:val="00065E50"/>
    <w:rsid w:val="00065E73"/>
    <w:rsid w:val="00072D82"/>
    <w:rsid w:val="00075F0A"/>
    <w:rsid w:val="00080313"/>
    <w:rsid w:val="000805B5"/>
    <w:rsid w:val="00086046"/>
    <w:rsid w:val="000865DF"/>
    <w:rsid w:val="00092EFA"/>
    <w:rsid w:val="00096A56"/>
    <w:rsid w:val="000C492B"/>
    <w:rsid w:val="000D304E"/>
    <w:rsid w:val="000D6B98"/>
    <w:rsid w:val="000E0C2D"/>
    <w:rsid w:val="000E6302"/>
    <w:rsid w:val="000F568C"/>
    <w:rsid w:val="000F636C"/>
    <w:rsid w:val="001258D2"/>
    <w:rsid w:val="00131089"/>
    <w:rsid w:val="00137C84"/>
    <w:rsid w:val="001447F8"/>
    <w:rsid w:val="0016495E"/>
    <w:rsid w:val="0017101A"/>
    <w:rsid w:val="00174F08"/>
    <w:rsid w:val="001755E0"/>
    <w:rsid w:val="00180508"/>
    <w:rsid w:val="00190B6A"/>
    <w:rsid w:val="001951B3"/>
    <w:rsid w:val="001A0C53"/>
    <w:rsid w:val="001A1E64"/>
    <w:rsid w:val="001A5714"/>
    <w:rsid w:val="001B46DC"/>
    <w:rsid w:val="001B52D5"/>
    <w:rsid w:val="001B5DE8"/>
    <w:rsid w:val="001B723E"/>
    <w:rsid w:val="001C013B"/>
    <w:rsid w:val="001C6D27"/>
    <w:rsid w:val="001D1D67"/>
    <w:rsid w:val="001D2EB4"/>
    <w:rsid w:val="001D58EB"/>
    <w:rsid w:val="001D63D9"/>
    <w:rsid w:val="001E0E90"/>
    <w:rsid w:val="001E14AA"/>
    <w:rsid w:val="001E5DBF"/>
    <w:rsid w:val="001F7AAC"/>
    <w:rsid w:val="00200CDF"/>
    <w:rsid w:val="0020531E"/>
    <w:rsid w:val="002106CD"/>
    <w:rsid w:val="002126E2"/>
    <w:rsid w:val="0021333D"/>
    <w:rsid w:val="00214C1D"/>
    <w:rsid w:val="00214C8A"/>
    <w:rsid w:val="002153CA"/>
    <w:rsid w:val="0021659E"/>
    <w:rsid w:val="0023090B"/>
    <w:rsid w:val="00234737"/>
    <w:rsid w:val="002517C8"/>
    <w:rsid w:val="0025545B"/>
    <w:rsid w:val="00264834"/>
    <w:rsid w:val="00267688"/>
    <w:rsid w:val="00267E74"/>
    <w:rsid w:val="00275C02"/>
    <w:rsid w:val="002879F8"/>
    <w:rsid w:val="002B46B0"/>
    <w:rsid w:val="002D373B"/>
    <w:rsid w:val="002D73C3"/>
    <w:rsid w:val="002D7624"/>
    <w:rsid w:val="002E2857"/>
    <w:rsid w:val="0030138C"/>
    <w:rsid w:val="003051F2"/>
    <w:rsid w:val="0030725A"/>
    <w:rsid w:val="003145E3"/>
    <w:rsid w:val="0031484D"/>
    <w:rsid w:val="00316341"/>
    <w:rsid w:val="00320A4A"/>
    <w:rsid w:val="0033093B"/>
    <w:rsid w:val="0033416C"/>
    <w:rsid w:val="00335183"/>
    <w:rsid w:val="0034081B"/>
    <w:rsid w:val="00355B45"/>
    <w:rsid w:val="00364FAF"/>
    <w:rsid w:val="00367F68"/>
    <w:rsid w:val="00370223"/>
    <w:rsid w:val="003754E3"/>
    <w:rsid w:val="00382584"/>
    <w:rsid w:val="003922A2"/>
    <w:rsid w:val="00392600"/>
    <w:rsid w:val="003A6044"/>
    <w:rsid w:val="003B3185"/>
    <w:rsid w:val="003C1B36"/>
    <w:rsid w:val="003D307E"/>
    <w:rsid w:val="003D75A0"/>
    <w:rsid w:val="003E6039"/>
    <w:rsid w:val="003E62E1"/>
    <w:rsid w:val="003E6C12"/>
    <w:rsid w:val="003F662A"/>
    <w:rsid w:val="003F76A1"/>
    <w:rsid w:val="00402C13"/>
    <w:rsid w:val="0040304F"/>
    <w:rsid w:val="00403F80"/>
    <w:rsid w:val="004075A7"/>
    <w:rsid w:val="00411BB8"/>
    <w:rsid w:val="0041260C"/>
    <w:rsid w:val="00424394"/>
    <w:rsid w:val="00441AC6"/>
    <w:rsid w:val="00446187"/>
    <w:rsid w:val="004609B3"/>
    <w:rsid w:val="00461414"/>
    <w:rsid w:val="00466BF9"/>
    <w:rsid w:val="00470803"/>
    <w:rsid w:val="0047109F"/>
    <w:rsid w:val="00473D44"/>
    <w:rsid w:val="00474DDE"/>
    <w:rsid w:val="004750D3"/>
    <w:rsid w:val="00481E63"/>
    <w:rsid w:val="004A089E"/>
    <w:rsid w:val="004A49BC"/>
    <w:rsid w:val="004A4D0E"/>
    <w:rsid w:val="004B4EA3"/>
    <w:rsid w:val="004C3385"/>
    <w:rsid w:val="004C6B8E"/>
    <w:rsid w:val="004D0CBE"/>
    <w:rsid w:val="004D1EFF"/>
    <w:rsid w:val="004D236A"/>
    <w:rsid w:val="004D5469"/>
    <w:rsid w:val="004D61F0"/>
    <w:rsid w:val="004E7D5F"/>
    <w:rsid w:val="004F38E3"/>
    <w:rsid w:val="00500F01"/>
    <w:rsid w:val="00505BD5"/>
    <w:rsid w:val="00506B90"/>
    <w:rsid w:val="0052035A"/>
    <w:rsid w:val="005258BB"/>
    <w:rsid w:val="00527028"/>
    <w:rsid w:val="00530F89"/>
    <w:rsid w:val="00531EDE"/>
    <w:rsid w:val="005351D6"/>
    <w:rsid w:val="00541F69"/>
    <w:rsid w:val="00553B00"/>
    <w:rsid w:val="00554408"/>
    <w:rsid w:val="005545EA"/>
    <w:rsid w:val="00566053"/>
    <w:rsid w:val="005753E5"/>
    <w:rsid w:val="00576FA3"/>
    <w:rsid w:val="00580274"/>
    <w:rsid w:val="00594CF8"/>
    <w:rsid w:val="005952AC"/>
    <w:rsid w:val="00597D8A"/>
    <w:rsid w:val="005A7358"/>
    <w:rsid w:val="005A79AE"/>
    <w:rsid w:val="005B72A5"/>
    <w:rsid w:val="005D3BD2"/>
    <w:rsid w:val="005D4000"/>
    <w:rsid w:val="005E6488"/>
    <w:rsid w:val="005F0FD2"/>
    <w:rsid w:val="00620697"/>
    <w:rsid w:val="00624E3A"/>
    <w:rsid w:val="006349F2"/>
    <w:rsid w:val="00654F6E"/>
    <w:rsid w:val="006665D3"/>
    <w:rsid w:val="006714CC"/>
    <w:rsid w:val="0067312C"/>
    <w:rsid w:val="0067683B"/>
    <w:rsid w:val="00694F00"/>
    <w:rsid w:val="006B10CB"/>
    <w:rsid w:val="006C176C"/>
    <w:rsid w:val="006C5D7C"/>
    <w:rsid w:val="006D1435"/>
    <w:rsid w:val="006D6B10"/>
    <w:rsid w:val="006E2553"/>
    <w:rsid w:val="006F21CD"/>
    <w:rsid w:val="006F2333"/>
    <w:rsid w:val="006F42BB"/>
    <w:rsid w:val="006F5EA7"/>
    <w:rsid w:val="0070002D"/>
    <w:rsid w:val="00702D57"/>
    <w:rsid w:val="00703502"/>
    <w:rsid w:val="007066A7"/>
    <w:rsid w:val="0071127E"/>
    <w:rsid w:val="00723A05"/>
    <w:rsid w:val="00735612"/>
    <w:rsid w:val="00735CA3"/>
    <w:rsid w:val="007363CE"/>
    <w:rsid w:val="007366DC"/>
    <w:rsid w:val="00740224"/>
    <w:rsid w:val="00743B29"/>
    <w:rsid w:val="00744CAA"/>
    <w:rsid w:val="0074601A"/>
    <w:rsid w:val="00746471"/>
    <w:rsid w:val="0074688D"/>
    <w:rsid w:val="00774769"/>
    <w:rsid w:val="00774948"/>
    <w:rsid w:val="007757C0"/>
    <w:rsid w:val="0077756C"/>
    <w:rsid w:val="0078248A"/>
    <w:rsid w:val="00783134"/>
    <w:rsid w:val="007840B9"/>
    <w:rsid w:val="007851AB"/>
    <w:rsid w:val="00787CBD"/>
    <w:rsid w:val="00795348"/>
    <w:rsid w:val="007960C0"/>
    <w:rsid w:val="007A7337"/>
    <w:rsid w:val="007A7B9E"/>
    <w:rsid w:val="007C25AB"/>
    <w:rsid w:val="007C7F59"/>
    <w:rsid w:val="007E3561"/>
    <w:rsid w:val="007E3E3F"/>
    <w:rsid w:val="007E46AC"/>
    <w:rsid w:val="007F2739"/>
    <w:rsid w:val="0082452A"/>
    <w:rsid w:val="008272AD"/>
    <w:rsid w:val="0083100D"/>
    <w:rsid w:val="00840978"/>
    <w:rsid w:val="008411CA"/>
    <w:rsid w:val="008474E6"/>
    <w:rsid w:val="00852607"/>
    <w:rsid w:val="00854108"/>
    <w:rsid w:val="00854E67"/>
    <w:rsid w:val="00857F6E"/>
    <w:rsid w:val="0086054A"/>
    <w:rsid w:val="00862625"/>
    <w:rsid w:val="008636ED"/>
    <w:rsid w:val="008749AA"/>
    <w:rsid w:val="00874F5E"/>
    <w:rsid w:val="00880EB7"/>
    <w:rsid w:val="00887D50"/>
    <w:rsid w:val="0089006F"/>
    <w:rsid w:val="008940E5"/>
    <w:rsid w:val="008943AC"/>
    <w:rsid w:val="0089442C"/>
    <w:rsid w:val="008953EC"/>
    <w:rsid w:val="008A2074"/>
    <w:rsid w:val="008A363C"/>
    <w:rsid w:val="008A449D"/>
    <w:rsid w:val="008B512B"/>
    <w:rsid w:val="008C381D"/>
    <w:rsid w:val="008C4A82"/>
    <w:rsid w:val="008C5E71"/>
    <w:rsid w:val="008D0DC3"/>
    <w:rsid w:val="008D4AD6"/>
    <w:rsid w:val="008E25C7"/>
    <w:rsid w:val="008E45A1"/>
    <w:rsid w:val="008E6FB3"/>
    <w:rsid w:val="008F1319"/>
    <w:rsid w:val="008F7BF4"/>
    <w:rsid w:val="00900610"/>
    <w:rsid w:val="00900B7B"/>
    <w:rsid w:val="00903A88"/>
    <w:rsid w:val="009043AA"/>
    <w:rsid w:val="009272F8"/>
    <w:rsid w:val="00940B5B"/>
    <w:rsid w:val="00941028"/>
    <w:rsid w:val="00950F25"/>
    <w:rsid w:val="0095548D"/>
    <w:rsid w:val="00957611"/>
    <w:rsid w:val="00962FE8"/>
    <w:rsid w:val="00966BB5"/>
    <w:rsid w:val="00973728"/>
    <w:rsid w:val="00974933"/>
    <w:rsid w:val="00975ADD"/>
    <w:rsid w:val="009760B7"/>
    <w:rsid w:val="009830CC"/>
    <w:rsid w:val="0098612F"/>
    <w:rsid w:val="009C0D75"/>
    <w:rsid w:val="009C0FC1"/>
    <w:rsid w:val="009D0288"/>
    <w:rsid w:val="009D0E1E"/>
    <w:rsid w:val="009D681C"/>
    <w:rsid w:val="009D6C45"/>
    <w:rsid w:val="009E0A0E"/>
    <w:rsid w:val="009E1E34"/>
    <w:rsid w:val="009E4E57"/>
    <w:rsid w:val="009F0813"/>
    <w:rsid w:val="009F23FA"/>
    <w:rsid w:val="00A03108"/>
    <w:rsid w:val="00A04ADE"/>
    <w:rsid w:val="00A10189"/>
    <w:rsid w:val="00A128F5"/>
    <w:rsid w:val="00A1405E"/>
    <w:rsid w:val="00A15B33"/>
    <w:rsid w:val="00A2388D"/>
    <w:rsid w:val="00A23942"/>
    <w:rsid w:val="00A360DA"/>
    <w:rsid w:val="00A43D5C"/>
    <w:rsid w:val="00A453B5"/>
    <w:rsid w:val="00A47AF0"/>
    <w:rsid w:val="00A55455"/>
    <w:rsid w:val="00A57727"/>
    <w:rsid w:val="00A60054"/>
    <w:rsid w:val="00A622FC"/>
    <w:rsid w:val="00A650E1"/>
    <w:rsid w:val="00A66B44"/>
    <w:rsid w:val="00A73025"/>
    <w:rsid w:val="00A73EAE"/>
    <w:rsid w:val="00A82BE9"/>
    <w:rsid w:val="00A84773"/>
    <w:rsid w:val="00A856FE"/>
    <w:rsid w:val="00A97890"/>
    <w:rsid w:val="00A97B6D"/>
    <w:rsid w:val="00AA35F8"/>
    <w:rsid w:val="00AA6177"/>
    <w:rsid w:val="00AA6D64"/>
    <w:rsid w:val="00AB5F74"/>
    <w:rsid w:val="00AB79BA"/>
    <w:rsid w:val="00AC00A5"/>
    <w:rsid w:val="00AD2E41"/>
    <w:rsid w:val="00AE2B29"/>
    <w:rsid w:val="00AE4CFA"/>
    <w:rsid w:val="00AE534E"/>
    <w:rsid w:val="00AF30E4"/>
    <w:rsid w:val="00B009EE"/>
    <w:rsid w:val="00B06721"/>
    <w:rsid w:val="00B1038A"/>
    <w:rsid w:val="00B2263C"/>
    <w:rsid w:val="00B23A7A"/>
    <w:rsid w:val="00B25564"/>
    <w:rsid w:val="00B27EAC"/>
    <w:rsid w:val="00B31BFA"/>
    <w:rsid w:val="00B35B74"/>
    <w:rsid w:val="00B51BC6"/>
    <w:rsid w:val="00B54115"/>
    <w:rsid w:val="00B67B9F"/>
    <w:rsid w:val="00B71B0F"/>
    <w:rsid w:val="00B74949"/>
    <w:rsid w:val="00B82002"/>
    <w:rsid w:val="00BB24F3"/>
    <w:rsid w:val="00BB446E"/>
    <w:rsid w:val="00BB5DD3"/>
    <w:rsid w:val="00BB5F4E"/>
    <w:rsid w:val="00BB7D58"/>
    <w:rsid w:val="00BE30A6"/>
    <w:rsid w:val="00BE4219"/>
    <w:rsid w:val="00BE61BA"/>
    <w:rsid w:val="00BF1EFA"/>
    <w:rsid w:val="00BF749F"/>
    <w:rsid w:val="00C00458"/>
    <w:rsid w:val="00C06073"/>
    <w:rsid w:val="00C20657"/>
    <w:rsid w:val="00C20D9C"/>
    <w:rsid w:val="00C23DF3"/>
    <w:rsid w:val="00C42BC5"/>
    <w:rsid w:val="00C476B6"/>
    <w:rsid w:val="00C51B6D"/>
    <w:rsid w:val="00C539D2"/>
    <w:rsid w:val="00C724BF"/>
    <w:rsid w:val="00C77B05"/>
    <w:rsid w:val="00C817D2"/>
    <w:rsid w:val="00C9295A"/>
    <w:rsid w:val="00C968F0"/>
    <w:rsid w:val="00C97F7E"/>
    <w:rsid w:val="00CA09B1"/>
    <w:rsid w:val="00CA5A4B"/>
    <w:rsid w:val="00CB392F"/>
    <w:rsid w:val="00CC4F24"/>
    <w:rsid w:val="00CD00A6"/>
    <w:rsid w:val="00CD7934"/>
    <w:rsid w:val="00CF7AEB"/>
    <w:rsid w:val="00D02746"/>
    <w:rsid w:val="00D047BD"/>
    <w:rsid w:val="00D16D15"/>
    <w:rsid w:val="00D40818"/>
    <w:rsid w:val="00D5116C"/>
    <w:rsid w:val="00D52C38"/>
    <w:rsid w:val="00D53939"/>
    <w:rsid w:val="00D5601C"/>
    <w:rsid w:val="00D618C6"/>
    <w:rsid w:val="00D70D6C"/>
    <w:rsid w:val="00D718FC"/>
    <w:rsid w:val="00D721D5"/>
    <w:rsid w:val="00D73A3F"/>
    <w:rsid w:val="00D7590A"/>
    <w:rsid w:val="00D7747E"/>
    <w:rsid w:val="00D879FD"/>
    <w:rsid w:val="00DA446E"/>
    <w:rsid w:val="00DA5EED"/>
    <w:rsid w:val="00DB4270"/>
    <w:rsid w:val="00DB6327"/>
    <w:rsid w:val="00DB718A"/>
    <w:rsid w:val="00DD0320"/>
    <w:rsid w:val="00DD4E76"/>
    <w:rsid w:val="00DD58C4"/>
    <w:rsid w:val="00DD7387"/>
    <w:rsid w:val="00DE5979"/>
    <w:rsid w:val="00DF262D"/>
    <w:rsid w:val="00E06F73"/>
    <w:rsid w:val="00E12DAE"/>
    <w:rsid w:val="00E13814"/>
    <w:rsid w:val="00E16345"/>
    <w:rsid w:val="00E163F7"/>
    <w:rsid w:val="00E26FD4"/>
    <w:rsid w:val="00E36F1D"/>
    <w:rsid w:val="00E412EC"/>
    <w:rsid w:val="00E513ED"/>
    <w:rsid w:val="00E62D6E"/>
    <w:rsid w:val="00E6344D"/>
    <w:rsid w:val="00E66F76"/>
    <w:rsid w:val="00E7438E"/>
    <w:rsid w:val="00E76A82"/>
    <w:rsid w:val="00EB430E"/>
    <w:rsid w:val="00EB67FC"/>
    <w:rsid w:val="00EB7655"/>
    <w:rsid w:val="00EC39E1"/>
    <w:rsid w:val="00ED33E5"/>
    <w:rsid w:val="00ED5C0E"/>
    <w:rsid w:val="00EF347F"/>
    <w:rsid w:val="00EF69A3"/>
    <w:rsid w:val="00F02A2C"/>
    <w:rsid w:val="00F0642B"/>
    <w:rsid w:val="00F14B78"/>
    <w:rsid w:val="00F20D7C"/>
    <w:rsid w:val="00F2391B"/>
    <w:rsid w:val="00F26FA4"/>
    <w:rsid w:val="00F3145C"/>
    <w:rsid w:val="00F340C0"/>
    <w:rsid w:val="00F43A46"/>
    <w:rsid w:val="00F440BC"/>
    <w:rsid w:val="00F464F7"/>
    <w:rsid w:val="00F46AA5"/>
    <w:rsid w:val="00F47A6E"/>
    <w:rsid w:val="00F633CF"/>
    <w:rsid w:val="00F752F5"/>
    <w:rsid w:val="00F81152"/>
    <w:rsid w:val="00F814FB"/>
    <w:rsid w:val="00F90C55"/>
    <w:rsid w:val="00FA03E8"/>
    <w:rsid w:val="00FA1212"/>
    <w:rsid w:val="00FB0170"/>
    <w:rsid w:val="00FB720D"/>
    <w:rsid w:val="00FC4ACB"/>
    <w:rsid w:val="00FD2A9A"/>
    <w:rsid w:val="00FD6524"/>
    <w:rsid w:val="00FE02D4"/>
    <w:rsid w:val="00FE45F7"/>
    <w:rsid w:val="00FE7A8B"/>
    <w:rsid w:val="00FF2045"/>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B4CE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51F2"/>
    <w:pPr>
      <w:spacing w:after="0" w:line="240" w:lineRule="auto"/>
      <w:jc w:val="both"/>
    </w:pPr>
    <w:rPr>
      <w:rFonts w:ascii="Calibri" w:hAnsi="Calibri" w:cs="Times New Roman"/>
    </w:rPr>
  </w:style>
  <w:style w:type="paragraph" w:styleId="Titre1">
    <w:name w:val="heading 1"/>
    <w:basedOn w:val="Normal"/>
    <w:next w:val="Normal"/>
    <w:link w:val="Titre1Car"/>
    <w:uiPriority w:val="9"/>
    <w:qFormat/>
    <w:rsid w:val="00DF262D"/>
    <w:pPr>
      <w:keepNext/>
      <w:keepLines/>
      <w:pageBreakBefore/>
      <w:numPr>
        <w:numId w:val="2"/>
      </w:numPr>
      <w:spacing w:after="240"/>
      <w:ind w:left="431" w:hanging="431"/>
      <w:outlineLvl w:val="0"/>
    </w:pPr>
    <w:rPr>
      <w:rFonts w:asciiTheme="minorHAnsi" w:eastAsiaTheme="majorEastAsia" w:hAnsiTheme="min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DF262D"/>
    <w:pPr>
      <w:keepNext/>
      <w:keepLines/>
      <w:numPr>
        <w:ilvl w:val="1"/>
        <w:numId w:val="2"/>
      </w:numPr>
      <w:pBdr>
        <w:top w:val="dotted" w:sz="4" w:space="1" w:color="4F81BD" w:themeColor="accent1"/>
        <w:left w:val="dotted" w:sz="4" w:space="4" w:color="4F81BD" w:themeColor="accent1"/>
      </w:pBdr>
      <w:spacing w:before="240" w:after="120"/>
      <w:ind w:left="578" w:hanging="578"/>
      <w:outlineLvl w:val="1"/>
    </w:pPr>
    <w:rPr>
      <w:rFonts w:asciiTheme="minorHAnsi" w:eastAsiaTheme="majorEastAsia" w:hAnsiTheme="minorHAnsi" w:cstheme="majorBidi"/>
      <w:b/>
      <w:bCs/>
      <w:color w:val="4F81BD" w:themeColor="accent1"/>
      <w:sz w:val="26"/>
      <w:szCs w:val="26"/>
    </w:rPr>
  </w:style>
  <w:style w:type="paragraph" w:styleId="Titre3">
    <w:name w:val="heading 3"/>
    <w:basedOn w:val="Normal"/>
    <w:next w:val="Normal"/>
    <w:link w:val="Titre3Car"/>
    <w:uiPriority w:val="9"/>
    <w:unhideWhenUsed/>
    <w:qFormat/>
    <w:rsid w:val="00DF262D"/>
    <w:pPr>
      <w:keepNext/>
      <w:keepLines/>
      <w:numPr>
        <w:ilvl w:val="2"/>
        <w:numId w:val="2"/>
      </w:numPr>
      <w:spacing w:before="240" w:after="120"/>
      <w:outlineLvl w:val="2"/>
    </w:pPr>
    <w:rPr>
      <w:rFonts w:asciiTheme="minorHAnsi" w:eastAsiaTheme="majorEastAsia" w:hAnsiTheme="minorHAnsi" w:cstheme="majorBidi"/>
      <w:bCs/>
      <w:color w:val="4F81BD" w:themeColor="accent1"/>
    </w:rPr>
  </w:style>
  <w:style w:type="paragraph" w:styleId="Titre4">
    <w:name w:val="heading 4"/>
    <w:basedOn w:val="Normal"/>
    <w:next w:val="Normal"/>
    <w:link w:val="Titre4Car"/>
    <w:uiPriority w:val="9"/>
    <w:unhideWhenUsed/>
    <w:qFormat/>
    <w:rsid w:val="00DF262D"/>
    <w:pPr>
      <w:keepNext/>
      <w:keepLines/>
      <w:numPr>
        <w:ilvl w:val="3"/>
        <w:numId w:val="2"/>
      </w:numPr>
      <w:spacing w:before="240" w:after="120"/>
      <w:ind w:left="862" w:hanging="862"/>
      <w:outlineLvl w:val="3"/>
    </w:pPr>
    <w:rPr>
      <w:rFonts w:asciiTheme="minorHAnsi" w:eastAsiaTheme="majorEastAsia" w:hAnsiTheme="minorHAnsi" w:cstheme="majorBidi"/>
      <w:bCs/>
      <w:i/>
      <w:iCs/>
      <w:color w:val="4F81BD" w:themeColor="accent1"/>
    </w:rPr>
  </w:style>
  <w:style w:type="paragraph" w:styleId="Titre5">
    <w:name w:val="heading 5"/>
    <w:basedOn w:val="Normal"/>
    <w:next w:val="Normal"/>
    <w:link w:val="Titre5Car"/>
    <w:uiPriority w:val="9"/>
    <w:unhideWhenUsed/>
    <w:qFormat/>
    <w:rsid w:val="00DF262D"/>
    <w:pPr>
      <w:keepNext/>
      <w:keepLines/>
      <w:numPr>
        <w:ilvl w:val="4"/>
        <w:numId w:val="2"/>
      </w:numPr>
      <w:spacing w:before="200"/>
      <w:outlineLvl w:val="4"/>
    </w:pPr>
    <w:rPr>
      <w:rFonts w:asciiTheme="minorHAnsi" w:eastAsiaTheme="majorEastAsia" w:hAnsiTheme="minorHAnsi" w:cstheme="majorBidi"/>
      <w:color w:val="243F60" w:themeColor="accent1" w:themeShade="7F"/>
    </w:rPr>
  </w:style>
  <w:style w:type="paragraph" w:styleId="Titre6">
    <w:name w:val="heading 6"/>
    <w:basedOn w:val="Normal"/>
    <w:next w:val="Normal"/>
    <w:link w:val="Titre6Car"/>
    <w:uiPriority w:val="9"/>
    <w:unhideWhenUsed/>
    <w:qFormat/>
    <w:rsid w:val="001E0E90"/>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0E90"/>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0E90"/>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0E90"/>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F262D"/>
    <w:rPr>
      <w:rFonts w:eastAsiaTheme="majorEastAsia" w:cstheme="majorBidi"/>
      <w:b/>
      <w:bCs/>
      <w:color w:val="365F91" w:themeColor="accent1" w:themeShade="BF"/>
      <w:sz w:val="28"/>
      <w:szCs w:val="28"/>
    </w:rPr>
  </w:style>
  <w:style w:type="paragraph" w:styleId="Textedebulles">
    <w:name w:val="Balloon Text"/>
    <w:basedOn w:val="Normal"/>
    <w:link w:val="TextedebullesCar"/>
    <w:uiPriority w:val="99"/>
    <w:semiHidden/>
    <w:unhideWhenUsed/>
    <w:rsid w:val="001E14AA"/>
    <w:rPr>
      <w:rFonts w:ascii="Tahoma" w:hAnsi="Tahoma" w:cs="Tahoma"/>
      <w:sz w:val="16"/>
      <w:szCs w:val="16"/>
    </w:rPr>
  </w:style>
  <w:style w:type="character" w:customStyle="1" w:styleId="TextedebullesCar">
    <w:name w:val="Texte de bulles Car"/>
    <w:basedOn w:val="Policepardfaut"/>
    <w:link w:val="Textedebulles"/>
    <w:uiPriority w:val="99"/>
    <w:semiHidden/>
    <w:rsid w:val="001E14AA"/>
    <w:rPr>
      <w:rFonts w:ascii="Tahoma" w:hAnsi="Tahoma" w:cs="Tahoma"/>
      <w:sz w:val="16"/>
      <w:szCs w:val="16"/>
    </w:rPr>
  </w:style>
  <w:style w:type="character" w:customStyle="1" w:styleId="Titre2Car">
    <w:name w:val="Titre 2 Car"/>
    <w:basedOn w:val="Policepardfaut"/>
    <w:link w:val="Titre2"/>
    <w:uiPriority w:val="9"/>
    <w:rsid w:val="00DF262D"/>
    <w:rPr>
      <w:rFonts w:eastAsiaTheme="majorEastAsia" w:cstheme="majorBidi"/>
      <w:b/>
      <w:bCs/>
      <w:color w:val="4F81BD" w:themeColor="accent1"/>
      <w:sz w:val="26"/>
      <w:szCs w:val="26"/>
    </w:rPr>
  </w:style>
  <w:style w:type="table" w:styleId="Grille">
    <w:name w:val="Table Grid"/>
    <w:basedOn w:val="TableauNormal"/>
    <w:uiPriority w:val="59"/>
    <w:rsid w:val="00BB24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detabledesmatires">
    <w:name w:val="TOC Heading"/>
    <w:basedOn w:val="Titre1"/>
    <w:next w:val="Normal"/>
    <w:uiPriority w:val="39"/>
    <w:semiHidden/>
    <w:unhideWhenUsed/>
    <w:qFormat/>
    <w:rsid w:val="005258BB"/>
    <w:pPr>
      <w:spacing w:line="276" w:lineRule="auto"/>
      <w:outlineLvl w:val="9"/>
    </w:pPr>
    <w:rPr>
      <w:lang w:eastAsia="fr-FR"/>
    </w:rPr>
  </w:style>
  <w:style w:type="paragraph" w:styleId="TM1">
    <w:name w:val="toc 1"/>
    <w:basedOn w:val="Normal"/>
    <w:next w:val="Normal"/>
    <w:autoRedefine/>
    <w:uiPriority w:val="39"/>
    <w:unhideWhenUsed/>
    <w:rsid w:val="005258BB"/>
    <w:pPr>
      <w:spacing w:after="100"/>
    </w:pPr>
  </w:style>
  <w:style w:type="paragraph" w:styleId="TM2">
    <w:name w:val="toc 2"/>
    <w:basedOn w:val="Normal"/>
    <w:next w:val="Normal"/>
    <w:autoRedefine/>
    <w:uiPriority w:val="39"/>
    <w:unhideWhenUsed/>
    <w:rsid w:val="005258BB"/>
    <w:pPr>
      <w:spacing w:after="100"/>
      <w:ind w:left="220"/>
    </w:pPr>
  </w:style>
  <w:style w:type="character" w:styleId="Lienhypertexte">
    <w:name w:val="Hyperlink"/>
    <w:basedOn w:val="Policepardfaut"/>
    <w:uiPriority w:val="99"/>
    <w:unhideWhenUsed/>
    <w:rsid w:val="005258BB"/>
    <w:rPr>
      <w:color w:val="0000FF" w:themeColor="hyperlink"/>
      <w:u w:val="single"/>
    </w:rPr>
  </w:style>
  <w:style w:type="paragraph" w:styleId="Paragraphedeliste">
    <w:name w:val="List Paragraph"/>
    <w:basedOn w:val="Normal"/>
    <w:uiPriority w:val="34"/>
    <w:qFormat/>
    <w:rsid w:val="0047109F"/>
    <w:pPr>
      <w:ind w:left="720"/>
    </w:pPr>
  </w:style>
  <w:style w:type="character" w:customStyle="1" w:styleId="Titre3Car">
    <w:name w:val="Titre 3 Car"/>
    <w:basedOn w:val="Policepardfaut"/>
    <w:link w:val="Titre3"/>
    <w:uiPriority w:val="9"/>
    <w:rsid w:val="00DF262D"/>
    <w:rPr>
      <w:rFonts w:eastAsiaTheme="majorEastAsia" w:cstheme="majorBidi"/>
      <w:bCs/>
      <w:color w:val="4F81BD" w:themeColor="accent1"/>
    </w:rPr>
  </w:style>
  <w:style w:type="paragraph" w:styleId="TM3">
    <w:name w:val="toc 3"/>
    <w:basedOn w:val="Normal"/>
    <w:next w:val="Normal"/>
    <w:autoRedefine/>
    <w:uiPriority w:val="39"/>
    <w:unhideWhenUsed/>
    <w:rsid w:val="004D236A"/>
    <w:pPr>
      <w:spacing w:after="100"/>
      <w:ind w:left="440"/>
    </w:pPr>
  </w:style>
  <w:style w:type="paragraph" w:styleId="Lgende">
    <w:name w:val="caption"/>
    <w:basedOn w:val="Normal"/>
    <w:next w:val="Normal"/>
    <w:uiPriority w:val="35"/>
    <w:unhideWhenUsed/>
    <w:qFormat/>
    <w:rsid w:val="008272AD"/>
    <w:pPr>
      <w:spacing w:after="200"/>
    </w:pPr>
    <w:rPr>
      <w:b/>
      <w:bCs/>
      <w:color w:val="4F81BD" w:themeColor="accent1"/>
      <w:sz w:val="18"/>
      <w:szCs w:val="18"/>
    </w:rPr>
  </w:style>
  <w:style w:type="table" w:styleId="Listeclaire">
    <w:name w:val="Light List"/>
    <w:basedOn w:val="TableauNormal"/>
    <w:uiPriority w:val="61"/>
    <w:rsid w:val="009D681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ramemoyenne1">
    <w:name w:val="Medium Shading 1"/>
    <w:basedOn w:val="TableauNormal"/>
    <w:uiPriority w:val="63"/>
    <w:rsid w:val="009D681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9D681C"/>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2">
    <w:name w:val="Medium List 2"/>
    <w:basedOn w:val="TableauNormal"/>
    <w:uiPriority w:val="66"/>
    <w:rsid w:val="009D681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9D681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
    <w:name w:val="Colorful Grid"/>
    <w:basedOn w:val="TableauNormal"/>
    <w:uiPriority w:val="73"/>
    <w:rsid w:val="009D681C"/>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laire">
    <w:name w:val="Light Grid"/>
    <w:basedOn w:val="TableauNormal"/>
    <w:uiPriority w:val="62"/>
    <w:rsid w:val="009D681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TitreGnral">
    <w:name w:val="Titre Général"/>
    <w:basedOn w:val="Normal"/>
    <w:rsid w:val="006B10CB"/>
    <w:pPr>
      <w:spacing w:before="120" w:after="120" w:line="280" w:lineRule="atLeast"/>
      <w:jc w:val="right"/>
    </w:pPr>
    <w:rPr>
      <w:rFonts w:ascii="Verdana" w:eastAsia="MS Mincho" w:hAnsi="Verdana"/>
      <w:b/>
      <w:caps/>
      <w:color w:val="000080"/>
      <w:sz w:val="32"/>
      <w:szCs w:val="32"/>
      <w:lang w:eastAsia="fr-FR"/>
    </w:rPr>
  </w:style>
  <w:style w:type="paragraph" w:customStyle="1" w:styleId="LogoClient">
    <w:name w:val="Logo Client"/>
    <w:basedOn w:val="Normal"/>
    <w:semiHidden/>
    <w:rsid w:val="006B10CB"/>
    <w:pPr>
      <w:spacing w:before="120" w:after="120" w:line="280" w:lineRule="atLeast"/>
      <w:jc w:val="right"/>
    </w:pPr>
    <w:rPr>
      <w:rFonts w:ascii="Verdana" w:eastAsia="MS Mincho" w:hAnsi="Verdana"/>
      <w:szCs w:val="24"/>
      <w:lang w:eastAsia="fr-FR"/>
    </w:rPr>
  </w:style>
  <w:style w:type="paragraph" w:styleId="En-tte">
    <w:name w:val="header"/>
    <w:basedOn w:val="Normal"/>
    <w:link w:val="En-tteCar"/>
    <w:uiPriority w:val="99"/>
    <w:unhideWhenUsed/>
    <w:rsid w:val="0033093B"/>
    <w:pPr>
      <w:tabs>
        <w:tab w:val="center" w:pos="4536"/>
        <w:tab w:val="right" w:pos="9072"/>
      </w:tabs>
    </w:pPr>
  </w:style>
  <w:style w:type="character" w:customStyle="1" w:styleId="En-tteCar">
    <w:name w:val="En-tête Car"/>
    <w:basedOn w:val="Policepardfaut"/>
    <w:link w:val="En-tte"/>
    <w:uiPriority w:val="99"/>
    <w:rsid w:val="0033093B"/>
    <w:rPr>
      <w:rFonts w:ascii="Calibri" w:hAnsi="Calibri" w:cs="Times New Roman"/>
    </w:rPr>
  </w:style>
  <w:style w:type="paragraph" w:styleId="Pieddepage">
    <w:name w:val="footer"/>
    <w:basedOn w:val="Normal"/>
    <w:link w:val="PieddepageCar"/>
    <w:uiPriority w:val="99"/>
    <w:unhideWhenUsed/>
    <w:rsid w:val="0033093B"/>
    <w:pPr>
      <w:tabs>
        <w:tab w:val="center" w:pos="4536"/>
        <w:tab w:val="right" w:pos="9072"/>
      </w:tabs>
    </w:pPr>
  </w:style>
  <w:style w:type="character" w:customStyle="1" w:styleId="PieddepageCar">
    <w:name w:val="Pied de page Car"/>
    <w:basedOn w:val="Policepardfaut"/>
    <w:link w:val="Pieddepage"/>
    <w:uiPriority w:val="99"/>
    <w:rsid w:val="0033093B"/>
    <w:rPr>
      <w:rFonts w:ascii="Calibri" w:hAnsi="Calibri" w:cs="Times New Roman"/>
    </w:rPr>
  </w:style>
  <w:style w:type="table" w:styleId="Ombrageclair">
    <w:name w:val="Light Shading"/>
    <w:basedOn w:val="TableauNormal"/>
    <w:uiPriority w:val="60"/>
    <w:rsid w:val="00137C8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137C84"/>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enhypertextesuivi">
    <w:name w:val="FollowedHyperlink"/>
    <w:basedOn w:val="Policepardfaut"/>
    <w:uiPriority w:val="99"/>
    <w:semiHidden/>
    <w:unhideWhenUsed/>
    <w:rsid w:val="00AD2E41"/>
    <w:rPr>
      <w:color w:val="800080" w:themeColor="followedHyperlink"/>
      <w:u w:val="single"/>
    </w:rPr>
  </w:style>
  <w:style w:type="character" w:customStyle="1" w:styleId="Titre4Car">
    <w:name w:val="Titre 4 Car"/>
    <w:basedOn w:val="Policepardfaut"/>
    <w:link w:val="Titre4"/>
    <w:uiPriority w:val="9"/>
    <w:rsid w:val="00DF262D"/>
    <w:rPr>
      <w:rFonts w:eastAsiaTheme="majorEastAsia" w:cstheme="majorBidi"/>
      <w:bCs/>
      <w:i/>
      <w:iCs/>
      <w:color w:val="4F81BD" w:themeColor="accent1"/>
    </w:rPr>
  </w:style>
  <w:style w:type="character" w:customStyle="1" w:styleId="Titre5Car">
    <w:name w:val="Titre 5 Car"/>
    <w:basedOn w:val="Policepardfaut"/>
    <w:link w:val="Titre5"/>
    <w:uiPriority w:val="9"/>
    <w:rsid w:val="00DF262D"/>
    <w:rPr>
      <w:rFonts w:eastAsiaTheme="majorEastAsia" w:cstheme="majorBidi"/>
      <w:color w:val="243F60" w:themeColor="accent1" w:themeShade="7F"/>
    </w:rPr>
  </w:style>
  <w:style w:type="character" w:customStyle="1" w:styleId="Titre6Car">
    <w:name w:val="Titre 6 Car"/>
    <w:basedOn w:val="Policepardfaut"/>
    <w:link w:val="Titre6"/>
    <w:uiPriority w:val="9"/>
    <w:rsid w:val="001E0E90"/>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0E90"/>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0E9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0E90"/>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1E0E9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E0E90"/>
    <w:rPr>
      <w:rFonts w:asciiTheme="majorHAnsi" w:eastAsiaTheme="majorEastAsia" w:hAnsiTheme="majorHAnsi" w:cstheme="majorBidi"/>
      <w:color w:val="17365D" w:themeColor="text2" w:themeShade="BF"/>
      <w:spacing w:val="5"/>
      <w:kern w:val="28"/>
      <w:sz w:val="52"/>
      <w:szCs w:val="52"/>
    </w:rPr>
  </w:style>
  <w:style w:type="numbering" w:customStyle="1" w:styleId="Style1">
    <w:name w:val="Style1"/>
    <w:uiPriority w:val="99"/>
    <w:rsid w:val="0040304F"/>
    <w:pPr>
      <w:numPr>
        <w:numId w:val="1"/>
      </w:numPr>
    </w:pPr>
  </w:style>
  <w:style w:type="character" w:styleId="Marquedannotation">
    <w:name w:val="annotation reference"/>
    <w:basedOn w:val="Policepardfaut"/>
    <w:uiPriority w:val="99"/>
    <w:semiHidden/>
    <w:unhideWhenUsed/>
    <w:rsid w:val="006714CC"/>
    <w:rPr>
      <w:sz w:val="16"/>
      <w:szCs w:val="16"/>
    </w:rPr>
  </w:style>
  <w:style w:type="paragraph" w:styleId="Commentaire">
    <w:name w:val="annotation text"/>
    <w:basedOn w:val="Normal"/>
    <w:link w:val="CommentaireCar"/>
    <w:uiPriority w:val="99"/>
    <w:semiHidden/>
    <w:unhideWhenUsed/>
    <w:rsid w:val="006714CC"/>
    <w:rPr>
      <w:sz w:val="20"/>
      <w:szCs w:val="20"/>
    </w:rPr>
  </w:style>
  <w:style w:type="character" w:customStyle="1" w:styleId="CommentaireCar">
    <w:name w:val="Commentaire Car"/>
    <w:basedOn w:val="Policepardfaut"/>
    <w:link w:val="Commentaire"/>
    <w:uiPriority w:val="99"/>
    <w:semiHidden/>
    <w:rsid w:val="006714CC"/>
    <w:rPr>
      <w:rFonts w:ascii="Calibri" w:hAnsi="Calibri" w:cs="Times New Roman"/>
      <w:sz w:val="20"/>
      <w:szCs w:val="20"/>
    </w:rPr>
  </w:style>
  <w:style w:type="paragraph" w:styleId="Objetducommentaire">
    <w:name w:val="annotation subject"/>
    <w:basedOn w:val="Commentaire"/>
    <w:next w:val="Commentaire"/>
    <w:link w:val="ObjetducommentaireCar"/>
    <w:uiPriority w:val="99"/>
    <w:semiHidden/>
    <w:unhideWhenUsed/>
    <w:rsid w:val="006714CC"/>
    <w:rPr>
      <w:b/>
      <w:bCs/>
    </w:rPr>
  </w:style>
  <w:style w:type="character" w:customStyle="1" w:styleId="ObjetducommentaireCar">
    <w:name w:val="Objet du commentaire Car"/>
    <w:basedOn w:val="CommentaireCar"/>
    <w:link w:val="Objetducommentaire"/>
    <w:uiPriority w:val="99"/>
    <w:semiHidden/>
    <w:rsid w:val="006714CC"/>
    <w:rPr>
      <w:rFonts w:ascii="Calibri" w:hAnsi="Calibri" w:cs="Times New Roman"/>
      <w:b/>
      <w:bCs/>
      <w:sz w:val="20"/>
      <w:szCs w:val="20"/>
    </w:rPr>
  </w:style>
  <w:style w:type="paragraph" w:styleId="Rvision">
    <w:name w:val="Revision"/>
    <w:hidden/>
    <w:uiPriority w:val="99"/>
    <w:semiHidden/>
    <w:rsid w:val="00402C13"/>
    <w:pPr>
      <w:spacing w:after="0" w:line="240" w:lineRule="auto"/>
    </w:pPr>
    <w:rPr>
      <w:rFonts w:ascii="Calibri" w:hAnsi="Calibri" w:cs="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51F2"/>
    <w:pPr>
      <w:spacing w:after="0" w:line="240" w:lineRule="auto"/>
      <w:jc w:val="both"/>
    </w:pPr>
    <w:rPr>
      <w:rFonts w:ascii="Calibri" w:hAnsi="Calibri" w:cs="Times New Roman"/>
    </w:rPr>
  </w:style>
  <w:style w:type="paragraph" w:styleId="Titre1">
    <w:name w:val="heading 1"/>
    <w:basedOn w:val="Normal"/>
    <w:next w:val="Normal"/>
    <w:link w:val="Titre1Car"/>
    <w:uiPriority w:val="9"/>
    <w:qFormat/>
    <w:rsid w:val="00DF262D"/>
    <w:pPr>
      <w:keepNext/>
      <w:keepLines/>
      <w:pageBreakBefore/>
      <w:numPr>
        <w:numId w:val="2"/>
      </w:numPr>
      <w:spacing w:after="240"/>
      <w:ind w:left="431" w:hanging="431"/>
      <w:outlineLvl w:val="0"/>
    </w:pPr>
    <w:rPr>
      <w:rFonts w:asciiTheme="minorHAnsi" w:eastAsiaTheme="majorEastAsia" w:hAnsiTheme="min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DF262D"/>
    <w:pPr>
      <w:keepNext/>
      <w:keepLines/>
      <w:numPr>
        <w:ilvl w:val="1"/>
        <w:numId w:val="2"/>
      </w:numPr>
      <w:pBdr>
        <w:top w:val="dotted" w:sz="4" w:space="1" w:color="4F81BD" w:themeColor="accent1"/>
        <w:left w:val="dotted" w:sz="4" w:space="4" w:color="4F81BD" w:themeColor="accent1"/>
      </w:pBdr>
      <w:spacing w:before="240" w:after="120"/>
      <w:ind w:left="578" w:hanging="578"/>
      <w:outlineLvl w:val="1"/>
    </w:pPr>
    <w:rPr>
      <w:rFonts w:asciiTheme="minorHAnsi" w:eastAsiaTheme="majorEastAsia" w:hAnsiTheme="minorHAnsi" w:cstheme="majorBidi"/>
      <w:b/>
      <w:bCs/>
      <w:color w:val="4F81BD" w:themeColor="accent1"/>
      <w:sz w:val="26"/>
      <w:szCs w:val="26"/>
    </w:rPr>
  </w:style>
  <w:style w:type="paragraph" w:styleId="Titre3">
    <w:name w:val="heading 3"/>
    <w:basedOn w:val="Normal"/>
    <w:next w:val="Normal"/>
    <w:link w:val="Titre3Car"/>
    <w:uiPriority w:val="9"/>
    <w:unhideWhenUsed/>
    <w:qFormat/>
    <w:rsid w:val="00DF262D"/>
    <w:pPr>
      <w:keepNext/>
      <w:keepLines/>
      <w:numPr>
        <w:ilvl w:val="2"/>
        <w:numId w:val="2"/>
      </w:numPr>
      <w:spacing w:before="240" w:after="120"/>
      <w:outlineLvl w:val="2"/>
    </w:pPr>
    <w:rPr>
      <w:rFonts w:asciiTheme="minorHAnsi" w:eastAsiaTheme="majorEastAsia" w:hAnsiTheme="minorHAnsi" w:cstheme="majorBidi"/>
      <w:bCs/>
      <w:color w:val="4F81BD" w:themeColor="accent1"/>
    </w:rPr>
  </w:style>
  <w:style w:type="paragraph" w:styleId="Titre4">
    <w:name w:val="heading 4"/>
    <w:basedOn w:val="Normal"/>
    <w:next w:val="Normal"/>
    <w:link w:val="Titre4Car"/>
    <w:uiPriority w:val="9"/>
    <w:unhideWhenUsed/>
    <w:qFormat/>
    <w:rsid w:val="00DF262D"/>
    <w:pPr>
      <w:keepNext/>
      <w:keepLines/>
      <w:numPr>
        <w:ilvl w:val="3"/>
        <w:numId w:val="2"/>
      </w:numPr>
      <w:spacing w:before="240" w:after="120"/>
      <w:ind w:left="862" w:hanging="862"/>
      <w:outlineLvl w:val="3"/>
    </w:pPr>
    <w:rPr>
      <w:rFonts w:asciiTheme="minorHAnsi" w:eastAsiaTheme="majorEastAsia" w:hAnsiTheme="minorHAnsi" w:cstheme="majorBidi"/>
      <w:bCs/>
      <w:i/>
      <w:iCs/>
      <w:color w:val="4F81BD" w:themeColor="accent1"/>
    </w:rPr>
  </w:style>
  <w:style w:type="paragraph" w:styleId="Titre5">
    <w:name w:val="heading 5"/>
    <w:basedOn w:val="Normal"/>
    <w:next w:val="Normal"/>
    <w:link w:val="Titre5Car"/>
    <w:uiPriority w:val="9"/>
    <w:unhideWhenUsed/>
    <w:qFormat/>
    <w:rsid w:val="00DF262D"/>
    <w:pPr>
      <w:keepNext/>
      <w:keepLines/>
      <w:numPr>
        <w:ilvl w:val="4"/>
        <w:numId w:val="2"/>
      </w:numPr>
      <w:spacing w:before="200"/>
      <w:outlineLvl w:val="4"/>
    </w:pPr>
    <w:rPr>
      <w:rFonts w:asciiTheme="minorHAnsi" w:eastAsiaTheme="majorEastAsia" w:hAnsiTheme="minorHAnsi" w:cstheme="majorBidi"/>
      <w:color w:val="243F60" w:themeColor="accent1" w:themeShade="7F"/>
    </w:rPr>
  </w:style>
  <w:style w:type="paragraph" w:styleId="Titre6">
    <w:name w:val="heading 6"/>
    <w:basedOn w:val="Normal"/>
    <w:next w:val="Normal"/>
    <w:link w:val="Titre6Car"/>
    <w:uiPriority w:val="9"/>
    <w:unhideWhenUsed/>
    <w:qFormat/>
    <w:rsid w:val="001E0E90"/>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0E90"/>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0E90"/>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0E90"/>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F262D"/>
    <w:rPr>
      <w:rFonts w:eastAsiaTheme="majorEastAsia" w:cstheme="majorBidi"/>
      <w:b/>
      <w:bCs/>
      <w:color w:val="365F91" w:themeColor="accent1" w:themeShade="BF"/>
      <w:sz w:val="28"/>
      <w:szCs w:val="28"/>
    </w:rPr>
  </w:style>
  <w:style w:type="paragraph" w:styleId="Textedebulles">
    <w:name w:val="Balloon Text"/>
    <w:basedOn w:val="Normal"/>
    <w:link w:val="TextedebullesCar"/>
    <w:uiPriority w:val="99"/>
    <w:semiHidden/>
    <w:unhideWhenUsed/>
    <w:rsid w:val="001E14AA"/>
    <w:rPr>
      <w:rFonts w:ascii="Tahoma" w:hAnsi="Tahoma" w:cs="Tahoma"/>
      <w:sz w:val="16"/>
      <w:szCs w:val="16"/>
    </w:rPr>
  </w:style>
  <w:style w:type="character" w:customStyle="1" w:styleId="TextedebullesCar">
    <w:name w:val="Texte de bulles Car"/>
    <w:basedOn w:val="Policepardfaut"/>
    <w:link w:val="Textedebulles"/>
    <w:uiPriority w:val="99"/>
    <w:semiHidden/>
    <w:rsid w:val="001E14AA"/>
    <w:rPr>
      <w:rFonts w:ascii="Tahoma" w:hAnsi="Tahoma" w:cs="Tahoma"/>
      <w:sz w:val="16"/>
      <w:szCs w:val="16"/>
    </w:rPr>
  </w:style>
  <w:style w:type="character" w:customStyle="1" w:styleId="Titre2Car">
    <w:name w:val="Titre 2 Car"/>
    <w:basedOn w:val="Policepardfaut"/>
    <w:link w:val="Titre2"/>
    <w:uiPriority w:val="9"/>
    <w:rsid w:val="00DF262D"/>
    <w:rPr>
      <w:rFonts w:eastAsiaTheme="majorEastAsia" w:cstheme="majorBidi"/>
      <w:b/>
      <w:bCs/>
      <w:color w:val="4F81BD" w:themeColor="accent1"/>
      <w:sz w:val="26"/>
      <w:szCs w:val="26"/>
    </w:rPr>
  </w:style>
  <w:style w:type="table" w:styleId="Grille">
    <w:name w:val="Table Grid"/>
    <w:basedOn w:val="TableauNormal"/>
    <w:uiPriority w:val="59"/>
    <w:rsid w:val="00BB24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detabledesmatires">
    <w:name w:val="TOC Heading"/>
    <w:basedOn w:val="Titre1"/>
    <w:next w:val="Normal"/>
    <w:uiPriority w:val="39"/>
    <w:semiHidden/>
    <w:unhideWhenUsed/>
    <w:qFormat/>
    <w:rsid w:val="005258BB"/>
    <w:pPr>
      <w:spacing w:line="276" w:lineRule="auto"/>
      <w:outlineLvl w:val="9"/>
    </w:pPr>
    <w:rPr>
      <w:lang w:eastAsia="fr-FR"/>
    </w:rPr>
  </w:style>
  <w:style w:type="paragraph" w:styleId="TM1">
    <w:name w:val="toc 1"/>
    <w:basedOn w:val="Normal"/>
    <w:next w:val="Normal"/>
    <w:autoRedefine/>
    <w:uiPriority w:val="39"/>
    <w:unhideWhenUsed/>
    <w:rsid w:val="005258BB"/>
    <w:pPr>
      <w:spacing w:after="100"/>
    </w:pPr>
  </w:style>
  <w:style w:type="paragraph" w:styleId="TM2">
    <w:name w:val="toc 2"/>
    <w:basedOn w:val="Normal"/>
    <w:next w:val="Normal"/>
    <w:autoRedefine/>
    <w:uiPriority w:val="39"/>
    <w:unhideWhenUsed/>
    <w:rsid w:val="005258BB"/>
    <w:pPr>
      <w:spacing w:after="100"/>
      <w:ind w:left="220"/>
    </w:pPr>
  </w:style>
  <w:style w:type="character" w:styleId="Lienhypertexte">
    <w:name w:val="Hyperlink"/>
    <w:basedOn w:val="Policepardfaut"/>
    <w:uiPriority w:val="99"/>
    <w:unhideWhenUsed/>
    <w:rsid w:val="005258BB"/>
    <w:rPr>
      <w:color w:val="0000FF" w:themeColor="hyperlink"/>
      <w:u w:val="single"/>
    </w:rPr>
  </w:style>
  <w:style w:type="paragraph" w:styleId="Paragraphedeliste">
    <w:name w:val="List Paragraph"/>
    <w:basedOn w:val="Normal"/>
    <w:uiPriority w:val="34"/>
    <w:qFormat/>
    <w:rsid w:val="0047109F"/>
    <w:pPr>
      <w:ind w:left="720"/>
    </w:pPr>
  </w:style>
  <w:style w:type="character" w:customStyle="1" w:styleId="Titre3Car">
    <w:name w:val="Titre 3 Car"/>
    <w:basedOn w:val="Policepardfaut"/>
    <w:link w:val="Titre3"/>
    <w:uiPriority w:val="9"/>
    <w:rsid w:val="00DF262D"/>
    <w:rPr>
      <w:rFonts w:eastAsiaTheme="majorEastAsia" w:cstheme="majorBidi"/>
      <w:bCs/>
      <w:color w:val="4F81BD" w:themeColor="accent1"/>
    </w:rPr>
  </w:style>
  <w:style w:type="paragraph" w:styleId="TM3">
    <w:name w:val="toc 3"/>
    <w:basedOn w:val="Normal"/>
    <w:next w:val="Normal"/>
    <w:autoRedefine/>
    <w:uiPriority w:val="39"/>
    <w:unhideWhenUsed/>
    <w:rsid w:val="004D236A"/>
    <w:pPr>
      <w:spacing w:after="100"/>
      <w:ind w:left="440"/>
    </w:pPr>
  </w:style>
  <w:style w:type="paragraph" w:styleId="Lgende">
    <w:name w:val="caption"/>
    <w:basedOn w:val="Normal"/>
    <w:next w:val="Normal"/>
    <w:uiPriority w:val="35"/>
    <w:unhideWhenUsed/>
    <w:qFormat/>
    <w:rsid w:val="008272AD"/>
    <w:pPr>
      <w:spacing w:after="200"/>
    </w:pPr>
    <w:rPr>
      <w:b/>
      <w:bCs/>
      <w:color w:val="4F81BD" w:themeColor="accent1"/>
      <w:sz w:val="18"/>
      <w:szCs w:val="18"/>
    </w:rPr>
  </w:style>
  <w:style w:type="table" w:styleId="Listeclaire">
    <w:name w:val="Light List"/>
    <w:basedOn w:val="TableauNormal"/>
    <w:uiPriority w:val="61"/>
    <w:rsid w:val="009D681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ramemoyenne1">
    <w:name w:val="Medium Shading 1"/>
    <w:basedOn w:val="TableauNormal"/>
    <w:uiPriority w:val="63"/>
    <w:rsid w:val="009D681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9D681C"/>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2">
    <w:name w:val="Medium List 2"/>
    <w:basedOn w:val="TableauNormal"/>
    <w:uiPriority w:val="66"/>
    <w:rsid w:val="009D681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9D681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
    <w:name w:val="Colorful Grid"/>
    <w:basedOn w:val="TableauNormal"/>
    <w:uiPriority w:val="73"/>
    <w:rsid w:val="009D681C"/>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laire">
    <w:name w:val="Light Grid"/>
    <w:basedOn w:val="TableauNormal"/>
    <w:uiPriority w:val="62"/>
    <w:rsid w:val="009D681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TitreGnral">
    <w:name w:val="Titre Général"/>
    <w:basedOn w:val="Normal"/>
    <w:rsid w:val="006B10CB"/>
    <w:pPr>
      <w:spacing w:before="120" w:after="120" w:line="280" w:lineRule="atLeast"/>
      <w:jc w:val="right"/>
    </w:pPr>
    <w:rPr>
      <w:rFonts w:ascii="Verdana" w:eastAsia="MS Mincho" w:hAnsi="Verdana"/>
      <w:b/>
      <w:caps/>
      <w:color w:val="000080"/>
      <w:sz w:val="32"/>
      <w:szCs w:val="32"/>
      <w:lang w:eastAsia="fr-FR"/>
    </w:rPr>
  </w:style>
  <w:style w:type="paragraph" w:customStyle="1" w:styleId="LogoClient">
    <w:name w:val="Logo Client"/>
    <w:basedOn w:val="Normal"/>
    <w:semiHidden/>
    <w:rsid w:val="006B10CB"/>
    <w:pPr>
      <w:spacing w:before="120" w:after="120" w:line="280" w:lineRule="atLeast"/>
      <w:jc w:val="right"/>
    </w:pPr>
    <w:rPr>
      <w:rFonts w:ascii="Verdana" w:eastAsia="MS Mincho" w:hAnsi="Verdana"/>
      <w:szCs w:val="24"/>
      <w:lang w:eastAsia="fr-FR"/>
    </w:rPr>
  </w:style>
  <w:style w:type="paragraph" w:styleId="En-tte">
    <w:name w:val="header"/>
    <w:basedOn w:val="Normal"/>
    <w:link w:val="En-tteCar"/>
    <w:uiPriority w:val="99"/>
    <w:unhideWhenUsed/>
    <w:rsid w:val="0033093B"/>
    <w:pPr>
      <w:tabs>
        <w:tab w:val="center" w:pos="4536"/>
        <w:tab w:val="right" w:pos="9072"/>
      </w:tabs>
    </w:pPr>
  </w:style>
  <w:style w:type="character" w:customStyle="1" w:styleId="En-tteCar">
    <w:name w:val="En-tête Car"/>
    <w:basedOn w:val="Policepardfaut"/>
    <w:link w:val="En-tte"/>
    <w:uiPriority w:val="99"/>
    <w:rsid w:val="0033093B"/>
    <w:rPr>
      <w:rFonts w:ascii="Calibri" w:hAnsi="Calibri" w:cs="Times New Roman"/>
    </w:rPr>
  </w:style>
  <w:style w:type="paragraph" w:styleId="Pieddepage">
    <w:name w:val="footer"/>
    <w:basedOn w:val="Normal"/>
    <w:link w:val="PieddepageCar"/>
    <w:uiPriority w:val="99"/>
    <w:unhideWhenUsed/>
    <w:rsid w:val="0033093B"/>
    <w:pPr>
      <w:tabs>
        <w:tab w:val="center" w:pos="4536"/>
        <w:tab w:val="right" w:pos="9072"/>
      </w:tabs>
    </w:pPr>
  </w:style>
  <w:style w:type="character" w:customStyle="1" w:styleId="PieddepageCar">
    <w:name w:val="Pied de page Car"/>
    <w:basedOn w:val="Policepardfaut"/>
    <w:link w:val="Pieddepage"/>
    <w:uiPriority w:val="99"/>
    <w:rsid w:val="0033093B"/>
    <w:rPr>
      <w:rFonts w:ascii="Calibri" w:hAnsi="Calibri" w:cs="Times New Roman"/>
    </w:rPr>
  </w:style>
  <w:style w:type="table" w:styleId="Ombrageclair">
    <w:name w:val="Light Shading"/>
    <w:basedOn w:val="TableauNormal"/>
    <w:uiPriority w:val="60"/>
    <w:rsid w:val="00137C8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137C84"/>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enhypertextesuivi">
    <w:name w:val="FollowedHyperlink"/>
    <w:basedOn w:val="Policepardfaut"/>
    <w:uiPriority w:val="99"/>
    <w:semiHidden/>
    <w:unhideWhenUsed/>
    <w:rsid w:val="00AD2E41"/>
    <w:rPr>
      <w:color w:val="800080" w:themeColor="followedHyperlink"/>
      <w:u w:val="single"/>
    </w:rPr>
  </w:style>
  <w:style w:type="character" w:customStyle="1" w:styleId="Titre4Car">
    <w:name w:val="Titre 4 Car"/>
    <w:basedOn w:val="Policepardfaut"/>
    <w:link w:val="Titre4"/>
    <w:uiPriority w:val="9"/>
    <w:rsid w:val="00DF262D"/>
    <w:rPr>
      <w:rFonts w:eastAsiaTheme="majorEastAsia" w:cstheme="majorBidi"/>
      <w:bCs/>
      <w:i/>
      <w:iCs/>
      <w:color w:val="4F81BD" w:themeColor="accent1"/>
    </w:rPr>
  </w:style>
  <w:style w:type="character" w:customStyle="1" w:styleId="Titre5Car">
    <w:name w:val="Titre 5 Car"/>
    <w:basedOn w:val="Policepardfaut"/>
    <w:link w:val="Titre5"/>
    <w:uiPriority w:val="9"/>
    <w:rsid w:val="00DF262D"/>
    <w:rPr>
      <w:rFonts w:eastAsiaTheme="majorEastAsia" w:cstheme="majorBidi"/>
      <w:color w:val="243F60" w:themeColor="accent1" w:themeShade="7F"/>
    </w:rPr>
  </w:style>
  <w:style w:type="character" w:customStyle="1" w:styleId="Titre6Car">
    <w:name w:val="Titre 6 Car"/>
    <w:basedOn w:val="Policepardfaut"/>
    <w:link w:val="Titre6"/>
    <w:uiPriority w:val="9"/>
    <w:rsid w:val="001E0E90"/>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0E90"/>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0E9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0E90"/>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1E0E9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E0E90"/>
    <w:rPr>
      <w:rFonts w:asciiTheme="majorHAnsi" w:eastAsiaTheme="majorEastAsia" w:hAnsiTheme="majorHAnsi" w:cstheme="majorBidi"/>
      <w:color w:val="17365D" w:themeColor="text2" w:themeShade="BF"/>
      <w:spacing w:val="5"/>
      <w:kern w:val="28"/>
      <w:sz w:val="52"/>
      <w:szCs w:val="52"/>
    </w:rPr>
  </w:style>
  <w:style w:type="numbering" w:customStyle="1" w:styleId="Style1">
    <w:name w:val="Style1"/>
    <w:uiPriority w:val="99"/>
    <w:rsid w:val="0040304F"/>
    <w:pPr>
      <w:numPr>
        <w:numId w:val="1"/>
      </w:numPr>
    </w:pPr>
  </w:style>
  <w:style w:type="character" w:styleId="Marquedannotation">
    <w:name w:val="annotation reference"/>
    <w:basedOn w:val="Policepardfaut"/>
    <w:uiPriority w:val="99"/>
    <w:semiHidden/>
    <w:unhideWhenUsed/>
    <w:rsid w:val="006714CC"/>
    <w:rPr>
      <w:sz w:val="16"/>
      <w:szCs w:val="16"/>
    </w:rPr>
  </w:style>
  <w:style w:type="paragraph" w:styleId="Commentaire">
    <w:name w:val="annotation text"/>
    <w:basedOn w:val="Normal"/>
    <w:link w:val="CommentaireCar"/>
    <w:uiPriority w:val="99"/>
    <w:semiHidden/>
    <w:unhideWhenUsed/>
    <w:rsid w:val="006714CC"/>
    <w:rPr>
      <w:sz w:val="20"/>
      <w:szCs w:val="20"/>
    </w:rPr>
  </w:style>
  <w:style w:type="character" w:customStyle="1" w:styleId="CommentaireCar">
    <w:name w:val="Commentaire Car"/>
    <w:basedOn w:val="Policepardfaut"/>
    <w:link w:val="Commentaire"/>
    <w:uiPriority w:val="99"/>
    <w:semiHidden/>
    <w:rsid w:val="006714CC"/>
    <w:rPr>
      <w:rFonts w:ascii="Calibri" w:hAnsi="Calibri" w:cs="Times New Roman"/>
      <w:sz w:val="20"/>
      <w:szCs w:val="20"/>
    </w:rPr>
  </w:style>
  <w:style w:type="paragraph" w:styleId="Objetducommentaire">
    <w:name w:val="annotation subject"/>
    <w:basedOn w:val="Commentaire"/>
    <w:next w:val="Commentaire"/>
    <w:link w:val="ObjetducommentaireCar"/>
    <w:uiPriority w:val="99"/>
    <w:semiHidden/>
    <w:unhideWhenUsed/>
    <w:rsid w:val="006714CC"/>
    <w:rPr>
      <w:b/>
      <w:bCs/>
    </w:rPr>
  </w:style>
  <w:style w:type="character" w:customStyle="1" w:styleId="ObjetducommentaireCar">
    <w:name w:val="Objet du commentaire Car"/>
    <w:basedOn w:val="CommentaireCar"/>
    <w:link w:val="Objetducommentaire"/>
    <w:uiPriority w:val="99"/>
    <w:semiHidden/>
    <w:rsid w:val="006714CC"/>
    <w:rPr>
      <w:rFonts w:ascii="Calibri" w:hAnsi="Calibri" w:cs="Times New Roman"/>
      <w:b/>
      <w:bCs/>
      <w:sz w:val="20"/>
      <w:szCs w:val="20"/>
    </w:rPr>
  </w:style>
  <w:style w:type="paragraph" w:styleId="Rvision">
    <w:name w:val="Revision"/>
    <w:hidden/>
    <w:uiPriority w:val="99"/>
    <w:semiHidden/>
    <w:rsid w:val="00402C13"/>
    <w:pPr>
      <w:spacing w:after="0" w:line="240" w:lineRule="auto"/>
    </w:pPr>
    <w:rPr>
      <w:rFonts w:ascii="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539154">
      <w:bodyDiv w:val="1"/>
      <w:marLeft w:val="0"/>
      <w:marRight w:val="0"/>
      <w:marTop w:val="0"/>
      <w:marBottom w:val="0"/>
      <w:divBdr>
        <w:top w:val="none" w:sz="0" w:space="0" w:color="auto"/>
        <w:left w:val="none" w:sz="0" w:space="0" w:color="auto"/>
        <w:bottom w:val="none" w:sz="0" w:space="0" w:color="auto"/>
        <w:right w:val="none" w:sz="0" w:space="0" w:color="auto"/>
      </w:divBdr>
    </w:div>
    <w:div w:id="536236341">
      <w:bodyDiv w:val="1"/>
      <w:marLeft w:val="0"/>
      <w:marRight w:val="0"/>
      <w:marTop w:val="0"/>
      <w:marBottom w:val="0"/>
      <w:divBdr>
        <w:top w:val="none" w:sz="0" w:space="0" w:color="auto"/>
        <w:left w:val="none" w:sz="0" w:space="0" w:color="auto"/>
        <w:bottom w:val="none" w:sz="0" w:space="0" w:color="auto"/>
        <w:right w:val="none" w:sz="0" w:space="0" w:color="auto"/>
      </w:divBdr>
    </w:div>
    <w:div w:id="546570407">
      <w:bodyDiv w:val="1"/>
      <w:marLeft w:val="0"/>
      <w:marRight w:val="0"/>
      <w:marTop w:val="0"/>
      <w:marBottom w:val="0"/>
      <w:divBdr>
        <w:top w:val="none" w:sz="0" w:space="0" w:color="auto"/>
        <w:left w:val="none" w:sz="0" w:space="0" w:color="auto"/>
        <w:bottom w:val="none" w:sz="0" w:space="0" w:color="auto"/>
        <w:right w:val="none" w:sz="0" w:space="0" w:color="auto"/>
      </w:divBdr>
    </w:div>
    <w:div w:id="751246379">
      <w:bodyDiv w:val="1"/>
      <w:marLeft w:val="0"/>
      <w:marRight w:val="0"/>
      <w:marTop w:val="0"/>
      <w:marBottom w:val="0"/>
      <w:divBdr>
        <w:top w:val="none" w:sz="0" w:space="0" w:color="auto"/>
        <w:left w:val="none" w:sz="0" w:space="0" w:color="auto"/>
        <w:bottom w:val="none" w:sz="0" w:space="0" w:color="auto"/>
        <w:right w:val="none" w:sz="0" w:space="0" w:color="auto"/>
      </w:divBdr>
    </w:div>
    <w:div w:id="1316034998">
      <w:bodyDiv w:val="1"/>
      <w:marLeft w:val="0"/>
      <w:marRight w:val="0"/>
      <w:marTop w:val="0"/>
      <w:marBottom w:val="0"/>
      <w:divBdr>
        <w:top w:val="none" w:sz="0" w:space="0" w:color="auto"/>
        <w:left w:val="none" w:sz="0" w:space="0" w:color="auto"/>
        <w:bottom w:val="none" w:sz="0" w:space="0" w:color="auto"/>
        <w:right w:val="none" w:sz="0" w:space="0" w:color="auto"/>
      </w:divBdr>
    </w:div>
    <w:div w:id="1346438972">
      <w:bodyDiv w:val="1"/>
      <w:marLeft w:val="0"/>
      <w:marRight w:val="0"/>
      <w:marTop w:val="0"/>
      <w:marBottom w:val="0"/>
      <w:divBdr>
        <w:top w:val="none" w:sz="0" w:space="0" w:color="auto"/>
        <w:left w:val="none" w:sz="0" w:space="0" w:color="auto"/>
        <w:bottom w:val="none" w:sz="0" w:space="0" w:color="auto"/>
        <w:right w:val="none" w:sz="0" w:space="0" w:color="auto"/>
      </w:divBdr>
    </w:div>
    <w:div w:id="2060934915">
      <w:bodyDiv w:val="1"/>
      <w:marLeft w:val="0"/>
      <w:marRight w:val="0"/>
      <w:marTop w:val="0"/>
      <w:marBottom w:val="0"/>
      <w:divBdr>
        <w:top w:val="none" w:sz="0" w:space="0" w:color="auto"/>
        <w:left w:val="none" w:sz="0" w:space="0" w:color="auto"/>
        <w:bottom w:val="none" w:sz="0" w:space="0" w:color="auto"/>
        <w:right w:val="none" w:sz="0" w:space="0" w:color="auto"/>
      </w:divBdr>
    </w:div>
    <w:div w:id="2108697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settings" Target="settings.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 Id="rId13" Type="http://schemas.openxmlformats.org/officeDocument/2006/relationships/hyperlink" Target="http://www.predim.org/spip.php?article4057"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footer" Target="footer1.xml"/><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398D9DDD976B842B5E7E426F1685179" ma:contentTypeVersion="0" ma:contentTypeDescription="Crée un document." ma:contentTypeScope="" ma:versionID="5d617f28b12f6abe096a5458a06b82c0">
  <xsd:schema xmlns:xsd="http://www.w3.org/2001/XMLSchema" xmlns:xs="http://www.w3.org/2001/XMLSchema" xmlns:p="http://schemas.microsoft.com/office/2006/metadata/properties" xmlns:ns2="5c6b5260-11ec-45bb-a9e3-70439a8faf0d" targetNamespace="http://schemas.microsoft.com/office/2006/metadata/properties" ma:root="true" ma:fieldsID="e0e766c7c4d40b61ec9fb9c60f4b271d" ns2:_="">
    <xsd:import namespace="5c6b5260-11ec-45bb-a9e3-70439a8faf0d"/>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6b5260-11ec-45bb-a9e3-70439a8faf0d" elementFormDefault="qualified">
    <xsd:import namespace="http://schemas.microsoft.com/office/2006/documentManagement/types"/>
    <xsd:import namespace="http://schemas.microsoft.com/office/infopath/2007/PartnerControls"/>
    <xsd:element name="_dlc_DocId" ma:index="8" nillable="true" ma:displayName="Valeur d’ID de document" ma:description="Valeur de l’ID de document affecté à cet élément." ma:internalName="_dlc_DocId" ma:readOnly="true">
      <xsd:simpleType>
        <xsd:restriction base="dms:Text"/>
      </xsd:simpleType>
    </xsd:element>
    <xsd:element name="_dlc_DocIdUrl" ma:index="9" nillable="true" ma:displayName="ID de document" ma:description="Lien permanent vers ce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Conserver l’ID" ma:description="Conserver l’ID lors de l’ajout."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p:properties xmlns:p="http://schemas.microsoft.com/office/2006/metadata/properties" xmlns:xsi="http://www.w3.org/2001/XMLSchema-instance" xmlns:pc="http://schemas.microsoft.com/office/infopath/2007/PartnerControls">
  <documentManagement>
    <_dlc_DocId xmlns="5c6b5260-11ec-45bb-a9e3-70439a8faf0d">X4TACEKHER45-211-41</_dlc_DocId>
    <_dlc_DocIdUrl xmlns="5c6b5260-11ec-45bb-a9e3-70439a8faf0d">
      <Url>http://sharepoint.canaltp.fr/DirPP/produits/_layouts/DocIdRedir.aspx?ID=X4TACEKHER45-211-41</Url>
      <Description>X4TACEKHER45-211-41</Description>
    </_dlc_DocIdUrl>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888F98-E4E5-46F0-B717-B2EB99CEAC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6b5260-11ec-45bb-a9e3-70439a8faf0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CDC1233-D034-4401-942F-2F8BD33F6A69}">
  <ds:schemaRefs>
    <ds:schemaRef ds:uri="http://schemas.microsoft.com/sharepoint/events"/>
  </ds:schemaRefs>
</ds:datastoreItem>
</file>

<file path=customXml/itemProps3.xml><?xml version="1.0" encoding="utf-8"?>
<ds:datastoreItem xmlns:ds="http://schemas.openxmlformats.org/officeDocument/2006/customXml" ds:itemID="{0E181B7A-9456-4EE3-A05B-C1F03A3C77FC}">
  <ds:schemaRefs>
    <ds:schemaRef ds:uri="http://schemas.microsoft.com/office/2006/metadata/properties"/>
    <ds:schemaRef ds:uri="http://schemas.microsoft.com/office/infopath/2007/PartnerControls"/>
    <ds:schemaRef ds:uri="5c6b5260-11ec-45bb-a9e3-70439a8faf0d"/>
  </ds:schemaRefs>
</ds:datastoreItem>
</file>

<file path=customXml/itemProps4.xml><?xml version="1.0" encoding="utf-8"?>
<ds:datastoreItem xmlns:ds="http://schemas.openxmlformats.org/officeDocument/2006/customXml" ds:itemID="{3A72A3D0-9EA9-4252-B72A-00CB7D05981A}">
  <ds:schemaRefs>
    <ds:schemaRef ds:uri="http://schemas.microsoft.com/sharepoint/v3/contenttype/forms"/>
  </ds:schemaRefs>
</ds:datastoreItem>
</file>

<file path=customXml/itemProps5.xml><?xml version="1.0" encoding="utf-8"?>
<ds:datastoreItem xmlns:ds="http://schemas.openxmlformats.org/officeDocument/2006/customXml" ds:itemID="{A2810F70-88A5-FA4A-84B6-4923B921C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33</Pages>
  <Words>12278</Words>
  <Characters>67529</Characters>
  <Application>Microsoft Macintosh Word</Application>
  <DocSecurity>0</DocSecurity>
  <Lines>562</Lines>
  <Paragraphs>159</Paragraphs>
  <ScaleCrop>false</ScaleCrop>
  <HeadingPairs>
    <vt:vector size="4" baseType="variant">
      <vt:variant>
        <vt:lpstr>Titre</vt:lpstr>
      </vt:variant>
      <vt:variant>
        <vt:i4>1</vt:i4>
      </vt:variant>
      <vt:variant>
        <vt:lpstr>Titres</vt:lpstr>
      </vt:variant>
      <vt:variant>
        <vt:i4>31</vt:i4>
      </vt:variant>
    </vt:vector>
  </HeadingPairs>
  <TitlesOfParts>
    <vt:vector size="32" baseType="lpstr">
      <vt:lpstr>Spécifications techniques du méta-système</vt:lpstr>
      <vt:lpstr>Introduction</vt:lpstr>
      <vt:lpstr>Les interfaces du système </vt:lpstr>
      <vt:lpstr>    Les interfaces de recherche d’itinéraire et de localités</vt:lpstr>
      <vt:lpstr>        Protocole</vt:lpstr>
      <vt:lpstr>        La définition au format XSD</vt:lpstr>
      <vt:lpstr>    Le modèle des méta-données</vt:lpstr>
      <vt:lpstr>    Les interfaces génériques requises sur les SIM</vt:lpstr>
      <vt:lpstr>    Les interfaces dans l’architecture de déploiement</vt:lpstr>
      <vt:lpstr>Les spécifications techniques générales des systèmes de la solution</vt:lpstr>
      <vt:lpstr>    Définition du graphe de SIM</vt:lpstr>
      <vt:lpstr>    Définition de l’itinéraire partiel</vt:lpstr>
      <vt:lpstr>    Notations</vt:lpstr>
      <vt:lpstr>    Le système Aiguilleur</vt:lpstr>
      <vt:lpstr>        Fonction d’évaluation du bilan carbone </vt:lpstr>
      <vt:lpstr>        Fonction de sélection des SIM à proximité d’une position géographique</vt:lpstr>
      <vt:lpstr>        Fonction de Sélection des traces pour une recherche d’itinéraire</vt:lpstr>
      <vt:lpstr>        Fonction de distribution des calculs de RI pour une trace donnée</vt:lpstr>
      <vt:lpstr>    </vt:lpstr>
      <vt:lpstr>        Traitement en parallèle des calculs de RI sur les différentes traces données</vt:lpstr>
      <vt:lpstr>        Optimisation possible par mutualisation de requêtes</vt:lpstr>
      <vt:lpstr>        Phases de développement à venir</vt:lpstr>
      <vt:lpstr>    Architecture du système d’administration</vt:lpstr>
      <vt:lpstr>        Spécification des principales fonctions </vt:lpstr>
      <vt:lpstr>        Phases de développement à venir</vt:lpstr>
      <vt:lpstr>    Architecture du site WEB de démonstration</vt:lpstr>
      <vt:lpstr>        Le formulaire de requête</vt:lpstr>
      <vt:lpstr>        L’affichage des résultats de la recherche</vt:lpstr>
      <vt:lpstr>        Technologie d’implémentation</vt:lpstr>
      <vt:lpstr>        Phases de développement à venir</vt:lpstr>
      <vt:lpstr>Conclusion</vt:lpstr>
      <vt:lpstr>    </vt:lpstr>
    </vt:vector>
  </TitlesOfParts>
  <Company>Cityway</Company>
  <LinksUpToDate>false</LinksUpToDate>
  <CharactersWithSpaces>79648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Spécifications techniques du méta-système</dc:title>
  <dc:subject/>
  <dc:creator>Florisson Marc</dc:creator>
  <cp:keywords/>
  <dc:description/>
  <cp:lastModifiedBy>Marc Florisson</cp:lastModifiedBy>
  <cp:revision>42</cp:revision>
  <cp:lastPrinted>2013-10-23T09:43:00Z</cp:lastPrinted>
  <dcterms:created xsi:type="dcterms:W3CDTF">2014-03-31T20:45:00Z</dcterms:created>
  <dcterms:modified xsi:type="dcterms:W3CDTF">2014-04-25T06:14:00Z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0x0101007398D9DDD976B842B5E7E426F1685179</vt:lpwstr>
  </property>
  <property fmtid="{D5CDD505-2E9C-101B-9397-08002B2CF9AE}" pid="3" name="_dlc_DocIdItemGuid">
    <vt:lpwstr>e09517f6-2fa2-4ce4-9bcc-e04661416574</vt:lpwstr>
  </property>
</Properties>
</file>