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B4CE3D5" w14:textId="7520BDB0" w:rsidR="006B10CB" w:rsidRPr="00444BE2" w:rsidRDefault="006B10CB" w:rsidP="006B10CB">
      <w:pPr>
        <w:contextualSpacing/>
        <w:rPr>
          <w:b/>
          <w:color w:val="808080"/>
          <w:sz w:val="32"/>
          <w:szCs w:val="32"/>
        </w:rPr>
      </w:pPr>
      <w:r w:rsidRPr="00444BE2">
        <w:rPr>
          <w:b/>
          <w:color w:val="808080"/>
          <w:sz w:val="32"/>
          <w:szCs w:val="32"/>
        </w:rPr>
        <w:t>Document d</w:t>
      </w:r>
      <w:r>
        <w:rPr>
          <w:b/>
          <w:color w:val="808080"/>
          <w:sz w:val="32"/>
          <w:szCs w:val="32"/>
        </w:rPr>
        <w:t xml:space="preserve">e spécifications </w:t>
      </w:r>
      <w:r w:rsidR="00443295">
        <w:rPr>
          <w:b/>
          <w:color w:val="808080"/>
          <w:sz w:val="32"/>
          <w:szCs w:val="32"/>
        </w:rPr>
        <w:t>des interfaces</w:t>
      </w:r>
    </w:p>
    <w:p w14:paraId="7B4CE3D6" w14:textId="77777777" w:rsidR="006B10CB" w:rsidRPr="00444BE2" w:rsidRDefault="006B10CB" w:rsidP="006B10CB">
      <w:pPr>
        <w:contextualSpacing/>
        <w:rPr>
          <w:b/>
          <w:color w:val="808080"/>
          <w:sz w:val="32"/>
          <w:szCs w:val="32"/>
        </w:rPr>
      </w:pPr>
    </w:p>
    <w:p w14:paraId="7B4CE3D7" w14:textId="53E6DAD3" w:rsidR="006B10CB" w:rsidRPr="00444BE2" w:rsidRDefault="006B10CB" w:rsidP="006B10CB">
      <w:pPr>
        <w:contextualSpacing/>
        <w:rPr>
          <w:b/>
          <w:color w:val="808080"/>
        </w:rPr>
      </w:pPr>
      <w:r w:rsidRPr="00444BE2">
        <w:rPr>
          <w:color w:val="808080"/>
        </w:rPr>
        <w:t xml:space="preserve">Date de création : </w:t>
      </w:r>
      <w:r w:rsidR="00443295">
        <w:rPr>
          <w:b/>
          <w:color w:val="808080"/>
        </w:rPr>
        <w:t>07</w:t>
      </w:r>
      <w:r w:rsidR="000E6302">
        <w:rPr>
          <w:b/>
          <w:color w:val="808080"/>
        </w:rPr>
        <w:t>/</w:t>
      </w:r>
      <w:r w:rsidR="00B54115">
        <w:rPr>
          <w:b/>
          <w:color w:val="808080"/>
        </w:rPr>
        <w:t>10</w:t>
      </w:r>
      <w:r w:rsidRPr="00444BE2">
        <w:rPr>
          <w:b/>
          <w:color w:val="808080"/>
        </w:rPr>
        <w:t>/201</w:t>
      </w:r>
      <w:r w:rsidR="00443295">
        <w:rPr>
          <w:b/>
          <w:color w:val="808080"/>
        </w:rPr>
        <w:t>4</w:t>
      </w:r>
    </w:p>
    <w:p w14:paraId="7B4CE3D8" w14:textId="08D6F129" w:rsidR="006B10CB" w:rsidRPr="00C01D3A" w:rsidRDefault="006B10CB" w:rsidP="006B10CB">
      <w:pPr>
        <w:contextualSpacing/>
        <w:rPr>
          <w:color w:val="808080"/>
        </w:rPr>
      </w:pPr>
      <w:r w:rsidRPr="00444BE2">
        <w:rPr>
          <w:color w:val="808080"/>
        </w:rPr>
        <w:t>Version :</w:t>
      </w:r>
      <w:r>
        <w:rPr>
          <w:b/>
          <w:color w:val="808080"/>
        </w:rPr>
        <w:t xml:space="preserve"> </w:t>
      </w:r>
      <w:r w:rsidR="00443295">
        <w:rPr>
          <w:b/>
          <w:color w:val="808080"/>
        </w:rPr>
        <w:t>0</w:t>
      </w:r>
      <w:r w:rsidR="007A7337" w:rsidRPr="001A0C53">
        <w:rPr>
          <w:b/>
          <w:color w:val="808080"/>
        </w:rPr>
        <w:t>.</w:t>
      </w:r>
      <w:ins w:id="0" w:author="Marc Florisson" w:date="2015-05-29T09:52:00Z">
        <w:r w:rsidR="008D25F1">
          <w:rPr>
            <w:b/>
            <w:color w:val="808080"/>
          </w:rPr>
          <w:t>4</w:t>
        </w:r>
        <w:r w:rsidR="008D25F1" w:rsidRPr="001A0C53">
          <w:rPr>
            <w:b/>
            <w:color w:val="808080"/>
          </w:rPr>
          <w:t xml:space="preserve"> </w:t>
        </w:r>
      </w:ins>
      <w:r w:rsidRPr="001A0C53">
        <w:rPr>
          <w:b/>
          <w:color w:val="808080"/>
        </w:rPr>
        <w:t xml:space="preserve">du </w:t>
      </w:r>
      <w:ins w:id="1" w:author="Marc Florisson" w:date="2015-05-29T09:52:00Z">
        <w:r w:rsidR="008D25F1">
          <w:rPr>
            <w:b/>
            <w:color w:val="808080"/>
          </w:rPr>
          <w:t>29</w:t>
        </w:r>
      </w:ins>
      <w:r w:rsidR="00443295">
        <w:rPr>
          <w:b/>
          <w:color w:val="808080"/>
        </w:rPr>
        <w:t>/</w:t>
      </w:r>
      <w:r w:rsidR="00783F41">
        <w:rPr>
          <w:b/>
          <w:color w:val="808080"/>
        </w:rPr>
        <w:t>0</w:t>
      </w:r>
      <w:r w:rsidR="00732064">
        <w:rPr>
          <w:b/>
          <w:color w:val="808080"/>
        </w:rPr>
        <w:t>5</w:t>
      </w:r>
      <w:r w:rsidR="00443295" w:rsidRPr="00444BE2">
        <w:rPr>
          <w:b/>
          <w:color w:val="808080"/>
        </w:rPr>
        <w:t>/201</w:t>
      </w:r>
      <w:r w:rsidR="00783F41">
        <w:rPr>
          <w:b/>
          <w:color w:val="808080"/>
        </w:rPr>
        <w:t>5</w:t>
      </w:r>
    </w:p>
    <w:p w14:paraId="7B4CE3D9" w14:textId="77777777" w:rsidR="006B10CB" w:rsidRPr="00234737" w:rsidRDefault="006B10CB" w:rsidP="006B10CB">
      <w:pPr>
        <w:contextualSpacing/>
        <w:jc w:val="center"/>
        <w:rPr>
          <w:b/>
          <w:sz w:val="44"/>
          <w:szCs w:val="44"/>
        </w:rPr>
      </w:pPr>
    </w:p>
    <w:p w14:paraId="7B4CE3DA" w14:textId="77777777" w:rsidR="006B10CB" w:rsidRPr="00234737" w:rsidRDefault="006B10CB" w:rsidP="006B10CB">
      <w:pPr>
        <w:contextualSpacing/>
        <w:jc w:val="center"/>
        <w:rPr>
          <w:b/>
          <w:sz w:val="44"/>
          <w:szCs w:val="44"/>
        </w:rPr>
      </w:pPr>
    </w:p>
    <w:p w14:paraId="7B4CE3DB" w14:textId="77777777" w:rsidR="006B10CB" w:rsidRPr="00234737" w:rsidRDefault="006B10CB" w:rsidP="006B10CB">
      <w:pPr>
        <w:contextualSpacing/>
        <w:jc w:val="center"/>
        <w:rPr>
          <w:b/>
          <w:sz w:val="44"/>
          <w:szCs w:val="44"/>
        </w:rPr>
      </w:pPr>
    </w:p>
    <w:p w14:paraId="7B4CE3DC" w14:textId="77777777" w:rsidR="006B10CB" w:rsidRPr="00234737" w:rsidRDefault="006B10CB" w:rsidP="006B10CB">
      <w:pPr>
        <w:contextualSpacing/>
        <w:jc w:val="center"/>
        <w:rPr>
          <w:b/>
          <w:sz w:val="44"/>
          <w:szCs w:val="44"/>
        </w:rPr>
      </w:pPr>
    </w:p>
    <w:p w14:paraId="7B4CE3DD" w14:textId="77777777" w:rsidR="006B10CB" w:rsidRPr="00234737" w:rsidRDefault="006B10CB" w:rsidP="006B10CB">
      <w:pPr>
        <w:contextualSpacing/>
        <w:jc w:val="center"/>
        <w:rPr>
          <w:b/>
          <w:sz w:val="44"/>
          <w:szCs w:val="44"/>
        </w:rPr>
      </w:pPr>
    </w:p>
    <w:p w14:paraId="7B4CE3DE" w14:textId="77777777" w:rsidR="006B10CB" w:rsidRPr="00234737" w:rsidRDefault="006B10CB" w:rsidP="006B10CB">
      <w:pPr>
        <w:contextualSpacing/>
        <w:jc w:val="right"/>
        <w:rPr>
          <w:b/>
          <w:sz w:val="44"/>
          <w:szCs w:val="44"/>
        </w:rPr>
      </w:pPr>
    </w:p>
    <w:p w14:paraId="7B4CE3E0" w14:textId="7DC1CEF5" w:rsidR="006B10CB" w:rsidRPr="00D7747E" w:rsidRDefault="006F5EA7" w:rsidP="00443295">
      <w:pPr>
        <w:pStyle w:val="TitreGnral"/>
        <w:ind w:left="-1134"/>
        <w:rPr>
          <w:color w:val="7F7F7F" w:themeColor="text1" w:themeTint="80"/>
        </w:rPr>
      </w:pPr>
      <w:r>
        <w:rPr>
          <w:color w:val="7F7F7F" w:themeColor="text1" w:themeTint="80"/>
        </w:rPr>
        <w:t>SpÉ</w:t>
      </w:r>
      <w:r w:rsidR="006B10CB" w:rsidRPr="00D7747E">
        <w:rPr>
          <w:color w:val="7F7F7F" w:themeColor="text1" w:themeTint="80"/>
        </w:rPr>
        <w:t xml:space="preserve">cifications </w:t>
      </w:r>
      <w:r w:rsidR="00443295">
        <w:rPr>
          <w:color w:val="7F7F7F" w:themeColor="text1" w:themeTint="80"/>
        </w:rPr>
        <w:t>des interfaces</w:t>
      </w:r>
    </w:p>
    <w:p w14:paraId="1DC9640C" w14:textId="77777777" w:rsidR="006956D7" w:rsidRDefault="006B10CB" w:rsidP="006956D7">
      <w:r w:rsidRPr="00D7747E">
        <w:br w:type="page"/>
      </w:r>
    </w:p>
    <w:sdt>
      <w:sdtPr>
        <w:rPr>
          <w:b/>
          <w:bCs/>
        </w:rPr>
        <w:id w:val="921451770"/>
        <w:docPartObj>
          <w:docPartGallery w:val="Table of Contents"/>
          <w:docPartUnique/>
        </w:docPartObj>
      </w:sdtPr>
      <w:sdtEndPr>
        <w:rPr>
          <w:b w:val="0"/>
          <w:bCs w:val="0"/>
        </w:rPr>
      </w:sdtEndPr>
      <w:sdtContent>
        <w:p w14:paraId="7B4CE3E2" w14:textId="33E9720E" w:rsidR="005258BB" w:rsidRDefault="005258BB" w:rsidP="006956D7">
          <w:pPr>
            <w:rPr>
              <w:b/>
              <w:color w:val="808080"/>
              <w:sz w:val="32"/>
              <w:szCs w:val="32"/>
            </w:rPr>
          </w:pPr>
          <w:r w:rsidRPr="006956D7">
            <w:rPr>
              <w:b/>
              <w:color w:val="808080"/>
              <w:sz w:val="32"/>
              <w:szCs w:val="32"/>
            </w:rPr>
            <w:t>Sommaire</w:t>
          </w:r>
        </w:p>
        <w:p w14:paraId="7E814ED5" w14:textId="77777777" w:rsidR="00546B02" w:rsidRPr="006956D7" w:rsidRDefault="00546B02" w:rsidP="006956D7"/>
        <w:p w14:paraId="319FAD82" w14:textId="77777777" w:rsidR="00252617" w:rsidRDefault="005258BB">
          <w:pPr>
            <w:pStyle w:val="TM1"/>
            <w:tabs>
              <w:tab w:val="left" w:pos="352"/>
              <w:tab w:val="right" w:leader="dot" w:pos="9062"/>
            </w:tabs>
            <w:rPr>
              <w:rFonts w:asciiTheme="minorHAnsi" w:eastAsiaTheme="minorEastAsia" w:hAnsiTheme="minorHAnsi" w:cstheme="minorBidi"/>
              <w:noProof/>
              <w:sz w:val="24"/>
              <w:szCs w:val="24"/>
              <w:lang w:eastAsia="ja-JP"/>
            </w:rPr>
          </w:pPr>
          <w:r>
            <w:fldChar w:fldCharType="begin"/>
          </w:r>
          <w:r>
            <w:instrText xml:space="preserve"> </w:instrText>
          </w:r>
          <w:r w:rsidR="000E2B84">
            <w:instrText>TOC</w:instrText>
          </w:r>
          <w:r>
            <w:instrText xml:space="preserve"> \o "1-3" \h \z \u </w:instrText>
          </w:r>
          <w:r>
            <w:fldChar w:fldCharType="separate"/>
          </w:r>
          <w:r w:rsidR="00252617">
            <w:rPr>
              <w:noProof/>
            </w:rPr>
            <w:t>1</w:t>
          </w:r>
          <w:r w:rsidR="00252617">
            <w:rPr>
              <w:rFonts w:asciiTheme="minorHAnsi" w:eastAsiaTheme="minorEastAsia" w:hAnsiTheme="minorHAnsi" w:cstheme="minorBidi"/>
              <w:noProof/>
              <w:sz w:val="24"/>
              <w:szCs w:val="24"/>
              <w:lang w:eastAsia="ja-JP"/>
            </w:rPr>
            <w:tab/>
          </w:r>
          <w:r w:rsidR="00252617">
            <w:rPr>
              <w:noProof/>
            </w:rPr>
            <w:t>Historique des modifications</w:t>
          </w:r>
          <w:r w:rsidR="00252617">
            <w:rPr>
              <w:noProof/>
            </w:rPr>
            <w:tab/>
          </w:r>
          <w:r w:rsidR="00252617">
            <w:rPr>
              <w:noProof/>
            </w:rPr>
            <w:fldChar w:fldCharType="begin"/>
          </w:r>
          <w:r w:rsidR="00252617">
            <w:rPr>
              <w:noProof/>
            </w:rPr>
            <w:instrText xml:space="preserve"> PAGEREF _Toc290618168 \h </w:instrText>
          </w:r>
          <w:r w:rsidR="00252617">
            <w:rPr>
              <w:noProof/>
            </w:rPr>
          </w:r>
          <w:r w:rsidR="00252617">
            <w:rPr>
              <w:noProof/>
            </w:rPr>
            <w:fldChar w:fldCharType="separate"/>
          </w:r>
          <w:r w:rsidR="0054495C">
            <w:rPr>
              <w:noProof/>
            </w:rPr>
            <w:t>4</w:t>
          </w:r>
          <w:r w:rsidR="00252617">
            <w:rPr>
              <w:noProof/>
            </w:rPr>
            <w:fldChar w:fldCharType="end"/>
          </w:r>
        </w:p>
        <w:p w14:paraId="55D01124" w14:textId="77777777" w:rsidR="00252617" w:rsidRDefault="00252617">
          <w:pPr>
            <w:pStyle w:val="TM1"/>
            <w:tabs>
              <w:tab w:val="left" w:pos="352"/>
              <w:tab w:val="right" w:leader="dot" w:pos="9062"/>
            </w:tabs>
            <w:rPr>
              <w:rFonts w:asciiTheme="minorHAnsi" w:eastAsiaTheme="minorEastAsia" w:hAnsiTheme="minorHAnsi" w:cstheme="minorBidi"/>
              <w:noProof/>
              <w:sz w:val="24"/>
              <w:szCs w:val="24"/>
              <w:lang w:eastAsia="ja-JP"/>
            </w:rPr>
          </w:pPr>
          <w:r>
            <w:rPr>
              <w:noProof/>
            </w:rPr>
            <w:t>2</w:t>
          </w:r>
          <w:r>
            <w:rPr>
              <w:rFonts w:asciiTheme="minorHAnsi" w:eastAsiaTheme="minorEastAsia" w:hAnsiTheme="minorHAnsi" w:cstheme="minorBidi"/>
              <w:noProof/>
              <w:sz w:val="24"/>
              <w:szCs w:val="24"/>
              <w:lang w:eastAsia="ja-JP"/>
            </w:rPr>
            <w:tab/>
          </w:r>
          <w:r>
            <w:rPr>
              <w:noProof/>
            </w:rPr>
            <w:t>Documents applicables</w:t>
          </w:r>
          <w:r>
            <w:rPr>
              <w:noProof/>
            </w:rPr>
            <w:tab/>
          </w:r>
          <w:r>
            <w:rPr>
              <w:noProof/>
            </w:rPr>
            <w:fldChar w:fldCharType="begin"/>
          </w:r>
          <w:r>
            <w:rPr>
              <w:noProof/>
            </w:rPr>
            <w:instrText xml:space="preserve"> PAGEREF _Toc290618169 \h </w:instrText>
          </w:r>
          <w:r>
            <w:rPr>
              <w:noProof/>
            </w:rPr>
          </w:r>
          <w:r>
            <w:rPr>
              <w:noProof/>
            </w:rPr>
            <w:fldChar w:fldCharType="separate"/>
          </w:r>
          <w:r w:rsidR="0054495C">
            <w:rPr>
              <w:noProof/>
            </w:rPr>
            <w:t>5</w:t>
          </w:r>
          <w:r>
            <w:rPr>
              <w:noProof/>
            </w:rPr>
            <w:fldChar w:fldCharType="end"/>
          </w:r>
        </w:p>
        <w:p w14:paraId="2A2E85C5" w14:textId="77777777" w:rsidR="00252617" w:rsidRDefault="00252617">
          <w:pPr>
            <w:pStyle w:val="TM1"/>
            <w:tabs>
              <w:tab w:val="left" w:pos="352"/>
              <w:tab w:val="right" w:leader="dot" w:pos="9062"/>
            </w:tabs>
            <w:rPr>
              <w:rFonts w:asciiTheme="minorHAnsi" w:eastAsiaTheme="minorEastAsia" w:hAnsiTheme="minorHAnsi" w:cstheme="minorBidi"/>
              <w:noProof/>
              <w:sz w:val="24"/>
              <w:szCs w:val="24"/>
              <w:lang w:eastAsia="ja-JP"/>
            </w:rPr>
          </w:pPr>
          <w:r>
            <w:rPr>
              <w:noProof/>
            </w:rPr>
            <w:t>3</w:t>
          </w:r>
          <w:r>
            <w:rPr>
              <w:rFonts w:asciiTheme="minorHAnsi" w:eastAsiaTheme="minorEastAsia" w:hAnsiTheme="minorHAnsi" w:cstheme="minorBidi"/>
              <w:noProof/>
              <w:sz w:val="24"/>
              <w:szCs w:val="24"/>
              <w:lang w:eastAsia="ja-JP"/>
            </w:rPr>
            <w:tab/>
          </w:r>
          <w:r>
            <w:rPr>
              <w:noProof/>
            </w:rPr>
            <w:t>Introduction</w:t>
          </w:r>
          <w:r>
            <w:rPr>
              <w:noProof/>
            </w:rPr>
            <w:tab/>
          </w:r>
          <w:r>
            <w:rPr>
              <w:noProof/>
            </w:rPr>
            <w:fldChar w:fldCharType="begin"/>
          </w:r>
          <w:r>
            <w:rPr>
              <w:noProof/>
            </w:rPr>
            <w:instrText xml:space="preserve"> PAGEREF _Toc290618170 \h </w:instrText>
          </w:r>
          <w:r>
            <w:rPr>
              <w:noProof/>
            </w:rPr>
          </w:r>
          <w:r>
            <w:rPr>
              <w:noProof/>
            </w:rPr>
            <w:fldChar w:fldCharType="separate"/>
          </w:r>
          <w:r w:rsidR="0054495C">
            <w:rPr>
              <w:noProof/>
            </w:rPr>
            <w:t>6</w:t>
          </w:r>
          <w:r>
            <w:rPr>
              <w:noProof/>
            </w:rPr>
            <w:fldChar w:fldCharType="end"/>
          </w:r>
        </w:p>
        <w:p w14:paraId="55CE9B6D" w14:textId="77777777" w:rsidR="00252617" w:rsidRDefault="00252617">
          <w:pPr>
            <w:pStyle w:val="TM1"/>
            <w:tabs>
              <w:tab w:val="left" w:pos="352"/>
              <w:tab w:val="right" w:leader="dot" w:pos="9062"/>
            </w:tabs>
            <w:rPr>
              <w:rFonts w:asciiTheme="minorHAnsi" w:eastAsiaTheme="minorEastAsia" w:hAnsiTheme="minorHAnsi" w:cstheme="minorBidi"/>
              <w:noProof/>
              <w:sz w:val="24"/>
              <w:szCs w:val="24"/>
              <w:lang w:eastAsia="ja-JP"/>
            </w:rPr>
          </w:pPr>
          <w:r>
            <w:rPr>
              <w:noProof/>
            </w:rPr>
            <w:t>4</w:t>
          </w:r>
          <w:r>
            <w:rPr>
              <w:rFonts w:asciiTheme="minorHAnsi" w:eastAsiaTheme="minorEastAsia" w:hAnsiTheme="minorHAnsi" w:cstheme="minorBidi"/>
              <w:noProof/>
              <w:sz w:val="24"/>
              <w:szCs w:val="24"/>
              <w:lang w:eastAsia="ja-JP"/>
            </w:rPr>
            <w:tab/>
          </w:r>
          <w:r>
            <w:rPr>
              <w:noProof/>
            </w:rPr>
            <w:t>Partie 1</w:t>
          </w:r>
          <w:r>
            <w:rPr>
              <w:noProof/>
            </w:rPr>
            <w:tab/>
          </w:r>
          <w:r>
            <w:rPr>
              <w:noProof/>
            </w:rPr>
            <w:fldChar w:fldCharType="begin"/>
          </w:r>
          <w:r>
            <w:rPr>
              <w:noProof/>
            </w:rPr>
            <w:instrText xml:space="preserve"> PAGEREF _Toc290618171 \h </w:instrText>
          </w:r>
          <w:r>
            <w:rPr>
              <w:noProof/>
            </w:rPr>
          </w:r>
          <w:r>
            <w:rPr>
              <w:noProof/>
            </w:rPr>
            <w:fldChar w:fldCharType="separate"/>
          </w:r>
          <w:r w:rsidR="0054495C">
            <w:rPr>
              <w:noProof/>
            </w:rPr>
            <w:t>7</w:t>
          </w:r>
          <w:r>
            <w:rPr>
              <w:noProof/>
            </w:rPr>
            <w:fldChar w:fldCharType="end"/>
          </w:r>
        </w:p>
        <w:p w14:paraId="722D7BA9" w14:textId="77777777" w:rsidR="00252617" w:rsidRDefault="00252617">
          <w:pPr>
            <w:pStyle w:val="TM2"/>
            <w:tabs>
              <w:tab w:val="left" w:pos="739"/>
              <w:tab w:val="right" w:leader="dot" w:pos="9062"/>
            </w:tabs>
            <w:rPr>
              <w:rFonts w:asciiTheme="minorHAnsi" w:eastAsiaTheme="minorEastAsia" w:hAnsiTheme="minorHAnsi" w:cstheme="minorBidi"/>
              <w:noProof/>
              <w:sz w:val="24"/>
              <w:szCs w:val="24"/>
              <w:lang w:eastAsia="ja-JP"/>
            </w:rPr>
          </w:pPr>
          <w:r>
            <w:rPr>
              <w:noProof/>
            </w:rPr>
            <w:t>4.1</w:t>
          </w:r>
          <w:r>
            <w:rPr>
              <w:rFonts w:asciiTheme="minorHAnsi" w:eastAsiaTheme="minorEastAsia" w:hAnsiTheme="minorHAnsi" w:cstheme="minorBidi"/>
              <w:noProof/>
              <w:sz w:val="24"/>
              <w:szCs w:val="24"/>
              <w:lang w:eastAsia="ja-JP"/>
            </w:rPr>
            <w:tab/>
          </w:r>
          <w:r>
            <w:rPr>
              <w:noProof/>
            </w:rPr>
            <w:t>Termes et définitions</w:t>
          </w:r>
          <w:r>
            <w:rPr>
              <w:noProof/>
            </w:rPr>
            <w:tab/>
          </w:r>
          <w:r>
            <w:rPr>
              <w:noProof/>
            </w:rPr>
            <w:fldChar w:fldCharType="begin"/>
          </w:r>
          <w:r>
            <w:rPr>
              <w:noProof/>
            </w:rPr>
            <w:instrText xml:space="preserve"> PAGEREF _Toc290618172 \h </w:instrText>
          </w:r>
          <w:r>
            <w:rPr>
              <w:noProof/>
            </w:rPr>
          </w:r>
          <w:r>
            <w:rPr>
              <w:noProof/>
            </w:rPr>
            <w:fldChar w:fldCharType="separate"/>
          </w:r>
          <w:r w:rsidR="0054495C">
            <w:rPr>
              <w:noProof/>
            </w:rPr>
            <w:t>7</w:t>
          </w:r>
          <w:r>
            <w:rPr>
              <w:noProof/>
            </w:rPr>
            <w:fldChar w:fldCharType="end"/>
          </w:r>
        </w:p>
        <w:p w14:paraId="55EE0525" w14:textId="77777777" w:rsidR="00252617" w:rsidRDefault="00252617">
          <w:pPr>
            <w:pStyle w:val="TM3"/>
            <w:tabs>
              <w:tab w:val="left" w:pos="1126"/>
              <w:tab w:val="right" w:leader="dot" w:pos="9062"/>
            </w:tabs>
            <w:rPr>
              <w:rFonts w:asciiTheme="minorHAnsi" w:eastAsiaTheme="minorEastAsia" w:hAnsiTheme="minorHAnsi" w:cstheme="minorBidi"/>
              <w:noProof/>
              <w:sz w:val="24"/>
              <w:szCs w:val="24"/>
              <w:lang w:eastAsia="ja-JP"/>
            </w:rPr>
          </w:pPr>
          <w:r>
            <w:rPr>
              <w:noProof/>
            </w:rPr>
            <w:t>4.1.1</w:t>
          </w:r>
          <w:r>
            <w:rPr>
              <w:rFonts w:asciiTheme="minorHAnsi" w:eastAsiaTheme="minorEastAsia" w:hAnsiTheme="minorHAnsi" w:cstheme="minorBidi"/>
              <w:noProof/>
              <w:sz w:val="24"/>
              <w:szCs w:val="24"/>
              <w:lang w:eastAsia="ja-JP"/>
            </w:rPr>
            <w:tab/>
          </w:r>
          <w:r>
            <w:rPr>
              <w:noProof/>
            </w:rPr>
            <w:t>Dictionnaire des termes</w:t>
          </w:r>
          <w:r>
            <w:rPr>
              <w:noProof/>
            </w:rPr>
            <w:tab/>
          </w:r>
          <w:r>
            <w:rPr>
              <w:noProof/>
            </w:rPr>
            <w:fldChar w:fldCharType="begin"/>
          </w:r>
          <w:r>
            <w:rPr>
              <w:noProof/>
            </w:rPr>
            <w:instrText xml:space="preserve"> PAGEREF _Toc290618173 \h </w:instrText>
          </w:r>
          <w:r>
            <w:rPr>
              <w:noProof/>
            </w:rPr>
          </w:r>
          <w:r>
            <w:rPr>
              <w:noProof/>
            </w:rPr>
            <w:fldChar w:fldCharType="separate"/>
          </w:r>
          <w:r w:rsidR="0054495C">
            <w:rPr>
              <w:noProof/>
            </w:rPr>
            <w:t>7</w:t>
          </w:r>
          <w:r>
            <w:rPr>
              <w:noProof/>
            </w:rPr>
            <w:fldChar w:fldCharType="end"/>
          </w:r>
        </w:p>
        <w:p w14:paraId="274834EF" w14:textId="77777777" w:rsidR="00252617" w:rsidRDefault="00252617">
          <w:pPr>
            <w:pStyle w:val="TM3"/>
            <w:tabs>
              <w:tab w:val="left" w:pos="1126"/>
              <w:tab w:val="right" w:leader="dot" w:pos="9062"/>
            </w:tabs>
            <w:rPr>
              <w:rFonts w:asciiTheme="minorHAnsi" w:eastAsiaTheme="minorEastAsia" w:hAnsiTheme="minorHAnsi" w:cstheme="minorBidi"/>
              <w:noProof/>
              <w:sz w:val="24"/>
              <w:szCs w:val="24"/>
              <w:lang w:eastAsia="ja-JP"/>
            </w:rPr>
          </w:pPr>
          <w:r>
            <w:rPr>
              <w:noProof/>
            </w:rPr>
            <w:t>4.1.2</w:t>
          </w:r>
          <w:r>
            <w:rPr>
              <w:rFonts w:asciiTheme="minorHAnsi" w:eastAsiaTheme="minorEastAsia" w:hAnsiTheme="minorHAnsi" w:cstheme="minorBidi"/>
              <w:noProof/>
              <w:sz w:val="24"/>
              <w:szCs w:val="24"/>
              <w:lang w:eastAsia="ja-JP"/>
            </w:rPr>
            <w:tab/>
          </w:r>
          <w:r>
            <w:rPr>
              <w:noProof/>
            </w:rPr>
            <w:t>Illustration des termes sur un exemple</w:t>
          </w:r>
          <w:r>
            <w:rPr>
              <w:noProof/>
            </w:rPr>
            <w:tab/>
          </w:r>
          <w:r>
            <w:rPr>
              <w:noProof/>
            </w:rPr>
            <w:fldChar w:fldCharType="begin"/>
          </w:r>
          <w:r>
            <w:rPr>
              <w:noProof/>
            </w:rPr>
            <w:instrText xml:space="preserve"> PAGEREF _Toc290618174 \h </w:instrText>
          </w:r>
          <w:r>
            <w:rPr>
              <w:noProof/>
            </w:rPr>
          </w:r>
          <w:r>
            <w:rPr>
              <w:noProof/>
            </w:rPr>
            <w:fldChar w:fldCharType="separate"/>
          </w:r>
          <w:r w:rsidR="0054495C">
            <w:rPr>
              <w:noProof/>
            </w:rPr>
            <w:t>9</w:t>
          </w:r>
          <w:r>
            <w:rPr>
              <w:noProof/>
            </w:rPr>
            <w:fldChar w:fldCharType="end"/>
          </w:r>
        </w:p>
        <w:p w14:paraId="18237C29" w14:textId="77777777" w:rsidR="00252617" w:rsidRDefault="00252617">
          <w:pPr>
            <w:pStyle w:val="TM2"/>
            <w:tabs>
              <w:tab w:val="left" w:pos="739"/>
              <w:tab w:val="right" w:leader="dot" w:pos="9062"/>
            </w:tabs>
            <w:rPr>
              <w:rFonts w:asciiTheme="minorHAnsi" w:eastAsiaTheme="minorEastAsia" w:hAnsiTheme="minorHAnsi" w:cstheme="minorBidi"/>
              <w:noProof/>
              <w:sz w:val="24"/>
              <w:szCs w:val="24"/>
              <w:lang w:eastAsia="ja-JP"/>
            </w:rPr>
          </w:pPr>
          <w:r>
            <w:rPr>
              <w:noProof/>
            </w:rPr>
            <w:t>4.2</w:t>
          </w:r>
          <w:r>
            <w:rPr>
              <w:rFonts w:asciiTheme="minorHAnsi" w:eastAsiaTheme="minorEastAsia" w:hAnsiTheme="minorHAnsi" w:cstheme="minorBidi"/>
              <w:noProof/>
              <w:sz w:val="24"/>
              <w:szCs w:val="24"/>
              <w:lang w:eastAsia="ja-JP"/>
            </w:rPr>
            <w:tab/>
          </w:r>
          <w:r>
            <w:rPr>
              <w:noProof/>
            </w:rPr>
            <w:t>Les acteurs</w:t>
          </w:r>
          <w:r>
            <w:rPr>
              <w:noProof/>
            </w:rPr>
            <w:tab/>
          </w:r>
          <w:r>
            <w:rPr>
              <w:noProof/>
            </w:rPr>
            <w:fldChar w:fldCharType="begin"/>
          </w:r>
          <w:r>
            <w:rPr>
              <w:noProof/>
            </w:rPr>
            <w:instrText xml:space="preserve"> PAGEREF _Toc290618175 \h </w:instrText>
          </w:r>
          <w:r>
            <w:rPr>
              <w:noProof/>
            </w:rPr>
          </w:r>
          <w:r>
            <w:rPr>
              <w:noProof/>
            </w:rPr>
            <w:fldChar w:fldCharType="separate"/>
          </w:r>
          <w:r w:rsidR="0054495C">
            <w:rPr>
              <w:noProof/>
            </w:rPr>
            <w:t>15</w:t>
          </w:r>
          <w:r>
            <w:rPr>
              <w:noProof/>
            </w:rPr>
            <w:fldChar w:fldCharType="end"/>
          </w:r>
        </w:p>
        <w:p w14:paraId="245EE160" w14:textId="77777777" w:rsidR="00252617" w:rsidRDefault="00252617">
          <w:pPr>
            <w:pStyle w:val="TM3"/>
            <w:tabs>
              <w:tab w:val="left" w:pos="1126"/>
              <w:tab w:val="right" w:leader="dot" w:pos="9062"/>
            </w:tabs>
            <w:rPr>
              <w:rFonts w:asciiTheme="minorHAnsi" w:eastAsiaTheme="minorEastAsia" w:hAnsiTheme="minorHAnsi" w:cstheme="minorBidi"/>
              <w:noProof/>
              <w:sz w:val="24"/>
              <w:szCs w:val="24"/>
              <w:lang w:eastAsia="ja-JP"/>
            </w:rPr>
          </w:pPr>
          <w:r>
            <w:rPr>
              <w:noProof/>
            </w:rPr>
            <w:t>4.2.1</w:t>
          </w:r>
          <w:r>
            <w:rPr>
              <w:rFonts w:asciiTheme="minorHAnsi" w:eastAsiaTheme="minorEastAsia" w:hAnsiTheme="minorHAnsi" w:cstheme="minorBidi"/>
              <w:noProof/>
              <w:sz w:val="24"/>
              <w:szCs w:val="24"/>
              <w:lang w:eastAsia="ja-JP"/>
            </w:rPr>
            <w:tab/>
          </w:r>
          <w:r>
            <w:rPr>
              <w:noProof/>
            </w:rPr>
            <w:t>Le client du méta-système</w:t>
          </w:r>
          <w:r>
            <w:rPr>
              <w:noProof/>
            </w:rPr>
            <w:tab/>
          </w:r>
          <w:r>
            <w:rPr>
              <w:noProof/>
            </w:rPr>
            <w:fldChar w:fldCharType="begin"/>
          </w:r>
          <w:r>
            <w:rPr>
              <w:noProof/>
            </w:rPr>
            <w:instrText xml:space="preserve"> PAGEREF _Toc290618176 \h </w:instrText>
          </w:r>
          <w:r>
            <w:rPr>
              <w:noProof/>
            </w:rPr>
          </w:r>
          <w:r>
            <w:rPr>
              <w:noProof/>
            </w:rPr>
            <w:fldChar w:fldCharType="separate"/>
          </w:r>
          <w:r w:rsidR="0054495C">
            <w:rPr>
              <w:noProof/>
            </w:rPr>
            <w:t>15</w:t>
          </w:r>
          <w:r>
            <w:rPr>
              <w:noProof/>
            </w:rPr>
            <w:fldChar w:fldCharType="end"/>
          </w:r>
        </w:p>
        <w:p w14:paraId="66F8E75B" w14:textId="77777777" w:rsidR="00252617" w:rsidRDefault="00252617">
          <w:pPr>
            <w:pStyle w:val="TM2"/>
            <w:tabs>
              <w:tab w:val="left" w:pos="739"/>
              <w:tab w:val="right" w:leader="dot" w:pos="9062"/>
            </w:tabs>
            <w:rPr>
              <w:rFonts w:asciiTheme="minorHAnsi" w:eastAsiaTheme="minorEastAsia" w:hAnsiTheme="minorHAnsi" w:cstheme="minorBidi"/>
              <w:noProof/>
              <w:sz w:val="24"/>
              <w:szCs w:val="24"/>
              <w:lang w:eastAsia="ja-JP"/>
            </w:rPr>
          </w:pPr>
          <w:r>
            <w:rPr>
              <w:noProof/>
            </w:rPr>
            <w:t>4.3</w:t>
          </w:r>
          <w:r>
            <w:rPr>
              <w:rFonts w:asciiTheme="minorHAnsi" w:eastAsiaTheme="minorEastAsia" w:hAnsiTheme="minorHAnsi" w:cstheme="minorBidi"/>
              <w:noProof/>
              <w:sz w:val="24"/>
              <w:szCs w:val="24"/>
              <w:lang w:eastAsia="ja-JP"/>
            </w:rPr>
            <w:tab/>
          </w:r>
          <w:r>
            <w:rPr>
              <w:noProof/>
            </w:rPr>
            <w:t>Le périmètre fonctionnel du méta-système</w:t>
          </w:r>
          <w:r>
            <w:rPr>
              <w:noProof/>
            </w:rPr>
            <w:tab/>
          </w:r>
          <w:r>
            <w:rPr>
              <w:noProof/>
            </w:rPr>
            <w:fldChar w:fldCharType="begin"/>
          </w:r>
          <w:r>
            <w:rPr>
              <w:noProof/>
            </w:rPr>
            <w:instrText xml:space="preserve"> PAGEREF _Toc290618177 \h </w:instrText>
          </w:r>
          <w:r>
            <w:rPr>
              <w:noProof/>
            </w:rPr>
          </w:r>
          <w:r>
            <w:rPr>
              <w:noProof/>
            </w:rPr>
            <w:fldChar w:fldCharType="separate"/>
          </w:r>
          <w:r w:rsidR="0054495C">
            <w:rPr>
              <w:noProof/>
            </w:rPr>
            <w:t>15</w:t>
          </w:r>
          <w:r>
            <w:rPr>
              <w:noProof/>
            </w:rPr>
            <w:fldChar w:fldCharType="end"/>
          </w:r>
        </w:p>
        <w:p w14:paraId="75D072D6" w14:textId="77777777" w:rsidR="00252617" w:rsidRDefault="00252617">
          <w:pPr>
            <w:pStyle w:val="TM3"/>
            <w:tabs>
              <w:tab w:val="left" w:pos="1126"/>
              <w:tab w:val="right" w:leader="dot" w:pos="9062"/>
            </w:tabs>
            <w:rPr>
              <w:rFonts w:asciiTheme="minorHAnsi" w:eastAsiaTheme="minorEastAsia" w:hAnsiTheme="minorHAnsi" w:cstheme="minorBidi"/>
              <w:noProof/>
              <w:sz w:val="24"/>
              <w:szCs w:val="24"/>
              <w:lang w:eastAsia="ja-JP"/>
            </w:rPr>
          </w:pPr>
          <w:r>
            <w:rPr>
              <w:noProof/>
            </w:rPr>
            <w:t>4.3.1</w:t>
          </w:r>
          <w:r>
            <w:rPr>
              <w:rFonts w:asciiTheme="minorHAnsi" w:eastAsiaTheme="minorEastAsia" w:hAnsiTheme="minorHAnsi" w:cstheme="minorBidi"/>
              <w:noProof/>
              <w:sz w:val="24"/>
              <w:szCs w:val="24"/>
              <w:lang w:eastAsia="ja-JP"/>
            </w:rPr>
            <w:tab/>
          </w:r>
          <w:r>
            <w:rPr>
              <w:noProof/>
            </w:rPr>
            <w:t>Les frontières fonctionnelles du service de recherche d’itinéraire distribué</w:t>
          </w:r>
          <w:r>
            <w:rPr>
              <w:noProof/>
            </w:rPr>
            <w:tab/>
          </w:r>
          <w:r>
            <w:rPr>
              <w:noProof/>
            </w:rPr>
            <w:fldChar w:fldCharType="begin"/>
          </w:r>
          <w:r>
            <w:rPr>
              <w:noProof/>
            </w:rPr>
            <w:instrText xml:space="preserve"> PAGEREF _Toc290618178 \h </w:instrText>
          </w:r>
          <w:r>
            <w:rPr>
              <w:noProof/>
            </w:rPr>
          </w:r>
          <w:r>
            <w:rPr>
              <w:noProof/>
            </w:rPr>
            <w:fldChar w:fldCharType="separate"/>
          </w:r>
          <w:r w:rsidR="0054495C">
            <w:rPr>
              <w:noProof/>
            </w:rPr>
            <w:t>15</w:t>
          </w:r>
          <w:r>
            <w:rPr>
              <w:noProof/>
            </w:rPr>
            <w:fldChar w:fldCharType="end"/>
          </w:r>
        </w:p>
        <w:p w14:paraId="58D26158" w14:textId="77777777" w:rsidR="00252617" w:rsidRDefault="00252617">
          <w:pPr>
            <w:pStyle w:val="TM3"/>
            <w:tabs>
              <w:tab w:val="left" w:pos="1126"/>
              <w:tab w:val="right" w:leader="dot" w:pos="9062"/>
            </w:tabs>
            <w:rPr>
              <w:rFonts w:asciiTheme="minorHAnsi" w:eastAsiaTheme="minorEastAsia" w:hAnsiTheme="minorHAnsi" w:cstheme="minorBidi"/>
              <w:noProof/>
              <w:sz w:val="24"/>
              <w:szCs w:val="24"/>
              <w:lang w:eastAsia="ja-JP"/>
            </w:rPr>
          </w:pPr>
          <w:r>
            <w:rPr>
              <w:noProof/>
            </w:rPr>
            <w:t>4.3.2</w:t>
          </w:r>
          <w:r>
            <w:rPr>
              <w:rFonts w:asciiTheme="minorHAnsi" w:eastAsiaTheme="minorEastAsia" w:hAnsiTheme="minorHAnsi" w:cstheme="minorBidi"/>
              <w:noProof/>
              <w:sz w:val="24"/>
              <w:szCs w:val="24"/>
              <w:lang w:eastAsia="ja-JP"/>
            </w:rPr>
            <w:tab/>
          </w:r>
          <w:r>
            <w:rPr>
              <w:noProof/>
            </w:rPr>
            <w:t>Les frontières fonctionnelles du service de recherche de localité</w:t>
          </w:r>
          <w:r>
            <w:rPr>
              <w:noProof/>
            </w:rPr>
            <w:tab/>
          </w:r>
          <w:r>
            <w:rPr>
              <w:noProof/>
            </w:rPr>
            <w:fldChar w:fldCharType="begin"/>
          </w:r>
          <w:r>
            <w:rPr>
              <w:noProof/>
            </w:rPr>
            <w:instrText xml:space="preserve"> PAGEREF _Toc290618179 \h </w:instrText>
          </w:r>
          <w:r>
            <w:rPr>
              <w:noProof/>
            </w:rPr>
          </w:r>
          <w:r>
            <w:rPr>
              <w:noProof/>
            </w:rPr>
            <w:fldChar w:fldCharType="separate"/>
          </w:r>
          <w:r w:rsidR="0054495C">
            <w:rPr>
              <w:noProof/>
            </w:rPr>
            <w:t>18</w:t>
          </w:r>
          <w:r>
            <w:rPr>
              <w:noProof/>
            </w:rPr>
            <w:fldChar w:fldCharType="end"/>
          </w:r>
        </w:p>
        <w:p w14:paraId="19ED5280" w14:textId="77777777" w:rsidR="00252617" w:rsidRDefault="00252617">
          <w:pPr>
            <w:pStyle w:val="TM3"/>
            <w:tabs>
              <w:tab w:val="left" w:pos="1126"/>
              <w:tab w:val="right" w:leader="dot" w:pos="9062"/>
            </w:tabs>
            <w:rPr>
              <w:rFonts w:asciiTheme="minorHAnsi" w:eastAsiaTheme="minorEastAsia" w:hAnsiTheme="minorHAnsi" w:cstheme="minorBidi"/>
              <w:noProof/>
              <w:sz w:val="24"/>
              <w:szCs w:val="24"/>
              <w:lang w:eastAsia="ja-JP"/>
            </w:rPr>
          </w:pPr>
          <w:r>
            <w:rPr>
              <w:noProof/>
            </w:rPr>
            <w:t>4.3.3</w:t>
          </w:r>
          <w:r>
            <w:rPr>
              <w:rFonts w:asciiTheme="minorHAnsi" w:eastAsiaTheme="minorEastAsia" w:hAnsiTheme="minorHAnsi" w:cstheme="minorBidi"/>
              <w:noProof/>
              <w:sz w:val="24"/>
              <w:szCs w:val="24"/>
              <w:lang w:eastAsia="ja-JP"/>
            </w:rPr>
            <w:tab/>
          </w:r>
          <w:r>
            <w:rPr>
              <w:noProof/>
            </w:rPr>
            <w:t>L’objectif du service</w:t>
          </w:r>
          <w:r>
            <w:rPr>
              <w:noProof/>
            </w:rPr>
            <w:tab/>
          </w:r>
          <w:r>
            <w:rPr>
              <w:noProof/>
            </w:rPr>
            <w:fldChar w:fldCharType="begin"/>
          </w:r>
          <w:r>
            <w:rPr>
              <w:noProof/>
            </w:rPr>
            <w:instrText xml:space="preserve"> PAGEREF _Toc290618180 \h </w:instrText>
          </w:r>
          <w:r>
            <w:rPr>
              <w:noProof/>
            </w:rPr>
          </w:r>
          <w:r>
            <w:rPr>
              <w:noProof/>
            </w:rPr>
            <w:fldChar w:fldCharType="separate"/>
          </w:r>
          <w:r w:rsidR="0054495C">
            <w:rPr>
              <w:noProof/>
            </w:rPr>
            <w:t>18</w:t>
          </w:r>
          <w:r>
            <w:rPr>
              <w:noProof/>
            </w:rPr>
            <w:fldChar w:fldCharType="end"/>
          </w:r>
        </w:p>
        <w:p w14:paraId="4082B0B2" w14:textId="77777777" w:rsidR="00252617" w:rsidRDefault="00252617">
          <w:pPr>
            <w:pStyle w:val="TM2"/>
            <w:tabs>
              <w:tab w:val="left" w:pos="739"/>
              <w:tab w:val="right" w:leader="dot" w:pos="9062"/>
            </w:tabs>
            <w:rPr>
              <w:rFonts w:asciiTheme="minorHAnsi" w:eastAsiaTheme="minorEastAsia" w:hAnsiTheme="minorHAnsi" w:cstheme="minorBidi"/>
              <w:noProof/>
              <w:sz w:val="24"/>
              <w:szCs w:val="24"/>
              <w:lang w:eastAsia="ja-JP"/>
            </w:rPr>
          </w:pPr>
          <w:r>
            <w:rPr>
              <w:noProof/>
            </w:rPr>
            <w:t>4.4</w:t>
          </w:r>
          <w:r>
            <w:rPr>
              <w:rFonts w:asciiTheme="minorHAnsi" w:eastAsiaTheme="minorEastAsia" w:hAnsiTheme="minorHAnsi" w:cstheme="minorBidi"/>
              <w:noProof/>
              <w:sz w:val="24"/>
              <w:szCs w:val="24"/>
              <w:lang w:eastAsia="ja-JP"/>
            </w:rPr>
            <w:tab/>
          </w:r>
          <w:r>
            <w:rPr>
              <w:noProof/>
            </w:rPr>
            <w:t>Les composants internes</w:t>
          </w:r>
          <w:r>
            <w:rPr>
              <w:noProof/>
            </w:rPr>
            <w:tab/>
          </w:r>
          <w:r>
            <w:rPr>
              <w:noProof/>
            </w:rPr>
            <w:fldChar w:fldCharType="begin"/>
          </w:r>
          <w:r>
            <w:rPr>
              <w:noProof/>
            </w:rPr>
            <w:instrText xml:space="preserve"> PAGEREF _Toc290618181 \h </w:instrText>
          </w:r>
          <w:r>
            <w:rPr>
              <w:noProof/>
            </w:rPr>
          </w:r>
          <w:r>
            <w:rPr>
              <w:noProof/>
            </w:rPr>
            <w:fldChar w:fldCharType="separate"/>
          </w:r>
          <w:r w:rsidR="0054495C">
            <w:rPr>
              <w:noProof/>
            </w:rPr>
            <w:t>19</w:t>
          </w:r>
          <w:r>
            <w:rPr>
              <w:noProof/>
            </w:rPr>
            <w:fldChar w:fldCharType="end"/>
          </w:r>
        </w:p>
        <w:p w14:paraId="70C17F58" w14:textId="77777777" w:rsidR="00252617" w:rsidRDefault="00252617">
          <w:pPr>
            <w:pStyle w:val="TM3"/>
            <w:tabs>
              <w:tab w:val="left" w:pos="1126"/>
              <w:tab w:val="right" w:leader="dot" w:pos="9062"/>
            </w:tabs>
            <w:rPr>
              <w:rFonts w:asciiTheme="minorHAnsi" w:eastAsiaTheme="minorEastAsia" w:hAnsiTheme="minorHAnsi" w:cstheme="minorBidi"/>
              <w:noProof/>
              <w:sz w:val="24"/>
              <w:szCs w:val="24"/>
              <w:lang w:eastAsia="ja-JP"/>
            </w:rPr>
          </w:pPr>
          <w:r>
            <w:rPr>
              <w:noProof/>
            </w:rPr>
            <w:t>4.4.1</w:t>
          </w:r>
          <w:r>
            <w:rPr>
              <w:rFonts w:asciiTheme="minorHAnsi" w:eastAsiaTheme="minorEastAsia" w:hAnsiTheme="minorHAnsi" w:cstheme="minorBidi"/>
              <w:noProof/>
              <w:sz w:val="24"/>
              <w:szCs w:val="24"/>
              <w:lang w:eastAsia="ja-JP"/>
            </w:rPr>
            <w:tab/>
          </w:r>
          <w:r>
            <w:rPr>
              <w:noProof/>
            </w:rPr>
            <w:t>La base des métadonnées</w:t>
          </w:r>
          <w:r>
            <w:rPr>
              <w:noProof/>
            </w:rPr>
            <w:tab/>
          </w:r>
          <w:r>
            <w:rPr>
              <w:noProof/>
            </w:rPr>
            <w:fldChar w:fldCharType="begin"/>
          </w:r>
          <w:r>
            <w:rPr>
              <w:noProof/>
            </w:rPr>
            <w:instrText xml:space="preserve"> PAGEREF _Toc290618182 \h </w:instrText>
          </w:r>
          <w:r>
            <w:rPr>
              <w:noProof/>
            </w:rPr>
          </w:r>
          <w:r>
            <w:rPr>
              <w:noProof/>
            </w:rPr>
            <w:fldChar w:fldCharType="separate"/>
          </w:r>
          <w:r w:rsidR="0054495C">
            <w:rPr>
              <w:noProof/>
            </w:rPr>
            <w:t>19</w:t>
          </w:r>
          <w:r>
            <w:rPr>
              <w:noProof/>
            </w:rPr>
            <w:fldChar w:fldCharType="end"/>
          </w:r>
        </w:p>
        <w:p w14:paraId="4A3F3546" w14:textId="77777777" w:rsidR="00252617" w:rsidRDefault="00252617">
          <w:pPr>
            <w:pStyle w:val="TM3"/>
            <w:tabs>
              <w:tab w:val="left" w:pos="1126"/>
              <w:tab w:val="right" w:leader="dot" w:pos="9062"/>
            </w:tabs>
            <w:rPr>
              <w:rFonts w:asciiTheme="minorHAnsi" w:eastAsiaTheme="minorEastAsia" w:hAnsiTheme="minorHAnsi" w:cstheme="minorBidi"/>
              <w:noProof/>
              <w:sz w:val="24"/>
              <w:szCs w:val="24"/>
              <w:lang w:eastAsia="ja-JP"/>
            </w:rPr>
          </w:pPr>
          <w:r>
            <w:rPr>
              <w:noProof/>
            </w:rPr>
            <w:t>4.4.2</w:t>
          </w:r>
          <w:r>
            <w:rPr>
              <w:rFonts w:asciiTheme="minorHAnsi" w:eastAsiaTheme="minorEastAsia" w:hAnsiTheme="minorHAnsi" w:cstheme="minorBidi"/>
              <w:noProof/>
              <w:sz w:val="24"/>
              <w:szCs w:val="24"/>
              <w:lang w:eastAsia="ja-JP"/>
            </w:rPr>
            <w:tab/>
          </w:r>
          <w:r>
            <w:rPr>
              <w:noProof/>
            </w:rPr>
            <w:t>Le système de synchronisation des métadonnées</w:t>
          </w:r>
          <w:r>
            <w:rPr>
              <w:noProof/>
            </w:rPr>
            <w:tab/>
          </w:r>
          <w:r>
            <w:rPr>
              <w:noProof/>
            </w:rPr>
            <w:fldChar w:fldCharType="begin"/>
          </w:r>
          <w:r>
            <w:rPr>
              <w:noProof/>
            </w:rPr>
            <w:instrText xml:space="preserve"> PAGEREF _Toc290618183 \h </w:instrText>
          </w:r>
          <w:r>
            <w:rPr>
              <w:noProof/>
            </w:rPr>
          </w:r>
          <w:r>
            <w:rPr>
              <w:noProof/>
            </w:rPr>
            <w:fldChar w:fldCharType="separate"/>
          </w:r>
          <w:r w:rsidR="0054495C">
            <w:rPr>
              <w:noProof/>
            </w:rPr>
            <w:t>19</w:t>
          </w:r>
          <w:r>
            <w:rPr>
              <w:noProof/>
            </w:rPr>
            <w:fldChar w:fldCharType="end"/>
          </w:r>
        </w:p>
        <w:p w14:paraId="75EBA441" w14:textId="77777777" w:rsidR="00252617" w:rsidRDefault="00252617">
          <w:pPr>
            <w:pStyle w:val="TM3"/>
            <w:tabs>
              <w:tab w:val="left" w:pos="1126"/>
              <w:tab w:val="right" w:leader="dot" w:pos="9062"/>
            </w:tabs>
            <w:rPr>
              <w:rFonts w:asciiTheme="minorHAnsi" w:eastAsiaTheme="minorEastAsia" w:hAnsiTheme="minorHAnsi" w:cstheme="minorBidi"/>
              <w:noProof/>
              <w:sz w:val="24"/>
              <w:szCs w:val="24"/>
              <w:lang w:eastAsia="ja-JP"/>
            </w:rPr>
          </w:pPr>
          <w:r>
            <w:rPr>
              <w:noProof/>
            </w:rPr>
            <w:t>4.4.3</w:t>
          </w:r>
          <w:r>
            <w:rPr>
              <w:rFonts w:asciiTheme="minorHAnsi" w:eastAsiaTheme="minorEastAsia" w:hAnsiTheme="minorHAnsi" w:cstheme="minorBidi"/>
              <w:noProof/>
              <w:sz w:val="24"/>
              <w:szCs w:val="24"/>
              <w:lang w:eastAsia="ja-JP"/>
            </w:rPr>
            <w:tab/>
          </w:r>
          <w:r>
            <w:rPr>
              <w:noProof/>
            </w:rPr>
            <w:t>L’aiguilleur</w:t>
          </w:r>
          <w:r>
            <w:rPr>
              <w:noProof/>
            </w:rPr>
            <w:tab/>
          </w:r>
          <w:r>
            <w:rPr>
              <w:noProof/>
            </w:rPr>
            <w:fldChar w:fldCharType="begin"/>
          </w:r>
          <w:r>
            <w:rPr>
              <w:noProof/>
            </w:rPr>
            <w:instrText xml:space="preserve"> PAGEREF _Toc290618184 \h </w:instrText>
          </w:r>
          <w:r>
            <w:rPr>
              <w:noProof/>
            </w:rPr>
          </w:r>
          <w:r>
            <w:rPr>
              <w:noProof/>
            </w:rPr>
            <w:fldChar w:fldCharType="separate"/>
          </w:r>
          <w:r w:rsidR="0054495C">
            <w:rPr>
              <w:noProof/>
            </w:rPr>
            <w:t>20</w:t>
          </w:r>
          <w:r>
            <w:rPr>
              <w:noProof/>
            </w:rPr>
            <w:fldChar w:fldCharType="end"/>
          </w:r>
        </w:p>
        <w:p w14:paraId="6C094C0B" w14:textId="77777777" w:rsidR="00252617" w:rsidRDefault="00252617">
          <w:pPr>
            <w:pStyle w:val="TM2"/>
            <w:tabs>
              <w:tab w:val="left" w:pos="739"/>
              <w:tab w:val="right" w:leader="dot" w:pos="9062"/>
            </w:tabs>
            <w:rPr>
              <w:rFonts w:asciiTheme="minorHAnsi" w:eastAsiaTheme="minorEastAsia" w:hAnsiTheme="minorHAnsi" w:cstheme="minorBidi"/>
              <w:noProof/>
              <w:sz w:val="24"/>
              <w:szCs w:val="24"/>
              <w:lang w:eastAsia="ja-JP"/>
            </w:rPr>
          </w:pPr>
          <w:r>
            <w:rPr>
              <w:noProof/>
            </w:rPr>
            <w:t>4.5</w:t>
          </w:r>
          <w:r>
            <w:rPr>
              <w:rFonts w:asciiTheme="minorHAnsi" w:eastAsiaTheme="minorEastAsia" w:hAnsiTheme="minorHAnsi" w:cstheme="minorBidi"/>
              <w:noProof/>
              <w:sz w:val="24"/>
              <w:szCs w:val="24"/>
              <w:lang w:eastAsia="ja-JP"/>
            </w:rPr>
            <w:tab/>
          </w:r>
          <w:r>
            <w:rPr>
              <w:noProof/>
            </w:rPr>
            <w:t>Les composants externes</w:t>
          </w:r>
          <w:r>
            <w:rPr>
              <w:noProof/>
            </w:rPr>
            <w:tab/>
          </w:r>
          <w:r>
            <w:rPr>
              <w:noProof/>
            </w:rPr>
            <w:fldChar w:fldCharType="begin"/>
          </w:r>
          <w:r>
            <w:rPr>
              <w:noProof/>
            </w:rPr>
            <w:instrText xml:space="preserve"> PAGEREF _Toc290618185 \h </w:instrText>
          </w:r>
          <w:r>
            <w:rPr>
              <w:noProof/>
            </w:rPr>
          </w:r>
          <w:r>
            <w:rPr>
              <w:noProof/>
            </w:rPr>
            <w:fldChar w:fldCharType="separate"/>
          </w:r>
          <w:r w:rsidR="0054495C">
            <w:rPr>
              <w:noProof/>
            </w:rPr>
            <w:t>20</w:t>
          </w:r>
          <w:r>
            <w:rPr>
              <w:noProof/>
            </w:rPr>
            <w:fldChar w:fldCharType="end"/>
          </w:r>
        </w:p>
        <w:p w14:paraId="3BB73AB5" w14:textId="77777777" w:rsidR="00252617" w:rsidRDefault="00252617">
          <w:pPr>
            <w:pStyle w:val="TM2"/>
            <w:tabs>
              <w:tab w:val="left" w:pos="739"/>
              <w:tab w:val="right" w:leader="dot" w:pos="9062"/>
            </w:tabs>
            <w:rPr>
              <w:rFonts w:asciiTheme="minorHAnsi" w:eastAsiaTheme="minorEastAsia" w:hAnsiTheme="minorHAnsi" w:cstheme="minorBidi"/>
              <w:noProof/>
              <w:sz w:val="24"/>
              <w:szCs w:val="24"/>
              <w:lang w:eastAsia="ja-JP"/>
            </w:rPr>
          </w:pPr>
          <w:r>
            <w:rPr>
              <w:noProof/>
            </w:rPr>
            <w:t>4.6</w:t>
          </w:r>
          <w:r>
            <w:rPr>
              <w:rFonts w:asciiTheme="minorHAnsi" w:eastAsiaTheme="minorEastAsia" w:hAnsiTheme="minorHAnsi" w:cstheme="minorBidi"/>
              <w:noProof/>
              <w:sz w:val="24"/>
              <w:szCs w:val="24"/>
              <w:lang w:eastAsia="ja-JP"/>
            </w:rPr>
            <w:tab/>
          </w:r>
          <w:r>
            <w:rPr>
              <w:noProof/>
            </w:rPr>
            <w:t>Les interfaces entre les composants</w:t>
          </w:r>
          <w:r>
            <w:rPr>
              <w:noProof/>
            </w:rPr>
            <w:tab/>
          </w:r>
          <w:r>
            <w:rPr>
              <w:noProof/>
            </w:rPr>
            <w:fldChar w:fldCharType="begin"/>
          </w:r>
          <w:r>
            <w:rPr>
              <w:noProof/>
            </w:rPr>
            <w:instrText xml:space="preserve"> PAGEREF _Toc290618186 \h </w:instrText>
          </w:r>
          <w:r>
            <w:rPr>
              <w:noProof/>
            </w:rPr>
          </w:r>
          <w:r>
            <w:rPr>
              <w:noProof/>
            </w:rPr>
            <w:fldChar w:fldCharType="separate"/>
          </w:r>
          <w:r w:rsidR="0054495C">
            <w:rPr>
              <w:noProof/>
            </w:rPr>
            <w:t>20</w:t>
          </w:r>
          <w:r>
            <w:rPr>
              <w:noProof/>
            </w:rPr>
            <w:fldChar w:fldCharType="end"/>
          </w:r>
        </w:p>
        <w:p w14:paraId="7F53FD34" w14:textId="77777777" w:rsidR="00252617" w:rsidRDefault="00252617">
          <w:pPr>
            <w:pStyle w:val="TM3"/>
            <w:tabs>
              <w:tab w:val="left" w:pos="1126"/>
              <w:tab w:val="right" w:leader="dot" w:pos="9062"/>
            </w:tabs>
            <w:rPr>
              <w:rFonts w:asciiTheme="minorHAnsi" w:eastAsiaTheme="minorEastAsia" w:hAnsiTheme="minorHAnsi" w:cstheme="minorBidi"/>
              <w:noProof/>
              <w:sz w:val="24"/>
              <w:szCs w:val="24"/>
              <w:lang w:eastAsia="ja-JP"/>
            </w:rPr>
          </w:pPr>
          <w:r>
            <w:rPr>
              <w:noProof/>
            </w:rPr>
            <w:t>4.6.1</w:t>
          </w:r>
          <w:r>
            <w:rPr>
              <w:rFonts w:asciiTheme="minorHAnsi" w:eastAsiaTheme="minorEastAsia" w:hAnsiTheme="minorHAnsi" w:cstheme="minorBidi"/>
              <w:noProof/>
              <w:sz w:val="24"/>
              <w:szCs w:val="24"/>
              <w:lang w:eastAsia="ja-JP"/>
            </w:rPr>
            <w:tab/>
          </w:r>
          <w:r>
            <w:rPr>
              <w:noProof/>
            </w:rPr>
            <w:t>La base des métadonnées</w:t>
          </w:r>
          <w:r>
            <w:rPr>
              <w:noProof/>
            </w:rPr>
            <w:tab/>
          </w:r>
          <w:r>
            <w:rPr>
              <w:noProof/>
            </w:rPr>
            <w:fldChar w:fldCharType="begin"/>
          </w:r>
          <w:r>
            <w:rPr>
              <w:noProof/>
            </w:rPr>
            <w:instrText xml:space="preserve"> PAGEREF _Toc290618187 \h </w:instrText>
          </w:r>
          <w:r>
            <w:rPr>
              <w:noProof/>
            </w:rPr>
          </w:r>
          <w:r>
            <w:rPr>
              <w:noProof/>
            </w:rPr>
            <w:fldChar w:fldCharType="separate"/>
          </w:r>
          <w:r w:rsidR="0054495C">
            <w:rPr>
              <w:noProof/>
            </w:rPr>
            <w:t>20</w:t>
          </w:r>
          <w:r>
            <w:rPr>
              <w:noProof/>
            </w:rPr>
            <w:fldChar w:fldCharType="end"/>
          </w:r>
        </w:p>
        <w:p w14:paraId="5425B0B8" w14:textId="77777777" w:rsidR="00252617" w:rsidRDefault="00252617">
          <w:pPr>
            <w:pStyle w:val="TM3"/>
            <w:tabs>
              <w:tab w:val="left" w:pos="1126"/>
              <w:tab w:val="right" w:leader="dot" w:pos="9062"/>
            </w:tabs>
            <w:rPr>
              <w:rFonts w:asciiTheme="minorHAnsi" w:eastAsiaTheme="minorEastAsia" w:hAnsiTheme="minorHAnsi" w:cstheme="minorBidi"/>
              <w:noProof/>
              <w:sz w:val="24"/>
              <w:szCs w:val="24"/>
              <w:lang w:eastAsia="ja-JP"/>
            </w:rPr>
          </w:pPr>
          <w:r>
            <w:rPr>
              <w:noProof/>
            </w:rPr>
            <w:t>4.6.2</w:t>
          </w:r>
          <w:r>
            <w:rPr>
              <w:rFonts w:asciiTheme="minorHAnsi" w:eastAsiaTheme="minorEastAsia" w:hAnsiTheme="minorHAnsi" w:cstheme="minorBidi"/>
              <w:noProof/>
              <w:sz w:val="24"/>
              <w:szCs w:val="24"/>
              <w:lang w:eastAsia="ja-JP"/>
            </w:rPr>
            <w:tab/>
          </w:r>
          <w:r>
            <w:rPr>
              <w:noProof/>
            </w:rPr>
            <w:t>Le système de synchronisation des métadonnées</w:t>
          </w:r>
          <w:r>
            <w:rPr>
              <w:noProof/>
            </w:rPr>
            <w:tab/>
          </w:r>
          <w:r>
            <w:rPr>
              <w:noProof/>
            </w:rPr>
            <w:fldChar w:fldCharType="begin"/>
          </w:r>
          <w:r>
            <w:rPr>
              <w:noProof/>
            </w:rPr>
            <w:instrText xml:space="preserve"> PAGEREF _Toc290618188 \h </w:instrText>
          </w:r>
          <w:r>
            <w:rPr>
              <w:noProof/>
            </w:rPr>
          </w:r>
          <w:r>
            <w:rPr>
              <w:noProof/>
            </w:rPr>
            <w:fldChar w:fldCharType="separate"/>
          </w:r>
          <w:r w:rsidR="0054495C">
            <w:rPr>
              <w:noProof/>
            </w:rPr>
            <w:t>20</w:t>
          </w:r>
          <w:r>
            <w:rPr>
              <w:noProof/>
            </w:rPr>
            <w:fldChar w:fldCharType="end"/>
          </w:r>
        </w:p>
        <w:p w14:paraId="44F9745C" w14:textId="77777777" w:rsidR="00252617" w:rsidRDefault="00252617">
          <w:pPr>
            <w:pStyle w:val="TM3"/>
            <w:tabs>
              <w:tab w:val="left" w:pos="1126"/>
              <w:tab w:val="right" w:leader="dot" w:pos="9062"/>
            </w:tabs>
            <w:rPr>
              <w:rFonts w:asciiTheme="minorHAnsi" w:eastAsiaTheme="minorEastAsia" w:hAnsiTheme="minorHAnsi" w:cstheme="minorBidi"/>
              <w:noProof/>
              <w:sz w:val="24"/>
              <w:szCs w:val="24"/>
              <w:lang w:eastAsia="ja-JP"/>
            </w:rPr>
          </w:pPr>
          <w:r>
            <w:rPr>
              <w:noProof/>
            </w:rPr>
            <w:t>4.6.3</w:t>
          </w:r>
          <w:r>
            <w:rPr>
              <w:rFonts w:asciiTheme="minorHAnsi" w:eastAsiaTheme="minorEastAsia" w:hAnsiTheme="minorHAnsi" w:cstheme="minorBidi"/>
              <w:noProof/>
              <w:sz w:val="24"/>
              <w:szCs w:val="24"/>
              <w:lang w:eastAsia="ja-JP"/>
            </w:rPr>
            <w:tab/>
          </w:r>
          <w:r>
            <w:rPr>
              <w:noProof/>
            </w:rPr>
            <w:t>L’aiguilleur</w:t>
          </w:r>
          <w:r>
            <w:rPr>
              <w:noProof/>
            </w:rPr>
            <w:tab/>
          </w:r>
          <w:r>
            <w:rPr>
              <w:noProof/>
            </w:rPr>
            <w:fldChar w:fldCharType="begin"/>
          </w:r>
          <w:r>
            <w:rPr>
              <w:noProof/>
            </w:rPr>
            <w:instrText xml:space="preserve"> PAGEREF _Toc290618189 \h </w:instrText>
          </w:r>
          <w:r>
            <w:rPr>
              <w:noProof/>
            </w:rPr>
          </w:r>
          <w:r>
            <w:rPr>
              <w:noProof/>
            </w:rPr>
            <w:fldChar w:fldCharType="separate"/>
          </w:r>
          <w:r w:rsidR="0054495C">
            <w:rPr>
              <w:noProof/>
            </w:rPr>
            <w:t>21</w:t>
          </w:r>
          <w:r>
            <w:rPr>
              <w:noProof/>
            </w:rPr>
            <w:fldChar w:fldCharType="end"/>
          </w:r>
        </w:p>
        <w:p w14:paraId="30F1CE61" w14:textId="77777777" w:rsidR="00252617" w:rsidRDefault="00252617">
          <w:pPr>
            <w:pStyle w:val="TM3"/>
            <w:tabs>
              <w:tab w:val="left" w:pos="1126"/>
              <w:tab w:val="right" w:leader="dot" w:pos="9062"/>
            </w:tabs>
            <w:rPr>
              <w:rFonts w:asciiTheme="minorHAnsi" w:eastAsiaTheme="minorEastAsia" w:hAnsiTheme="minorHAnsi" w:cstheme="minorBidi"/>
              <w:noProof/>
              <w:sz w:val="24"/>
              <w:szCs w:val="24"/>
              <w:lang w:eastAsia="ja-JP"/>
            </w:rPr>
          </w:pPr>
          <w:r>
            <w:rPr>
              <w:noProof/>
            </w:rPr>
            <w:t>4.6.4</w:t>
          </w:r>
          <w:r>
            <w:rPr>
              <w:rFonts w:asciiTheme="minorHAnsi" w:eastAsiaTheme="minorEastAsia" w:hAnsiTheme="minorHAnsi" w:cstheme="minorBidi"/>
              <w:noProof/>
              <w:sz w:val="24"/>
              <w:szCs w:val="24"/>
              <w:lang w:eastAsia="ja-JP"/>
            </w:rPr>
            <w:tab/>
          </w:r>
          <w:r>
            <w:rPr>
              <w:noProof/>
            </w:rPr>
            <w:t>Vue d’ensemble des interfaces</w:t>
          </w:r>
          <w:r>
            <w:rPr>
              <w:noProof/>
            </w:rPr>
            <w:tab/>
          </w:r>
          <w:r>
            <w:rPr>
              <w:noProof/>
            </w:rPr>
            <w:fldChar w:fldCharType="begin"/>
          </w:r>
          <w:r>
            <w:rPr>
              <w:noProof/>
            </w:rPr>
            <w:instrText xml:space="preserve"> PAGEREF _Toc290618190 \h </w:instrText>
          </w:r>
          <w:r>
            <w:rPr>
              <w:noProof/>
            </w:rPr>
          </w:r>
          <w:r>
            <w:rPr>
              <w:noProof/>
            </w:rPr>
            <w:fldChar w:fldCharType="separate"/>
          </w:r>
          <w:r w:rsidR="0054495C">
            <w:rPr>
              <w:noProof/>
            </w:rPr>
            <w:t>21</w:t>
          </w:r>
          <w:r>
            <w:rPr>
              <w:noProof/>
            </w:rPr>
            <w:fldChar w:fldCharType="end"/>
          </w:r>
        </w:p>
        <w:p w14:paraId="47873ABA" w14:textId="77777777" w:rsidR="00252617" w:rsidRDefault="00252617">
          <w:pPr>
            <w:pStyle w:val="TM2"/>
            <w:tabs>
              <w:tab w:val="left" w:pos="739"/>
              <w:tab w:val="right" w:leader="dot" w:pos="9062"/>
            </w:tabs>
            <w:rPr>
              <w:rFonts w:asciiTheme="minorHAnsi" w:eastAsiaTheme="minorEastAsia" w:hAnsiTheme="minorHAnsi" w:cstheme="minorBidi"/>
              <w:noProof/>
              <w:sz w:val="24"/>
              <w:szCs w:val="24"/>
              <w:lang w:eastAsia="ja-JP"/>
            </w:rPr>
          </w:pPr>
          <w:r>
            <w:rPr>
              <w:noProof/>
            </w:rPr>
            <w:t>4.7</w:t>
          </w:r>
          <w:r>
            <w:rPr>
              <w:rFonts w:asciiTheme="minorHAnsi" w:eastAsiaTheme="minorEastAsia" w:hAnsiTheme="minorHAnsi" w:cstheme="minorBidi"/>
              <w:noProof/>
              <w:sz w:val="24"/>
              <w:szCs w:val="24"/>
              <w:lang w:eastAsia="ja-JP"/>
            </w:rPr>
            <w:tab/>
          </w:r>
          <w:r>
            <w:rPr>
              <w:noProof/>
            </w:rPr>
            <w:t>Principaux cas d’utilisation</w:t>
          </w:r>
          <w:r>
            <w:rPr>
              <w:noProof/>
            </w:rPr>
            <w:tab/>
          </w:r>
          <w:r>
            <w:rPr>
              <w:noProof/>
            </w:rPr>
            <w:fldChar w:fldCharType="begin"/>
          </w:r>
          <w:r>
            <w:rPr>
              <w:noProof/>
            </w:rPr>
            <w:instrText xml:space="preserve"> PAGEREF _Toc290618191 \h </w:instrText>
          </w:r>
          <w:r>
            <w:rPr>
              <w:noProof/>
            </w:rPr>
          </w:r>
          <w:r>
            <w:rPr>
              <w:noProof/>
            </w:rPr>
            <w:fldChar w:fldCharType="separate"/>
          </w:r>
          <w:r w:rsidR="0054495C">
            <w:rPr>
              <w:noProof/>
            </w:rPr>
            <w:t>21</w:t>
          </w:r>
          <w:r>
            <w:rPr>
              <w:noProof/>
            </w:rPr>
            <w:fldChar w:fldCharType="end"/>
          </w:r>
        </w:p>
        <w:p w14:paraId="29E4C318" w14:textId="77777777" w:rsidR="00252617" w:rsidRDefault="00252617">
          <w:pPr>
            <w:pStyle w:val="TM1"/>
            <w:tabs>
              <w:tab w:val="left" w:pos="352"/>
              <w:tab w:val="right" w:leader="dot" w:pos="9062"/>
            </w:tabs>
            <w:rPr>
              <w:rFonts w:asciiTheme="minorHAnsi" w:eastAsiaTheme="minorEastAsia" w:hAnsiTheme="minorHAnsi" w:cstheme="minorBidi"/>
              <w:noProof/>
              <w:sz w:val="24"/>
              <w:szCs w:val="24"/>
              <w:lang w:eastAsia="ja-JP"/>
            </w:rPr>
          </w:pPr>
          <w:r>
            <w:rPr>
              <w:noProof/>
            </w:rPr>
            <w:t>5</w:t>
          </w:r>
          <w:r>
            <w:rPr>
              <w:rFonts w:asciiTheme="minorHAnsi" w:eastAsiaTheme="minorEastAsia" w:hAnsiTheme="minorHAnsi" w:cstheme="minorBidi"/>
              <w:noProof/>
              <w:sz w:val="24"/>
              <w:szCs w:val="24"/>
              <w:lang w:eastAsia="ja-JP"/>
            </w:rPr>
            <w:tab/>
          </w:r>
          <w:r>
            <w:rPr>
              <w:noProof/>
            </w:rPr>
            <w:t>Partie 2</w:t>
          </w:r>
          <w:r>
            <w:rPr>
              <w:noProof/>
            </w:rPr>
            <w:tab/>
          </w:r>
          <w:r>
            <w:rPr>
              <w:noProof/>
            </w:rPr>
            <w:fldChar w:fldCharType="begin"/>
          </w:r>
          <w:r>
            <w:rPr>
              <w:noProof/>
            </w:rPr>
            <w:instrText xml:space="preserve"> PAGEREF _Toc290618192 \h </w:instrText>
          </w:r>
          <w:r>
            <w:rPr>
              <w:noProof/>
            </w:rPr>
          </w:r>
          <w:r>
            <w:rPr>
              <w:noProof/>
            </w:rPr>
            <w:fldChar w:fldCharType="separate"/>
          </w:r>
          <w:r w:rsidR="0054495C">
            <w:rPr>
              <w:noProof/>
            </w:rPr>
            <w:t>25</w:t>
          </w:r>
          <w:r>
            <w:rPr>
              <w:noProof/>
            </w:rPr>
            <w:fldChar w:fldCharType="end"/>
          </w:r>
        </w:p>
        <w:p w14:paraId="481D3B2C" w14:textId="77777777" w:rsidR="00252617" w:rsidRDefault="00252617">
          <w:pPr>
            <w:pStyle w:val="TM2"/>
            <w:tabs>
              <w:tab w:val="left" w:pos="739"/>
              <w:tab w:val="right" w:leader="dot" w:pos="9062"/>
            </w:tabs>
            <w:rPr>
              <w:rFonts w:asciiTheme="minorHAnsi" w:eastAsiaTheme="minorEastAsia" w:hAnsiTheme="minorHAnsi" w:cstheme="minorBidi"/>
              <w:noProof/>
              <w:sz w:val="24"/>
              <w:szCs w:val="24"/>
              <w:lang w:eastAsia="ja-JP"/>
            </w:rPr>
          </w:pPr>
          <w:r>
            <w:rPr>
              <w:noProof/>
            </w:rPr>
            <w:t>5.1</w:t>
          </w:r>
          <w:r>
            <w:rPr>
              <w:rFonts w:asciiTheme="minorHAnsi" w:eastAsiaTheme="minorEastAsia" w:hAnsiTheme="minorHAnsi" w:cstheme="minorBidi"/>
              <w:noProof/>
              <w:sz w:val="24"/>
              <w:szCs w:val="24"/>
              <w:lang w:eastAsia="ja-JP"/>
            </w:rPr>
            <w:tab/>
          </w:r>
          <w:r>
            <w:rPr>
              <w:noProof/>
            </w:rPr>
            <w:t>Interfaces DRI et FRI</w:t>
          </w:r>
          <w:r>
            <w:rPr>
              <w:noProof/>
            </w:rPr>
            <w:tab/>
          </w:r>
          <w:r>
            <w:rPr>
              <w:noProof/>
            </w:rPr>
            <w:fldChar w:fldCharType="begin"/>
          </w:r>
          <w:r>
            <w:rPr>
              <w:noProof/>
            </w:rPr>
            <w:instrText xml:space="preserve"> PAGEREF _Toc290618193 \h </w:instrText>
          </w:r>
          <w:r>
            <w:rPr>
              <w:noProof/>
            </w:rPr>
          </w:r>
          <w:r>
            <w:rPr>
              <w:noProof/>
            </w:rPr>
            <w:fldChar w:fldCharType="separate"/>
          </w:r>
          <w:r w:rsidR="0054495C">
            <w:rPr>
              <w:noProof/>
            </w:rPr>
            <w:t>25</w:t>
          </w:r>
          <w:r>
            <w:rPr>
              <w:noProof/>
            </w:rPr>
            <w:fldChar w:fldCharType="end"/>
          </w:r>
        </w:p>
        <w:p w14:paraId="2473DD74" w14:textId="77777777" w:rsidR="00252617" w:rsidRDefault="00252617">
          <w:pPr>
            <w:pStyle w:val="TM3"/>
            <w:tabs>
              <w:tab w:val="left" w:pos="1126"/>
              <w:tab w:val="right" w:leader="dot" w:pos="9062"/>
            </w:tabs>
            <w:rPr>
              <w:rFonts w:asciiTheme="minorHAnsi" w:eastAsiaTheme="minorEastAsia" w:hAnsiTheme="minorHAnsi" w:cstheme="minorBidi"/>
              <w:noProof/>
              <w:sz w:val="24"/>
              <w:szCs w:val="24"/>
              <w:lang w:eastAsia="ja-JP"/>
            </w:rPr>
          </w:pPr>
          <w:r>
            <w:rPr>
              <w:noProof/>
            </w:rPr>
            <w:t>5.1.1</w:t>
          </w:r>
          <w:r>
            <w:rPr>
              <w:rFonts w:asciiTheme="minorHAnsi" w:eastAsiaTheme="minorEastAsia" w:hAnsiTheme="minorHAnsi" w:cstheme="minorBidi"/>
              <w:noProof/>
              <w:sz w:val="24"/>
              <w:szCs w:val="24"/>
              <w:lang w:eastAsia="ja-JP"/>
            </w:rPr>
            <w:tab/>
          </w:r>
          <w:r>
            <w:rPr>
              <w:noProof/>
            </w:rPr>
            <w:t>Structures de données échangées</w:t>
          </w:r>
          <w:r>
            <w:rPr>
              <w:noProof/>
            </w:rPr>
            <w:tab/>
          </w:r>
          <w:r>
            <w:rPr>
              <w:noProof/>
            </w:rPr>
            <w:fldChar w:fldCharType="begin"/>
          </w:r>
          <w:r>
            <w:rPr>
              <w:noProof/>
            </w:rPr>
            <w:instrText xml:space="preserve"> PAGEREF _Toc290618194 \h </w:instrText>
          </w:r>
          <w:r>
            <w:rPr>
              <w:noProof/>
            </w:rPr>
          </w:r>
          <w:r>
            <w:rPr>
              <w:noProof/>
            </w:rPr>
            <w:fldChar w:fldCharType="separate"/>
          </w:r>
          <w:r w:rsidR="0054495C">
            <w:rPr>
              <w:noProof/>
            </w:rPr>
            <w:t>26</w:t>
          </w:r>
          <w:r>
            <w:rPr>
              <w:noProof/>
            </w:rPr>
            <w:fldChar w:fldCharType="end"/>
          </w:r>
        </w:p>
        <w:p w14:paraId="0C037626" w14:textId="77777777" w:rsidR="00252617" w:rsidRDefault="00252617">
          <w:pPr>
            <w:pStyle w:val="TM3"/>
            <w:tabs>
              <w:tab w:val="left" w:pos="1126"/>
              <w:tab w:val="right" w:leader="dot" w:pos="9062"/>
            </w:tabs>
            <w:rPr>
              <w:rFonts w:asciiTheme="minorHAnsi" w:eastAsiaTheme="minorEastAsia" w:hAnsiTheme="minorHAnsi" w:cstheme="minorBidi"/>
              <w:noProof/>
              <w:sz w:val="24"/>
              <w:szCs w:val="24"/>
              <w:lang w:eastAsia="ja-JP"/>
            </w:rPr>
          </w:pPr>
          <w:r>
            <w:rPr>
              <w:noProof/>
            </w:rPr>
            <w:t>5.1.2</w:t>
          </w:r>
          <w:r>
            <w:rPr>
              <w:rFonts w:asciiTheme="minorHAnsi" w:eastAsiaTheme="minorEastAsia" w:hAnsiTheme="minorHAnsi" w:cstheme="minorBidi"/>
              <w:noProof/>
              <w:sz w:val="24"/>
              <w:szCs w:val="24"/>
              <w:lang w:eastAsia="ja-JP"/>
            </w:rPr>
            <w:tab/>
          </w:r>
          <w:r>
            <w:rPr>
              <w:noProof/>
            </w:rPr>
            <w:t>Demi interface fournisseur de recherche d’itinéraire et de localité (FRI)</w:t>
          </w:r>
          <w:r>
            <w:rPr>
              <w:noProof/>
            </w:rPr>
            <w:tab/>
          </w:r>
          <w:r>
            <w:rPr>
              <w:noProof/>
            </w:rPr>
            <w:fldChar w:fldCharType="begin"/>
          </w:r>
          <w:r>
            <w:rPr>
              <w:noProof/>
            </w:rPr>
            <w:instrText xml:space="preserve"> PAGEREF _Toc290618195 \h </w:instrText>
          </w:r>
          <w:r>
            <w:rPr>
              <w:noProof/>
            </w:rPr>
          </w:r>
          <w:r>
            <w:rPr>
              <w:noProof/>
            </w:rPr>
            <w:fldChar w:fldCharType="separate"/>
          </w:r>
          <w:r w:rsidR="0054495C">
            <w:rPr>
              <w:noProof/>
            </w:rPr>
            <w:t>26</w:t>
          </w:r>
          <w:r>
            <w:rPr>
              <w:noProof/>
            </w:rPr>
            <w:fldChar w:fldCharType="end"/>
          </w:r>
        </w:p>
        <w:p w14:paraId="7BD83C75" w14:textId="77777777" w:rsidR="00252617" w:rsidRDefault="00252617">
          <w:pPr>
            <w:pStyle w:val="TM3"/>
            <w:tabs>
              <w:tab w:val="left" w:pos="1126"/>
              <w:tab w:val="right" w:leader="dot" w:pos="9062"/>
            </w:tabs>
            <w:rPr>
              <w:rFonts w:asciiTheme="minorHAnsi" w:eastAsiaTheme="minorEastAsia" w:hAnsiTheme="minorHAnsi" w:cstheme="minorBidi"/>
              <w:noProof/>
              <w:sz w:val="24"/>
              <w:szCs w:val="24"/>
              <w:lang w:eastAsia="ja-JP"/>
            </w:rPr>
          </w:pPr>
          <w:r>
            <w:rPr>
              <w:noProof/>
            </w:rPr>
            <w:t>5.1.3</w:t>
          </w:r>
          <w:r>
            <w:rPr>
              <w:rFonts w:asciiTheme="minorHAnsi" w:eastAsiaTheme="minorEastAsia" w:hAnsiTheme="minorHAnsi" w:cstheme="minorBidi"/>
              <w:noProof/>
              <w:sz w:val="24"/>
              <w:szCs w:val="24"/>
              <w:lang w:eastAsia="ja-JP"/>
            </w:rPr>
            <w:tab/>
          </w:r>
          <w:r>
            <w:rPr>
              <w:noProof/>
            </w:rPr>
            <w:t>Demi interface demandeur de recherche d’itinéraire et de localité (DRI)</w:t>
          </w:r>
          <w:r>
            <w:rPr>
              <w:noProof/>
            </w:rPr>
            <w:tab/>
          </w:r>
          <w:r>
            <w:rPr>
              <w:noProof/>
            </w:rPr>
            <w:fldChar w:fldCharType="begin"/>
          </w:r>
          <w:r>
            <w:rPr>
              <w:noProof/>
            </w:rPr>
            <w:instrText xml:space="preserve"> PAGEREF _Toc290618196 \h </w:instrText>
          </w:r>
          <w:r>
            <w:rPr>
              <w:noProof/>
            </w:rPr>
          </w:r>
          <w:r>
            <w:rPr>
              <w:noProof/>
            </w:rPr>
            <w:fldChar w:fldCharType="separate"/>
          </w:r>
          <w:r w:rsidR="0054495C">
            <w:rPr>
              <w:noProof/>
            </w:rPr>
            <w:t>29</w:t>
          </w:r>
          <w:r>
            <w:rPr>
              <w:noProof/>
            </w:rPr>
            <w:fldChar w:fldCharType="end"/>
          </w:r>
        </w:p>
        <w:p w14:paraId="31945E99" w14:textId="77777777" w:rsidR="00252617" w:rsidRDefault="00252617">
          <w:pPr>
            <w:pStyle w:val="TM3"/>
            <w:tabs>
              <w:tab w:val="left" w:pos="1126"/>
              <w:tab w:val="right" w:leader="dot" w:pos="9062"/>
            </w:tabs>
            <w:rPr>
              <w:rFonts w:asciiTheme="minorHAnsi" w:eastAsiaTheme="minorEastAsia" w:hAnsiTheme="minorHAnsi" w:cstheme="minorBidi"/>
              <w:noProof/>
              <w:sz w:val="24"/>
              <w:szCs w:val="24"/>
              <w:lang w:eastAsia="ja-JP"/>
            </w:rPr>
          </w:pPr>
          <w:r>
            <w:rPr>
              <w:noProof/>
            </w:rPr>
            <w:t>5.1.4</w:t>
          </w:r>
          <w:r>
            <w:rPr>
              <w:rFonts w:asciiTheme="minorHAnsi" w:eastAsiaTheme="minorEastAsia" w:hAnsiTheme="minorHAnsi" w:cstheme="minorBidi"/>
              <w:noProof/>
              <w:sz w:val="24"/>
              <w:szCs w:val="24"/>
              <w:lang w:eastAsia="ja-JP"/>
            </w:rPr>
            <w:tab/>
          </w:r>
          <w:r>
            <w:rPr>
              <w:noProof/>
            </w:rPr>
            <w:t>Comportement dynamique de la demi-interface FRI</w:t>
          </w:r>
          <w:r>
            <w:rPr>
              <w:noProof/>
            </w:rPr>
            <w:tab/>
          </w:r>
          <w:r>
            <w:rPr>
              <w:noProof/>
            </w:rPr>
            <w:fldChar w:fldCharType="begin"/>
          </w:r>
          <w:r>
            <w:rPr>
              <w:noProof/>
            </w:rPr>
            <w:instrText xml:space="preserve"> PAGEREF _Toc290618197 \h </w:instrText>
          </w:r>
          <w:r>
            <w:rPr>
              <w:noProof/>
            </w:rPr>
          </w:r>
          <w:r>
            <w:rPr>
              <w:noProof/>
            </w:rPr>
            <w:fldChar w:fldCharType="separate"/>
          </w:r>
          <w:r w:rsidR="0054495C">
            <w:rPr>
              <w:noProof/>
            </w:rPr>
            <w:t>30</w:t>
          </w:r>
          <w:r>
            <w:rPr>
              <w:noProof/>
            </w:rPr>
            <w:fldChar w:fldCharType="end"/>
          </w:r>
        </w:p>
        <w:p w14:paraId="23FDE46F" w14:textId="77777777" w:rsidR="00252617" w:rsidRDefault="00252617">
          <w:pPr>
            <w:pStyle w:val="TM3"/>
            <w:tabs>
              <w:tab w:val="left" w:pos="1126"/>
              <w:tab w:val="right" w:leader="dot" w:pos="9062"/>
            </w:tabs>
            <w:rPr>
              <w:rFonts w:asciiTheme="minorHAnsi" w:eastAsiaTheme="minorEastAsia" w:hAnsiTheme="minorHAnsi" w:cstheme="minorBidi"/>
              <w:noProof/>
              <w:sz w:val="24"/>
              <w:szCs w:val="24"/>
              <w:lang w:eastAsia="ja-JP"/>
            </w:rPr>
          </w:pPr>
          <w:r>
            <w:rPr>
              <w:noProof/>
            </w:rPr>
            <w:t>5.1.5</w:t>
          </w:r>
          <w:r>
            <w:rPr>
              <w:rFonts w:asciiTheme="minorHAnsi" w:eastAsiaTheme="minorEastAsia" w:hAnsiTheme="minorHAnsi" w:cstheme="minorBidi"/>
              <w:noProof/>
              <w:sz w:val="24"/>
              <w:szCs w:val="24"/>
              <w:lang w:eastAsia="ja-JP"/>
            </w:rPr>
            <w:tab/>
          </w:r>
          <w:r>
            <w:rPr>
              <w:noProof/>
            </w:rPr>
            <w:t>Comportement dynamique de la demi-interface DRI</w:t>
          </w:r>
          <w:r>
            <w:rPr>
              <w:noProof/>
            </w:rPr>
            <w:tab/>
          </w:r>
          <w:r>
            <w:rPr>
              <w:noProof/>
            </w:rPr>
            <w:fldChar w:fldCharType="begin"/>
          </w:r>
          <w:r>
            <w:rPr>
              <w:noProof/>
            </w:rPr>
            <w:instrText xml:space="preserve"> PAGEREF _Toc290618198 \h </w:instrText>
          </w:r>
          <w:r>
            <w:rPr>
              <w:noProof/>
            </w:rPr>
          </w:r>
          <w:r>
            <w:rPr>
              <w:noProof/>
            </w:rPr>
            <w:fldChar w:fldCharType="separate"/>
          </w:r>
          <w:r w:rsidR="0054495C">
            <w:rPr>
              <w:noProof/>
            </w:rPr>
            <w:t>36</w:t>
          </w:r>
          <w:r>
            <w:rPr>
              <w:noProof/>
            </w:rPr>
            <w:fldChar w:fldCharType="end"/>
          </w:r>
        </w:p>
        <w:p w14:paraId="5E31296C" w14:textId="77777777" w:rsidR="00252617" w:rsidRDefault="00252617">
          <w:pPr>
            <w:pStyle w:val="TM3"/>
            <w:tabs>
              <w:tab w:val="left" w:pos="1126"/>
              <w:tab w:val="right" w:leader="dot" w:pos="9062"/>
            </w:tabs>
            <w:rPr>
              <w:rFonts w:asciiTheme="minorHAnsi" w:eastAsiaTheme="minorEastAsia" w:hAnsiTheme="minorHAnsi" w:cstheme="minorBidi"/>
              <w:noProof/>
              <w:sz w:val="24"/>
              <w:szCs w:val="24"/>
              <w:lang w:eastAsia="ja-JP"/>
            </w:rPr>
          </w:pPr>
          <w:r>
            <w:rPr>
              <w:noProof/>
            </w:rPr>
            <w:t>5.1.6</w:t>
          </w:r>
          <w:r>
            <w:rPr>
              <w:rFonts w:asciiTheme="minorHAnsi" w:eastAsiaTheme="minorEastAsia" w:hAnsiTheme="minorHAnsi" w:cstheme="minorBidi"/>
              <w:noProof/>
              <w:sz w:val="24"/>
              <w:szCs w:val="24"/>
              <w:lang w:eastAsia="ja-JP"/>
            </w:rPr>
            <w:tab/>
          </w:r>
          <w:r>
            <w:rPr>
              <w:noProof/>
            </w:rPr>
            <w:t>Conditions de fonctionnement</w:t>
          </w:r>
          <w:r>
            <w:rPr>
              <w:noProof/>
            </w:rPr>
            <w:tab/>
          </w:r>
          <w:r>
            <w:rPr>
              <w:noProof/>
            </w:rPr>
            <w:fldChar w:fldCharType="begin"/>
          </w:r>
          <w:r>
            <w:rPr>
              <w:noProof/>
            </w:rPr>
            <w:instrText xml:space="preserve"> PAGEREF _Toc290618199 \h </w:instrText>
          </w:r>
          <w:r>
            <w:rPr>
              <w:noProof/>
            </w:rPr>
          </w:r>
          <w:r>
            <w:rPr>
              <w:noProof/>
            </w:rPr>
            <w:fldChar w:fldCharType="separate"/>
          </w:r>
          <w:r w:rsidR="0054495C">
            <w:rPr>
              <w:noProof/>
            </w:rPr>
            <w:t>37</w:t>
          </w:r>
          <w:r>
            <w:rPr>
              <w:noProof/>
            </w:rPr>
            <w:fldChar w:fldCharType="end"/>
          </w:r>
        </w:p>
        <w:p w14:paraId="1F0F0FCB" w14:textId="77777777" w:rsidR="00252617" w:rsidRDefault="00252617">
          <w:pPr>
            <w:pStyle w:val="TM2"/>
            <w:tabs>
              <w:tab w:val="left" w:pos="739"/>
              <w:tab w:val="right" w:leader="dot" w:pos="9062"/>
            </w:tabs>
            <w:rPr>
              <w:rFonts w:asciiTheme="minorHAnsi" w:eastAsiaTheme="minorEastAsia" w:hAnsiTheme="minorHAnsi" w:cstheme="minorBidi"/>
              <w:noProof/>
              <w:sz w:val="24"/>
              <w:szCs w:val="24"/>
              <w:lang w:eastAsia="ja-JP"/>
            </w:rPr>
          </w:pPr>
          <w:r>
            <w:rPr>
              <w:noProof/>
            </w:rPr>
            <w:t>5.2</w:t>
          </w:r>
          <w:r>
            <w:rPr>
              <w:rFonts w:asciiTheme="minorHAnsi" w:eastAsiaTheme="minorEastAsia" w:hAnsiTheme="minorHAnsi" w:cstheme="minorBidi"/>
              <w:noProof/>
              <w:sz w:val="24"/>
              <w:szCs w:val="24"/>
              <w:lang w:eastAsia="ja-JP"/>
            </w:rPr>
            <w:tab/>
          </w:r>
          <w:r>
            <w:rPr>
              <w:noProof/>
            </w:rPr>
            <w:t>Interface langage de requêtes sur les métadonnées</w:t>
          </w:r>
          <w:r>
            <w:rPr>
              <w:noProof/>
            </w:rPr>
            <w:tab/>
          </w:r>
          <w:r>
            <w:rPr>
              <w:noProof/>
            </w:rPr>
            <w:fldChar w:fldCharType="begin"/>
          </w:r>
          <w:r>
            <w:rPr>
              <w:noProof/>
            </w:rPr>
            <w:instrText xml:space="preserve"> PAGEREF _Toc290618200 \h </w:instrText>
          </w:r>
          <w:r>
            <w:rPr>
              <w:noProof/>
            </w:rPr>
          </w:r>
          <w:r>
            <w:rPr>
              <w:noProof/>
            </w:rPr>
            <w:fldChar w:fldCharType="separate"/>
          </w:r>
          <w:r w:rsidR="0054495C">
            <w:rPr>
              <w:noProof/>
            </w:rPr>
            <w:t>37</w:t>
          </w:r>
          <w:r>
            <w:rPr>
              <w:noProof/>
            </w:rPr>
            <w:fldChar w:fldCharType="end"/>
          </w:r>
        </w:p>
        <w:p w14:paraId="1FDDA661" w14:textId="77777777" w:rsidR="00252617" w:rsidRDefault="00252617">
          <w:pPr>
            <w:pStyle w:val="TM3"/>
            <w:tabs>
              <w:tab w:val="left" w:pos="1126"/>
              <w:tab w:val="right" w:leader="dot" w:pos="9062"/>
            </w:tabs>
            <w:rPr>
              <w:rFonts w:asciiTheme="minorHAnsi" w:eastAsiaTheme="minorEastAsia" w:hAnsiTheme="minorHAnsi" w:cstheme="minorBidi"/>
              <w:noProof/>
              <w:sz w:val="24"/>
              <w:szCs w:val="24"/>
              <w:lang w:eastAsia="ja-JP"/>
            </w:rPr>
          </w:pPr>
          <w:r>
            <w:rPr>
              <w:noProof/>
            </w:rPr>
            <w:t>5.2.1</w:t>
          </w:r>
          <w:r>
            <w:rPr>
              <w:rFonts w:asciiTheme="minorHAnsi" w:eastAsiaTheme="minorEastAsia" w:hAnsiTheme="minorHAnsi" w:cstheme="minorBidi"/>
              <w:noProof/>
              <w:sz w:val="24"/>
              <w:szCs w:val="24"/>
              <w:lang w:eastAsia="ja-JP"/>
            </w:rPr>
            <w:tab/>
          </w:r>
          <w:r>
            <w:rPr>
              <w:noProof/>
            </w:rPr>
            <w:t>Le schéma de la base</w:t>
          </w:r>
          <w:r>
            <w:rPr>
              <w:noProof/>
            </w:rPr>
            <w:tab/>
          </w:r>
          <w:r>
            <w:rPr>
              <w:noProof/>
            </w:rPr>
            <w:fldChar w:fldCharType="begin"/>
          </w:r>
          <w:r>
            <w:rPr>
              <w:noProof/>
            </w:rPr>
            <w:instrText xml:space="preserve"> PAGEREF _Toc290618201 \h </w:instrText>
          </w:r>
          <w:r>
            <w:rPr>
              <w:noProof/>
            </w:rPr>
          </w:r>
          <w:r>
            <w:rPr>
              <w:noProof/>
            </w:rPr>
            <w:fldChar w:fldCharType="separate"/>
          </w:r>
          <w:r w:rsidR="0054495C">
            <w:rPr>
              <w:noProof/>
            </w:rPr>
            <w:t>37</w:t>
          </w:r>
          <w:r>
            <w:rPr>
              <w:noProof/>
            </w:rPr>
            <w:fldChar w:fldCharType="end"/>
          </w:r>
        </w:p>
        <w:p w14:paraId="1544A398" w14:textId="77777777" w:rsidR="00252617" w:rsidRDefault="00252617">
          <w:pPr>
            <w:pStyle w:val="TM3"/>
            <w:tabs>
              <w:tab w:val="left" w:pos="1126"/>
              <w:tab w:val="right" w:leader="dot" w:pos="9062"/>
            </w:tabs>
            <w:rPr>
              <w:rFonts w:asciiTheme="minorHAnsi" w:eastAsiaTheme="minorEastAsia" w:hAnsiTheme="minorHAnsi" w:cstheme="minorBidi"/>
              <w:noProof/>
              <w:sz w:val="24"/>
              <w:szCs w:val="24"/>
              <w:lang w:eastAsia="ja-JP"/>
            </w:rPr>
          </w:pPr>
          <w:r>
            <w:rPr>
              <w:noProof/>
            </w:rPr>
            <w:t>5.2.2</w:t>
          </w:r>
          <w:r>
            <w:rPr>
              <w:rFonts w:asciiTheme="minorHAnsi" w:eastAsiaTheme="minorEastAsia" w:hAnsiTheme="minorHAnsi" w:cstheme="minorBidi"/>
              <w:noProof/>
              <w:sz w:val="24"/>
              <w:szCs w:val="24"/>
              <w:lang w:eastAsia="ja-JP"/>
            </w:rPr>
            <w:tab/>
          </w:r>
          <w:r>
            <w:rPr>
              <w:noProof/>
            </w:rPr>
            <w:t>Contrainte d’optimisation d’accès aux arrêts</w:t>
          </w:r>
          <w:r>
            <w:rPr>
              <w:noProof/>
            </w:rPr>
            <w:tab/>
          </w:r>
          <w:r>
            <w:rPr>
              <w:noProof/>
            </w:rPr>
            <w:fldChar w:fldCharType="begin"/>
          </w:r>
          <w:r>
            <w:rPr>
              <w:noProof/>
            </w:rPr>
            <w:instrText xml:space="preserve"> PAGEREF _Toc290618202 \h </w:instrText>
          </w:r>
          <w:r>
            <w:rPr>
              <w:noProof/>
            </w:rPr>
          </w:r>
          <w:r>
            <w:rPr>
              <w:noProof/>
            </w:rPr>
            <w:fldChar w:fldCharType="separate"/>
          </w:r>
          <w:r w:rsidR="0054495C">
            <w:rPr>
              <w:noProof/>
            </w:rPr>
            <w:t>40</w:t>
          </w:r>
          <w:r>
            <w:rPr>
              <w:noProof/>
            </w:rPr>
            <w:fldChar w:fldCharType="end"/>
          </w:r>
        </w:p>
        <w:p w14:paraId="0544B538" w14:textId="77777777" w:rsidR="00252617" w:rsidRDefault="00252617">
          <w:pPr>
            <w:pStyle w:val="TM3"/>
            <w:tabs>
              <w:tab w:val="left" w:pos="1126"/>
              <w:tab w:val="right" w:leader="dot" w:pos="9062"/>
            </w:tabs>
            <w:rPr>
              <w:rFonts w:asciiTheme="minorHAnsi" w:eastAsiaTheme="minorEastAsia" w:hAnsiTheme="minorHAnsi" w:cstheme="minorBidi"/>
              <w:noProof/>
              <w:sz w:val="24"/>
              <w:szCs w:val="24"/>
              <w:lang w:eastAsia="ja-JP"/>
            </w:rPr>
          </w:pPr>
          <w:r>
            <w:rPr>
              <w:noProof/>
            </w:rPr>
            <w:t>5.2.3</w:t>
          </w:r>
          <w:r>
            <w:rPr>
              <w:rFonts w:asciiTheme="minorHAnsi" w:eastAsiaTheme="minorEastAsia" w:hAnsiTheme="minorHAnsi" w:cstheme="minorBidi"/>
              <w:noProof/>
              <w:sz w:val="24"/>
              <w:szCs w:val="24"/>
              <w:lang w:eastAsia="ja-JP"/>
            </w:rPr>
            <w:tab/>
          </w:r>
          <w:r>
            <w:rPr>
              <w:noProof/>
            </w:rPr>
            <w:t>Contraintes de mise en fonctionnement</w:t>
          </w:r>
          <w:r>
            <w:rPr>
              <w:noProof/>
            </w:rPr>
            <w:tab/>
          </w:r>
          <w:r>
            <w:rPr>
              <w:noProof/>
            </w:rPr>
            <w:fldChar w:fldCharType="begin"/>
          </w:r>
          <w:r>
            <w:rPr>
              <w:noProof/>
            </w:rPr>
            <w:instrText xml:space="preserve"> PAGEREF _Toc290618203 \h </w:instrText>
          </w:r>
          <w:r>
            <w:rPr>
              <w:noProof/>
            </w:rPr>
          </w:r>
          <w:r>
            <w:rPr>
              <w:noProof/>
            </w:rPr>
            <w:fldChar w:fldCharType="separate"/>
          </w:r>
          <w:r w:rsidR="0054495C">
            <w:rPr>
              <w:noProof/>
            </w:rPr>
            <w:t>40</w:t>
          </w:r>
          <w:r>
            <w:rPr>
              <w:noProof/>
            </w:rPr>
            <w:fldChar w:fldCharType="end"/>
          </w:r>
        </w:p>
        <w:p w14:paraId="37E8E542" w14:textId="77777777" w:rsidR="00252617" w:rsidRDefault="00252617">
          <w:pPr>
            <w:pStyle w:val="TM2"/>
            <w:tabs>
              <w:tab w:val="left" w:pos="739"/>
              <w:tab w:val="right" w:leader="dot" w:pos="9062"/>
            </w:tabs>
            <w:rPr>
              <w:rFonts w:asciiTheme="minorHAnsi" w:eastAsiaTheme="minorEastAsia" w:hAnsiTheme="minorHAnsi" w:cstheme="minorBidi"/>
              <w:noProof/>
              <w:sz w:val="24"/>
              <w:szCs w:val="24"/>
              <w:lang w:eastAsia="ja-JP"/>
            </w:rPr>
          </w:pPr>
          <w:r>
            <w:rPr>
              <w:noProof/>
            </w:rPr>
            <w:lastRenderedPageBreak/>
            <w:t>5.3</w:t>
          </w:r>
          <w:r>
            <w:rPr>
              <w:rFonts w:asciiTheme="minorHAnsi" w:eastAsiaTheme="minorEastAsia" w:hAnsiTheme="minorHAnsi" w:cstheme="minorBidi"/>
              <w:noProof/>
              <w:sz w:val="24"/>
              <w:szCs w:val="24"/>
              <w:lang w:eastAsia="ja-JP"/>
            </w:rPr>
            <w:tab/>
          </w:r>
          <w:r>
            <w:rPr>
              <w:noProof/>
            </w:rPr>
            <w:t>Interface générique de SIM</w:t>
          </w:r>
          <w:r>
            <w:rPr>
              <w:noProof/>
            </w:rPr>
            <w:tab/>
          </w:r>
          <w:r>
            <w:rPr>
              <w:noProof/>
            </w:rPr>
            <w:fldChar w:fldCharType="begin"/>
          </w:r>
          <w:r>
            <w:rPr>
              <w:noProof/>
            </w:rPr>
            <w:instrText xml:space="preserve"> PAGEREF _Toc290618204 \h </w:instrText>
          </w:r>
          <w:r>
            <w:rPr>
              <w:noProof/>
            </w:rPr>
          </w:r>
          <w:r>
            <w:rPr>
              <w:noProof/>
            </w:rPr>
            <w:fldChar w:fldCharType="separate"/>
          </w:r>
          <w:ins w:id="2" w:author="Marc Florisson" w:date="2015-05-29T09:53:00Z">
            <w:r w:rsidR="0054495C">
              <w:rPr>
                <w:noProof/>
              </w:rPr>
              <w:t>41</w:t>
            </w:r>
          </w:ins>
          <w:del w:id="3" w:author="Marc Florisson" w:date="2015-05-29T09:53:00Z">
            <w:r w:rsidDel="0054495C">
              <w:rPr>
                <w:noProof/>
              </w:rPr>
              <w:delText>40</w:delText>
            </w:r>
          </w:del>
          <w:r>
            <w:rPr>
              <w:noProof/>
            </w:rPr>
            <w:fldChar w:fldCharType="end"/>
          </w:r>
        </w:p>
        <w:p w14:paraId="7CAFEC7D" w14:textId="77777777" w:rsidR="00252617" w:rsidRDefault="00252617">
          <w:pPr>
            <w:pStyle w:val="TM3"/>
            <w:tabs>
              <w:tab w:val="left" w:pos="1126"/>
              <w:tab w:val="right" w:leader="dot" w:pos="9062"/>
            </w:tabs>
            <w:rPr>
              <w:rFonts w:asciiTheme="minorHAnsi" w:eastAsiaTheme="minorEastAsia" w:hAnsiTheme="minorHAnsi" w:cstheme="minorBidi"/>
              <w:noProof/>
              <w:sz w:val="24"/>
              <w:szCs w:val="24"/>
              <w:lang w:eastAsia="ja-JP"/>
            </w:rPr>
          </w:pPr>
          <w:r>
            <w:rPr>
              <w:noProof/>
            </w:rPr>
            <w:t>5.3.1</w:t>
          </w:r>
          <w:r>
            <w:rPr>
              <w:rFonts w:asciiTheme="minorHAnsi" w:eastAsiaTheme="minorEastAsia" w:hAnsiTheme="minorHAnsi" w:cstheme="minorBidi"/>
              <w:noProof/>
              <w:sz w:val="24"/>
              <w:szCs w:val="24"/>
              <w:lang w:eastAsia="ja-JP"/>
            </w:rPr>
            <w:tab/>
          </w:r>
          <w:r>
            <w:rPr>
              <w:noProof/>
            </w:rPr>
            <w:t>Descriptions générales des services de l’interface</w:t>
          </w:r>
          <w:r>
            <w:rPr>
              <w:noProof/>
            </w:rPr>
            <w:tab/>
          </w:r>
          <w:r>
            <w:rPr>
              <w:noProof/>
            </w:rPr>
            <w:fldChar w:fldCharType="begin"/>
          </w:r>
          <w:r>
            <w:rPr>
              <w:noProof/>
            </w:rPr>
            <w:instrText xml:space="preserve"> PAGEREF _Toc290618205 \h </w:instrText>
          </w:r>
          <w:r>
            <w:rPr>
              <w:noProof/>
            </w:rPr>
          </w:r>
          <w:r>
            <w:rPr>
              <w:noProof/>
            </w:rPr>
            <w:fldChar w:fldCharType="separate"/>
          </w:r>
          <w:r w:rsidR="0054495C">
            <w:rPr>
              <w:noProof/>
            </w:rPr>
            <w:t>41</w:t>
          </w:r>
          <w:r>
            <w:rPr>
              <w:noProof/>
            </w:rPr>
            <w:fldChar w:fldCharType="end"/>
          </w:r>
        </w:p>
        <w:p w14:paraId="04107D9C" w14:textId="77777777" w:rsidR="00252617" w:rsidRDefault="00252617">
          <w:pPr>
            <w:pStyle w:val="TM3"/>
            <w:tabs>
              <w:tab w:val="left" w:pos="1126"/>
              <w:tab w:val="right" w:leader="dot" w:pos="9062"/>
            </w:tabs>
            <w:rPr>
              <w:rFonts w:asciiTheme="minorHAnsi" w:eastAsiaTheme="minorEastAsia" w:hAnsiTheme="minorHAnsi" w:cstheme="minorBidi"/>
              <w:noProof/>
              <w:sz w:val="24"/>
              <w:szCs w:val="24"/>
              <w:lang w:eastAsia="ja-JP"/>
            </w:rPr>
          </w:pPr>
          <w:r>
            <w:rPr>
              <w:noProof/>
            </w:rPr>
            <w:t>5.3.2</w:t>
          </w:r>
          <w:r>
            <w:rPr>
              <w:rFonts w:asciiTheme="minorHAnsi" w:eastAsiaTheme="minorEastAsia" w:hAnsiTheme="minorHAnsi" w:cstheme="minorBidi"/>
              <w:noProof/>
              <w:sz w:val="24"/>
              <w:szCs w:val="24"/>
              <w:lang w:eastAsia="ja-JP"/>
            </w:rPr>
            <w:tab/>
          </w:r>
          <w:r>
            <w:rPr>
              <w:noProof/>
            </w:rPr>
            <w:t>Service de recherche d’itinéraire détaillée 1-n</w:t>
          </w:r>
          <w:r>
            <w:rPr>
              <w:noProof/>
            </w:rPr>
            <w:tab/>
          </w:r>
          <w:r>
            <w:rPr>
              <w:noProof/>
            </w:rPr>
            <w:fldChar w:fldCharType="begin"/>
          </w:r>
          <w:r>
            <w:rPr>
              <w:noProof/>
            </w:rPr>
            <w:instrText xml:space="preserve"> PAGEREF _Toc290618206 \h </w:instrText>
          </w:r>
          <w:r>
            <w:rPr>
              <w:noProof/>
            </w:rPr>
          </w:r>
          <w:r>
            <w:rPr>
              <w:noProof/>
            </w:rPr>
            <w:fldChar w:fldCharType="separate"/>
          </w:r>
          <w:r w:rsidR="0054495C">
            <w:rPr>
              <w:noProof/>
            </w:rPr>
            <w:t>42</w:t>
          </w:r>
          <w:r>
            <w:rPr>
              <w:noProof/>
            </w:rPr>
            <w:fldChar w:fldCharType="end"/>
          </w:r>
        </w:p>
        <w:p w14:paraId="07AF8971" w14:textId="77777777" w:rsidR="00252617" w:rsidRDefault="00252617">
          <w:pPr>
            <w:pStyle w:val="TM3"/>
            <w:tabs>
              <w:tab w:val="left" w:pos="1126"/>
              <w:tab w:val="right" w:leader="dot" w:pos="9062"/>
            </w:tabs>
            <w:rPr>
              <w:rFonts w:asciiTheme="minorHAnsi" w:eastAsiaTheme="minorEastAsia" w:hAnsiTheme="minorHAnsi" w:cstheme="minorBidi"/>
              <w:noProof/>
              <w:sz w:val="24"/>
              <w:szCs w:val="24"/>
              <w:lang w:eastAsia="ja-JP"/>
            </w:rPr>
          </w:pPr>
          <w:r>
            <w:rPr>
              <w:noProof/>
            </w:rPr>
            <w:t>5.3.3</w:t>
          </w:r>
          <w:r>
            <w:rPr>
              <w:rFonts w:asciiTheme="minorHAnsi" w:eastAsiaTheme="minorEastAsia" w:hAnsiTheme="minorHAnsi" w:cstheme="minorBidi"/>
              <w:noProof/>
              <w:sz w:val="24"/>
              <w:szCs w:val="24"/>
              <w:lang w:eastAsia="ja-JP"/>
            </w:rPr>
            <w:tab/>
          </w:r>
          <w:r>
            <w:rPr>
              <w:noProof/>
            </w:rPr>
            <w:t>Service de recherche d’itinéraire non détaillée n-m</w:t>
          </w:r>
          <w:r>
            <w:rPr>
              <w:noProof/>
            </w:rPr>
            <w:tab/>
          </w:r>
          <w:r>
            <w:rPr>
              <w:noProof/>
            </w:rPr>
            <w:fldChar w:fldCharType="begin"/>
          </w:r>
          <w:r>
            <w:rPr>
              <w:noProof/>
            </w:rPr>
            <w:instrText xml:space="preserve"> PAGEREF _Toc290618207 \h </w:instrText>
          </w:r>
          <w:r>
            <w:rPr>
              <w:noProof/>
            </w:rPr>
          </w:r>
          <w:r>
            <w:rPr>
              <w:noProof/>
            </w:rPr>
            <w:fldChar w:fldCharType="separate"/>
          </w:r>
          <w:r w:rsidR="0054495C">
            <w:rPr>
              <w:noProof/>
            </w:rPr>
            <w:t>45</w:t>
          </w:r>
          <w:r>
            <w:rPr>
              <w:noProof/>
            </w:rPr>
            <w:fldChar w:fldCharType="end"/>
          </w:r>
        </w:p>
        <w:p w14:paraId="74385744" w14:textId="77777777" w:rsidR="00252617" w:rsidRDefault="00252617">
          <w:pPr>
            <w:pStyle w:val="TM3"/>
            <w:tabs>
              <w:tab w:val="left" w:pos="1126"/>
              <w:tab w:val="right" w:leader="dot" w:pos="9062"/>
            </w:tabs>
            <w:rPr>
              <w:rFonts w:asciiTheme="minorHAnsi" w:eastAsiaTheme="minorEastAsia" w:hAnsiTheme="minorHAnsi" w:cstheme="minorBidi"/>
              <w:noProof/>
              <w:sz w:val="24"/>
              <w:szCs w:val="24"/>
              <w:lang w:eastAsia="ja-JP"/>
            </w:rPr>
          </w:pPr>
          <w:r>
            <w:rPr>
              <w:noProof/>
            </w:rPr>
            <w:t>5.3.4</w:t>
          </w:r>
          <w:r>
            <w:rPr>
              <w:rFonts w:asciiTheme="minorHAnsi" w:eastAsiaTheme="minorEastAsia" w:hAnsiTheme="minorHAnsi" w:cstheme="minorBidi"/>
              <w:noProof/>
              <w:sz w:val="24"/>
              <w:szCs w:val="24"/>
              <w:lang w:eastAsia="ja-JP"/>
            </w:rPr>
            <w:tab/>
          </w:r>
          <w:r>
            <w:rPr>
              <w:noProof/>
            </w:rPr>
            <w:t>Collecte des arrêts</w:t>
          </w:r>
          <w:r>
            <w:rPr>
              <w:noProof/>
            </w:rPr>
            <w:tab/>
          </w:r>
          <w:r>
            <w:rPr>
              <w:noProof/>
            </w:rPr>
            <w:fldChar w:fldCharType="begin"/>
          </w:r>
          <w:r>
            <w:rPr>
              <w:noProof/>
            </w:rPr>
            <w:instrText xml:space="preserve"> PAGEREF _Toc290618208 \h </w:instrText>
          </w:r>
          <w:r>
            <w:rPr>
              <w:noProof/>
            </w:rPr>
          </w:r>
          <w:r>
            <w:rPr>
              <w:noProof/>
            </w:rPr>
            <w:fldChar w:fldCharType="separate"/>
          </w:r>
          <w:r w:rsidR="0054495C">
            <w:rPr>
              <w:noProof/>
            </w:rPr>
            <w:t>47</w:t>
          </w:r>
          <w:r>
            <w:rPr>
              <w:noProof/>
            </w:rPr>
            <w:fldChar w:fldCharType="end"/>
          </w:r>
        </w:p>
        <w:p w14:paraId="3078B3C8" w14:textId="77777777" w:rsidR="00252617" w:rsidRDefault="00252617">
          <w:pPr>
            <w:pStyle w:val="TM3"/>
            <w:tabs>
              <w:tab w:val="left" w:pos="1126"/>
              <w:tab w:val="right" w:leader="dot" w:pos="9062"/>
            </w:tabs>
            <w:rPr>
              <w:rFonts w:asciiTheme="minorHAnsi" w:eastAsiaTheme="minorEastAsia" w:hAnsiTheme="minorHAnsi" w:cstheme="minorBidi"/>
              <w:noProof/>
              <w:sz w:val="24"/>
              <w:szCs w:val="24"/>
              <w:lang w:eastAsia="ja-JP"/>
            </w:rPr>
          </w:pPr>
          <w:r>
            <w:rPr>
              <w:noProof/>
            </w:rPr>
            <w:t>5.3.5</w:t>
          </w:r>
          <w:r>
            <w:rPr>
              <w:rFonts w:asciiTheme="minorHAnsi" w:eastAsiaTheme="minorEastAsia" w:hAnsiTheme="minorHAnsi" w:cstheme="minorBidi"/>
              <w:noProof/>
              <w:sz w:val="24"/>
              <w:szCs w:val="24"/>
              <w:lang w:eastAsia="ja-JP"/>
            </w:rPr>
            <w:tab/>
          </w:r>
          <w:r>
            <w:rPr>
              <w:noProof/>
            </w:rPr>
            <w:t>Capacités du SIM</w:t>
          </w:r>
          <w:r>
            <w:rPr>
              <w:noProof/>
            </w:rPr>
            <w:tab/>
          </w:r>
          <w:r>
            <w:rPr>
              <w:noProof/>
            </w:rPr>
            <w:fldChar w:fldCharType="begin"/>
          </w:r>
          <w:r>
            <w:rPr>
              <w:noProof/>
            </w:rPr>
            <w:instrText xml:space="preserve"> PAGEREF _Toc290618209 \h </w:instrText>
          </w:r>
          <w:r>
            <w:rPr>
              <w:noProof/>
            </w:rPr>
          </w:r>
          <w:r>
            <w:rPr>
              <w:noProof/>
            </w:rPr>
            <w:fldChar w:fldCharType="separate"/>
          </w:r>
          <w:r w:rsidR="0054495C">
            <w:rPr>
              <w:noProof/>
            </w:rPr>
            <w:t>48</w:t>
          </w:r>
          <w:r>
            <w:rPr>
              <w:noProof/>
            </w:rPr>
            <w:fldChar w:fldCharType="end"/>
          </w:r>
        </w:p>
        <w:p w14:paraId="2195BEAC" w14:textId="77777777" w:rsidR="00252617" w:rsidRDefault="00252617">
          <w:pPr>
            <w:pStyle w:val="TM1"/>
            <w:tabs>
              <w:tab w:val="left" w:pos="352"/>
              <w:tab w:val="right" w:leader="dot" w:pos="9062"/>
            </w:tabs>
            <w:rPr>
              <w:rFonts w:asciiTheme="minorHAnsi" w:eastAsiaTheme="minorEastAsia" w:hAnsiTheme="minorHAnsi" w:cstheme="minorBidi"/>
              <w:noProof/>
              <w:sz w:val="24"/>
              <w:szCs w:val="24"/>
              <w:lang w:eastAsia="ja-JP"/>
            </w:rPr>
          </w:pPr>
          <w:r>
            <w:rPr>
              <w:noProof/>
            </w:rPr>
            <w:t>6</w:t>
          </w:r>
          <w:r>
            <w:rPr>
              <w:rFonts w:asciiTheme="minorHAnsi" w:eastAsiaTheme="minorEastAsia" w:hAnsiTheme="minorHAnsi" w:cstheme="minorBidi"/>
              <w:noProof/>
              <w:sz w:val="24"/>
              <w:szCs w:val="24"/>
              <w:lang w:eastAsia="ja-JP"/>
            </w:rPr>
            <w:tab/>
          </w:r>
          <w:r>
            <w:rPr>
              <w:noProof/>
            </w:rPr>
            <w:t>Partie 3</w:t>
          </w:r>
          <w:r>
            <w:rPr>
              <w:noProof/>
            </w:rPr>
            <w:tab/>
          </w:r>
          <w:r>
            <w:rPr>
              <w:noProof/>
            </w:rPr>
            <w:fldChar w:fldCharType="begin"/>
          </w:r>
          <w:r>
            <w:rPr>
              <w:noProof/>
            </w:rPr>
            <w:instrText xml:space="preserve"> PAGEREF _Toc290618210 \h </w:instrText>
          </w:r>
          <w:r>
            <w:rPr>
              <w:noProof/>
            </w:rPr>
          </w:r>
          <w:r>
            <w:rPr>
              <w:noProof/>
            </w:rPr>
            <w:fldChar w:fldCharType="separate"/>
          </w:r>
          <w:r w:rsidR="0054495C">
            <w:rPr>
              <w:noProof/>
            </w:rPr>
            <w:t>49</w:t>
          </w:r>
          <w:r>
            <w:rPr>
              <w:noProof/>
            </w:rPr>
            <w:fldChar w:fldCharType="end"/>
          </w:r>
        </w:p>
        <w:p w14:paraId="08C09D1C" w14:textId="77777777" w:rsidR="00252617" w:rsidRDefault="00252617">
          <w:pPr>
            <w:pStyle w:val="TM2"/>
            <w:tabs>
              <w:tab w:val="left" w:pos="739"/>
              <w:tab w:val="right" w:leader="dot" w:pos="9062"/>
            </w:tabs>
            <w:rPr>
              <w:rFonts w:asciiTheme="minorHAnsi" w:eastAsiaTheme="minorEastAsia" w:hAnsiTheme="minorHAnsi" w:cstheme="minorBidi"/>
              <w:noProof/>
              <w:sz w:val="24"/>
              <w:szCs w:val="24"/>
              <w:lang w:eastAsia="ja-JP"/>
            </w:rPr>
          </w:pPr>
          <w:r>
            <w:rPr>
              <w:noProof/>
            </w:rPr>
            <w:t>6.1</w:t>
          </w:r>
          <w:r>
            <w:rPr>
              <w:rFonts w:asciiTheme="minorHAnsi" w:eastAsiaTheme="minorEastAsia" w:hAnsiTheme="minorHAnsi" w:cstheme="minorBidi"/>
              <w:noProof/>
              <w:sz w:val="24"/>
              <w:szCs w:val="24"/>
              <w:lang w:eastAsia="ja-JP"/>
            </w:rPr>
            <w:tab/>
          </w:r>
          <w:r>
            <w:rPr>
              <w:noProof/>
            </w:rPr>
            <w:t>Point d’accès fonctionnel</w:t>
          </w:r>
          <w:r>
            <w:rPr>
              <w:noProof/>
            </w:rPr>
            <w:tab/>
          </w:r>
          <w:r>
            <w:rPr>
              <w:noProof/>
            </w:rPr>
            <w:fldChar w:fldCharType="begin"/>
          </w:r>
          <w:r>
            <w:rPr>
              <w:noProof/>
            </w:rPr>
            <w:instrText xml:space="preserve"> PAGEREF _Toc290618211 \h </w:instrText>
          </w:r>
          <w:r>
            <w:rPr>
              <w:noProof/>
            </w:rPr>
          </w:r>
          <w:r>
            <w:rPr>
              <w:noProof/>
            </w:rPr>
            <w:fldChar w:fldCharType="separate"/>
          </w:r>
          <w:r w:rsidR="0054495C">
            <w:rPr>
              <w:noProof/>
            </w:rPr>
            <w:t>49</w:t>
          </w:r>
          <w:r>
            <w:rPr>
              <w:noProof/>
            </w:rPr>
            <w:fldChar w:fldCharType="end"/>
          </w:r>
        </w:p>
        <w:p w14:paraId="6057FFBB" w14:textId="77777777" w:rsidR="00252617" w:rsidRDefault="00252617">
          <w:pPr>
            <w:pStyle w:val="TM3"/>
            <w:tabs>
              <w:tab w:val="left" w:pos="1126"/>
              <w:tab w:val="right" w:leader="dot" w:pos="9062"/>
            </w:tabs>
            <w:rPr>
              <w:rFonts w:asciiTheme="minorHAnsi" w:eastAsiaTheme="minorEastAsia" w:hAnsiTheme="minorHAnsi" w:cstheme="minorBidi"/>
              <w:noProof/>
              <w:sz w:val="24"/>
              <w:szCs w:val="24"/>
              <w:lang w:eastAsia="ja-JP"/>
            </w:rPr>
          </w:pPr>
          <w:r>
            <w:rPr>
              <w:noProof/>
            </w:rPr>
            <w:t>6.1.1</w:t>
          </w:r>
          <w:r>
            <w:rPr>
              <w:rFonts w:asciiTheme="minorHAnsi" w:eastAsiaTheme="minorEastAsia" w:hAnsiTheme="minorHAnsi" w:cstheme="minorBidi"/>
              <w:noProof/>
              <w:sz w:val="24"/>
              <w:szCs w:val="24"/>
              <w:lang w:eastAsia="ja-JP"/>
            </w:rPr>
            <w:tab/>
          </w:r>
          <w:r>
            <w:rPr>
              <w:noProof/>
            </w:rPr>
            <w:t>Accès au méta-système (FRI, DRI)</w:t>
          </w:r>
          <w:r>
            <w:rPr>
              <w:noProof/>
            </w:rPr>
            <w:tab/>
          </w:r>
          <w:r>
            <w:rPr>
              <w:noProof/>
            </w:rPr>
            <w:fldChar w:fldCharType="begin"/>
          </w:r>
          <w:r>
            <w:rPr>
              <w:noProof/>
            </w:rPr>
            <w:instrText xml:space="preserve"> PAGEREF _Toc290618212 \h </w:instrText>
          </w:r>
          <w:r>
            <w:rPr>
              <w:noProof/>
            </w:rPr>
          </w:r>
          <w:r>
            <w:rPr>
              <w:noProof/>
            </w:rPr>
            <w:fldChar w:fldCharType="separate"/>
          </w:r>
          <w:r w:rsidR="0054495C">
            <w:rPr>
              <w:noProof/>
            </w:rPr>
            <w:t>49</w:t>
          </w:r>
          <w:r>
            <w:rPr>
              <w:noProof/>
            </w:rPr>
            <w:fldChar w:fldCharType="end"/>
          </w:r>
        </w:p>
        <w:p w14:paraId="2AFA8A7E" w14:textId="77777777" w:rsidR="00252617" w:rsidRDefault="00252617">
          <w:pPr>
            <w:pStyle w:val="TM3"/>
            <w:tabs>
              <w:tab w:val="left" w:pos="1126"/>
              <w:tab w:val="right" w:leader="dot" w:pos="9062"/>
            </w:tabs>
            <w:rPr>
              <w:rFonts w:asciiTheme="minorHAnsi" w:eastAsiaTheme="minorEastAsia" w:hAnsiTheme="minorHAnsi" w:cstheme="minorBidi"/>
              <w:noProof/>
              <w:sz w:val="24"/>
              <w:szCs w:val="24"/>
              <w:lang w:eastAsia="ja-JP"/>
            </w:rPr>
          </w:pPr>
          <w:r>
            <w:rPr>
              <w:noProof/>
            </w:rPr>
            <w:t>6.1.2</w:t>
          </w:r>
          <w:r>
            <w:rPr>
              <w:rFonts w:asciiTheme="minorHAnsi" w:eastAsiaTheme="minorEastAsia" w:hAnsiTheme="minorHAnsi" w:cstheme="minorBidi"/>
              <w:noProof/>
              <w:sz w:val="24"/>
              <w:szCs w:val="24"/>
              <w:lang w:eastAsia="ja-JP"/>
            </w:rPr>
            <w:tab/>
          </w:r>
          <w:r>
            <w:rPr>
              <w:noProof/>
            </w:rPr>
            <w:t>Accès à la base des métadonnées</w:t>
          </w:r>
          <w:r>
            <w:rPr>
              <w:noProof/>
            </w:rPr>
            <w:tab/>
          </w:r>
          <w:r>
            <w:rPr>
              <w:noProof/>
            </w:rPr>
            <w:fldChar w:fldCharType="begin"/>
          </w:r>
          <w:r>
            <w:rPr>
              <w:noProof/>
            </w:rPr>
            <w:instrText xml:space="preserve"> PAGEREF _Toc290618213 \h </w:instrText>
          </w:r>
          <w:r>
            <w:rPr>
              <w:noProof/>
            </w:rPr>
          </w:r>
          <w:r>
            <w:rPr>
              <w:noProof/>
            </w:rPr>
            <w:fldChar w:fldCharType="separate"/>
          </w:r>
          <w:r w:rsidR="0054495C">
            <w:rPr>
              <w:noProof/>
            </w:rPr>
            <w:t>49</w:t>
          </w:r>
          <w:r>
            <w:rPr>
              <w:noProof/>
            </w:rPr>
            <w:fldChar w:fldCharType="end"/>
          </w:r>
        </w:p>
        <w:p w14:paraId="689FCA47" w14:textId="77777777" w:rsidR="00252617" w:rsidRDefault="00252617">
          <w:pPr>
            <w:pStyle w:val="TM3"/>
            <w:tabs>
              <w:tab w:val="left" w:pos="1126"/>
              <w:tab w:val="right" w:leader="dot" w:pos="9062"/>
            </w:tabs>
            <w:rPr>
              <w:rFonts w:asciiTheme="minorHAnsi" w:eastAsiaTheme="minorEastAsia" w:hAnsiTheme="minorHAnsi" w:cstheme="minorBidi"/>
              <w:noProof/>
              <w:sz w:val="24"/>
              <w:szCs w:val="24"/>
              <w:lang w:eastAsia="ja-JP"/>
            </w:rPr>
          </w:pPr>
          <w:r>
            <w:rPr>
              <w:noProof/>
            </w:rPr>
            <w:t>6.1.3</w:t>
          </w:r>
          <w:r>
            <w:rPr>
              <w:rFonts w:asciiTheme="minorHAnsi" w:eastAsiaTheme="minorEastAsia" w:hAnsiTheme="minorHAnsi" w:cstheme="minorBidi"/>
              <w:noProof/>
              <w:sz w:val="24"/>
              <w:szCs w:val="24"/>
              <w:lang w:eastAsia="ja-JP"/>
            </w:rPr>
            <w:tab/>
          </w:r>
          <w:r>
            <w:rPr>
              <w:noProof/>
            </w:rPr>
            <w:t>Accès à l’interface générique de SIM</w:t>
          </w:r>
          <w:r>
            <w:rPr>
              <w:noProof/>
            </w:rPr>
            <w:tab/>
          </w:r>
          <w:r>
            <w:rPr>
              <w:noProof/>
            </w:rPr>
            <w:fldChar w:fldCharType="begin"/>
          </w:r>
          <w:r>
            <w:rPr>
              <w:noProof/>
            </w:rPr>
            <w:instrText xml:space="preserve"> PAGEREF _Toc290618214 \h </w:instrText>
          </w:r>
          <w:r>
            <w:rPr>
              <w:noProof/>
            </w:rPr>
          </w:r>
          <w:r>
            <w:rPr>
              <w:noProof/>
            </w:rPr>
            <w:fldChar w:fldCharType="separate"/>
          </w:r>
          <w:r w:rsidR="0054495C">
            <w:rPr>
              <w:noProof/>
            </w:rPr>
            <w:t>49</w:t>
          </w:r>
          <w:r>
            <w:rPr>
              <w:noProof/>
            </w:rPr>
            <w:fldChar w:fldCharType="end"/>
          </w:r>
        </w:p>
        <w:p w14:paraId="55200312" w14:textId="77777777" w:rsidR="00252617" w:rsidRDefault="00252617">
          <w:pPr>
            <w:pStyle w:val="TM2"/>
            <w:tabs>
              <w:tab w:val="left" w:pos="739"/>
              <w:tab w:val="right" w:leader="dot" w:pos="9062"/>
            </w:tabs>
            <w:rPr>
              <w:rFonts w:asciiTheme="minorHAnsi" w:eastAsiaTheme="minorEastAsia" w:hAnsiTheme="minorHAnsi" w:cstheme="minorBidi"/>
              <w:noProof/>
              <w:sz w:val="24"/>
              <w:szCs w:val="24"/>
              <w:lang w:eastAsia="ja-JP"/>
            </w:rPr>
          </w:pPr>
          <w:r>
            <w:rPr>
              <w:noProof/>
            </w:rPr>
            <w:t>6.2</w:t>
          </w:r>
          <w:r>
            <w:rPr>
              <w:rFonts w:asciiTheme="minorHAnsi" w:eastAsiaTheme="minorEastAsia" w:hAnsiTheme="minorHAnsi" w:cstheme="minorBidi"/>
              <w:noProof/>
              <w:sz w:val="24"/>
              <w:szCs w:val="24"/>
              <w:lang w:eastAsia="ja-JP"/>
            </w:rPr>
            <w:tab/>
          </w:r>
          <w:r>
            <w:rPr>
              <w:noProof/>
            </w:rPr>
            <w:t>Structures échangées</w:t>
          </w:r>
          <w:r>
            <w:rPr>
              <w:noProof/>
            </w:rPr>
            <w:tab/>
          </w:r>
          <w:r>
            <w:rPr>
              <w:noProof/>
            </w:rPr>
            <w:fldChar w:fldCharType="begin"/>
          </w:r>
          <w:r>
            <w:rPr>
              <w:noProof/>
            </w:rPr>
            <w:instrText xml:space="preserve"> PAGEREF _Toc290618215 \h </w:instrText>
          </w:r>
          <w:r>
            <w:rPr>
              <w:noProof/>
            </w:rPr>
          </w:r>
          <w:r>
            <w:rPr>
              <w:noProof/>
            </w:rPr>
            <w:fldChar w:fldCharType="separate"/>
          </w:r>
          <w:r w:rsidR="0054495C">
            <w:rPr>
              <w:noProof/>
            </w:rPr>
            <w:t>49</w:t>
          </w:r>
          <w:r>
            <w:rPr>
              <w:noProof/>
            </w:rPr>
            <w:fldChar w:fldCharType="end"/>
          </w:r>
        </w:p>
        <w:p w14:paraId="4822BE5A" w14:textId="77777777" w:rsidR="00252617" w:rsidRDefault="00252617">
          <w:pPr>
            <w:pStyle w:val="TM3"/>
            <w:tabs>
              <w:tab w:val="left" w:pos="1126"/>
              <w:tab w:val="right" w:leader="dot" w:pos="9062"/>
            </w:tabs>
            <w:rPr>
              <w:rFonts w:asciiTheme="minorHAnsi" w:eastAsiaTheme="minorEastAsia" w:hAnsiTheme="minorHAnsi" w:cstheme="minorBidi"/>
              <w:noProof/>
              <w:sz w:val="24"/>
              <w:szCs w:val="24"/>
              <w:lang w:eastAsia="ja-JP"/>
            </w:rPr>
          </w:pPr>
          <w:r>
            <w:rPr>
              <w:noProof/>
            </w:rPr>
            <w:t>6.2.1</w:t>
          </w:r>
          <w:r>
            <w:rPr>
              <w:rFonts w:asciiTheme="minorHAnsi" w:eastAsiaTheme="minorEastAsia" w:hAnsiTheme="minorHAnsi" w:cstheme="minorBidi"/>
              <w:noProof/>
              <w:sz w:val="24"/>
              <w:szCs w:val="24"/>
              <w:lang w:eastAsia="ja-JP"/>
            </w:rPr>
            <w:tab/>
          </w:r>
          <w:r>
            <w:rPr>
              <w:noProof/>
            </w:rPr>
            <w:t>Les structures d’échange des interfaces du méta-système (FRI, DRI)</w:t>
          </w:r>
          <w:r>
            <w:rPr>
              <w:noProof/>
            </w:rPr>
            <w:tab/>
          </w:r>
          <w:r>
            <w:rPr>
              <w:noProof/>
            </w:rPr>
            <w:fldChar w:fldCharType="begin"/>
          </w:r>
          <w:r>
            <w:rPr>
              <w:noProof/>
            </w:rPr>
            <w:instrText xml:space="preserve"> PAGEREF _Toc290618216 \h </w:instrText>
          </w:r>
          <w:r>
            <w:rPr>
              <w:noProof/>
            </w:rPr>
          </w:r>
          <w:r>
            <w:rPr>
              <w:noProof/>
            </w:rPr>
            <w:fldChar w:fldCharType="separate"/>
          </w:r>
          <w:r w:rsidR="0054495C">
            <w:rPr>
              <w:noProof/>
            </w:rPr>
            <w:t>50</w:t>
          </w:r>
          <w:r>
            <w:rPr>
              <w:noProof/>
            </w:rPr>
            <w:fldChar w:fldCharType="end"/>
          </w:r>
        </w:p>
        <w:p w14:paraId="77ED635A" w14:textId="77777777" w:rsidR="00252617" w:rsidRDefault="00252617">
          <w:pPr>
            <w:pStyle w:val="TM3"/>
            <w:tabs>
              <w:tab w:val="left" w:pos="1126"/>
              <w:tab w:val="right" w:leader="dot" w:pos="9062"/>
            </w:tabs>
            <w:rPr>
              <w:rFonts w:asciiTheme="minorHAnsi" w:eastAsiaTheme="minorEastAsia" w:hAnsiTheme="minorHAnsi" w:cstheme="minorBidi"/>
              <w:noProof/>
              <w:sz w:val="24"/>
              <w:szCs w:val="24"/>
              <w:lang w:eastAsia="ja-JP"/>
            </w:rPr>
          </w:pPr>
          <w:r>
            <w:rPr>
              <w:noProof/>
            </w:rPr>
            <w:t>6.2.2</w:t>
          </w:r>
          <w:r>
            <w:rPr>
              <w:rFonts w:asciiTheme="minorHAnsi" w:eastAsiaTheme="minorEastAsia" w:hAnsiTheme="minorHAnsi" w:cstheme="minorBidi"/>
              <w:noProof/>
              <w:sz w:val="24"/>
              <w:szCs w:val="24"/>
              <w:lang w:eastAsia="ja-JP"/>
            </w:rPr>
            <w:tab/>
          </w:r>
          <w:r>
            <w:rPr>
              <w:noProof/>
            </w:rPr>
            <w:t>Les structures d’échange des interfaces génériques de SIM</w:t>
          </w:r>
          <w:r>
            <w:rPr>
              <w:noProof/>
            </w:rPr>
            <w:tab/>
          </w:r>
          <w:r>
            <w:rPr>
              <w:noProof/>
            </w:rPr>
            <w:fldChar w:fldCharType="begin"/>
          </w:r>
          <w:r>
            <w:rPr>
              <w:noProof/>
            </w:rPr>
            <w:instrText xml:space="preserve"> PAGEREF _Toc290618217 \h </w:instrText>
          </w:r>
          <w:r>
            <w:rPr>
              <w:noProof/>
            </w:rPr>
          </w:r>
          <w:r>
            <w:rPr>
              <w:noProof/>
            </w:rPr>
            <w:fldChar w:fldCharType="separate"/>
          </w:r>
          <w:r w:rsidR="0054495C">
            <w:rPr>
              <w:noProof/>
            </w:rPr>
            <w:t>50</w:t>
          </w:r>
          <w:r>
            <w:rPr>
              <w:noProof/>
            </w:rPr>
            <w:fldChar w:fldCharType="end"/>
          </w:r>
        </w:p>
        <w:p w14:paraId="690959AC" w14:textId="77777777" w:rsidR="00252617" w:rsidRDefault="00252617">
          <w:pPr>
            <w:pStyle w:val="TM3"/>
            <w:tabs>
              <w:tab w:val="left" w:pos="1126"/>
              <w:tab w:val="right" w:leader="dot" w:pos="9062"/>
            </w:tabs>
            <w:rPr>
              <w:rFonts w:asciiTheme="minorHAnsi" w:eastAsiaTheme="minorEastAsia" w:hAnsiTheme="minorHAnsi" w:cstheme="minorBidi"/>
              <w:noProof/>
              <w:sz w:val="24"/>
              <w:szCs w:val="24"/>
              <w:lang w:eastAsia="ja-JP"/>
            </w:rPr>
          </w:pPr>
          <w:r>
            <w:rPr>
              <w:noProof/>
            </w:rPr>
            <w:t>6.2.3</w:t>
          </w:r>
          <w:r>
            <w:rPr>
              <w:rFonts w:asciiTheme="minorHAnsi" w:eastAsiaTheme="minorEastAsia" w:hAnsiTheme="minorHAnsi" w:cstheme="minorBidi"/>
              <w:noProof/>
              <w:sz w:val="24"/>
              <w:szCs w:val="24"/>
              <w:lang w:eastAsia="ja-JP"/>
            </w:rPr>
            <w:tab/>
          </w:r>
          <w:r>
            <w:rPr>
              <w:noProof/>
            </w:rPr>
            <w:t>Les structures d’échange de l’interface de lecture écriture de la base des métadonnées</w:t>
          </w:r>
          <w:r>
            <w:rPr>
              <w:noProof/>
            </w:rPr>
            <w:tab/>
          </w:r>
          <w:r>
            <w:rPr>
              <w:noProof/>
            </w:rPr>
            <w:fldChar w:fldCharType="begin"/>
          </w:r>
          <w:r>
            <w:rPr>
              <w:noProof/>
            </w:rPr>
            <w:instrText xml:space="preserve"> PAGEREF _Toc290618218 \h </w:instrText>
          </w:r>
          <w:r>
            <w:rPr>
              <w:noProof/>
            </w:rPr>
          </w:r>
          <w:r>
            <w:rPr>
              <w:noProof/>
            </w:rPr>
            <w:fldChar w:fldCharType="separate"/>
          </w:r>
          <w:r w:rsidR="0054495C">
            <w:rPr>
              <w:noProof/>
            </w:rPr>
            <w:t>50</w:t>
          </w:r>
          <w:r>
            <w:rPr>
              <w:noProof/>
            </w:rPr>
            <w:fldChar w:fldCharType="end"/>
          </w:r>
        </w:p>
        <w:p w14:paraId="26C1FD91" w14:textId="77777777" w:rsidR="00252617" w:rsidRDefault="00252617">
          <w:pPr>
            <w:pStyle w:val="TM1"/>
            <w:tabs>
              <w:tab w:val="left" w:pos="352"/>
              <w:tab w:val="right" w:leader="dot" w:pos="9062"/>
            </w:tabs>
            <w:rPr>
              <w:rFonts w:asciiTheme="minorHAnsi" w:eastAsiaTheme="minorEastAsia" w:hAnsiTheme="minorHAnsi" w:cstheme="minorBidi"/>
              <w:noProof/>
              <w:sz w:val="24"/>
              <w:szCs w:val="24"/>
              <w:lang w:eastAsia="ja-JP"/>
            </w:rPr>
          </w:pPr>
          <w:r>
            <w:rPr>
              <w:noProof/>
            </w:rPr>
            <w:t>7</w:t>
          </w:r>
          <w:r>
            <w:rPr>
              <w:rFonts w:asciiTheme="minorHAnsi" w:eastAsiaTheme="minorEastAsia" w:hAnsiTheme="minorHAnsi" w:cstheme="minorBidi"/>
              <w:noProof/>
              <w:sz w:val="24"/>
              <w:szCs w:val="24"/>
              <w:lang w:eastAsia="ja-JP"/>
            </w:rPr>
            <w:tab/>
          </w:r>
          <w:r>
            <w:rPr>
              <w:noProof/>
            </w:rPr>
            <w:t>Liste des figures</w:t>
          </w:r>
          <w:r>
            <w:rPr>
              <w:noProof/>
            </w:rPr>
            <w:tab/>
          </w:r>
          <w:r>
            <w:rPr>
              <w:noProof/>
            </w:rPr>
            <w:fldChar w:fldCharType="begin"/>
          </w:r>
          <w:r>
            <w:rPr>
              <w:noProof/>
            </w:rPr>
            <w:instrText xml:space="preserve"> PAGEREF _Toc290618219 \h </w:instrText>
          </w:r>
          <w:r>
            <w:rPr>
              <w:noProof/>
            </w:rPr>
          </w:r>
          <w:r>
            <w:rPr>
              <w:noProof/>
            </w:rPr>
            <w:fldChar w:fldCharType="separate"/>
          </w:r>
          <w:r w:rsidR="0054495C">
            <w:rPr>
              <w:noProof/>
            </w:rPr>
            <w:t>51</w:t>
          </w:r>
          <w:r>
            <w:rPr>
              <w:noProof/>
            </w:rPr>
            <w:fldChar w:fldCharType="end"/>
          </w:r>
        </w:p>
        <w:p w14:paraId="7B4CE40A" w14:textId="247080D5" w:rsidR="00DA446E" w:rsidRDefault="005258BB">
          <w:r>
            <w:rPr>
              <w:b/>
              <w:bCs/>
            </w:rPr>
            <w:fldChar w:fldCharType="end"/>
          </w:r>
        </w:p>
      </w:sdtContent>
    </w:sdt>
    <w:p w14:paraId="41FC81CF" w14:textId="75CA867C" w:rsidR="0074688D" w:rsidRDefault="0074688D" w:rsidP="001E0E90">
      <w:pPr>
        <w:pStyle w:val="Titre1"/>
      </w:pPr>
      <w:bookmarkStart w:id="4" w:name="_Toc290618168"/>
      <w:r>
        <w:lastRenderedPageBreak/>
        <w:t>Historique des modifications</w:t>
      </w:r>
      <w:bookmarkEnd w:id="4"/>
    </w:p>
    <w:p w14:paraId="7596347C" w14:textId="77777777" w:rsidR="0074688D" w:rsidRDefault="0074688D" w:rsidP="00443295"/>
    <w:tbl>
      <w:tblPr>
        <w:tblStyle w:val="Grille"/>
        <w:tblW w:w="0" w:type="auto"/>
        <w:tblLook w:val="04A0" w:firstRow="1" w:lastRow="0" w:firstColumn="1" w:lastColumn="0" w:noHBand="0" w:noVBand="1"/>
      </w:tblPr>
      <w:tblGrid>
        <w:gridCol w:w="1101"/>
        <w:gridCol w:w="1984"/>
        <w:gridCol w:w="4253"/>
        <w:gridCol w:w="1874"/>
      </w:tblGrid>
      <w:tr w:rsidR="0074688D" w14:paraId="1CABA0A1" w14:textId="77777777" w:rsidTr="00443295">
        <w:tc>
          <w:tcPr>
            <w:tcW w:w="1101" w:type="dxa"/>
          </w:tcPr>
          <w:p w14:paraId="0ED91841" w14:textId="1B09AA9A" w:rsidR="0074688D" w:rsidRDefault="0074688D" w:rsidP="0074688D">
            <w:r>
              <w:t>Version</w:t>
            </w:r>
          </w:p>
        </w:tc>
        <w:tc>
          <w:tcPr>
            <w:tcW w:w="1984" w:type="dxa"/>
          </w:tcPr>
          <w:p w14:paraId="39842305" w14:textId="5D6B6593" w:rsidR="0074688D" w:rsidRDefault="0074688D" w:rsidP="0074688D">
            <w:r>
              <w:t>Date de publication</w:t>
            </w:r>
          </w:p>
        </w:tc>
        <w:tc>
          <w:tcPr>
            <w:tcW w:w="4253" w:type="dxa"/>
          </w:tcPr>
          <w:p w14:paraId="1D405381" w14:textId="3BACC107" w:rsidR="0074688D" w:rsidRDefault="0074688D" w:rsidP="0074688D">
            <w:r>
              <w:t>Description des changements</w:t>
            </w:r>
          </w:p>
        </w:tc>
        <w:tc>
          <w:tcPr>
            <w:tcW w:w="1874" w:type="dxa"/>
          </w:tcPr>
          <w:p w14:paraId="47D049CA" w14:textId="6D760F85" w:rsidR="0074688D" w:rsidRDefault="0074688D" w:rsidP="0074688D">
            <w:r>
              <w:t>Auteur</w:t>
            </w:r>
          </w:p>
        </w:tc>
      </w:tr>
      <w:tr w:rsidR="0074688D" w14:paraId="67B4B827" w14:textId="77777777" w:rsidTr="00443295">
        <w:tc>
          <w:tcPr>
            <w:tcW w:w="1101" w:type="dxa"/>
          </w:tcPr>
          <w:p w14:paraId="7F3DF695" w14:textId="59DBEFB3" w:rsidR="0074688D" w:rsidRDefault="00443295" w:rsidP="00443295">
            <w:r>
              <w:t>0</w:t>
            </w:r>
            <w:r w:rsidR="0074688D">
              <w:t>.</w:t>
            </w:r>
            <w:r>
              <w:t>1</w:t>
            </w:r>
          </w:p>
        </w:tc>
        <w:tc>
          <w:tcPr>
            <w:tcW w:w="1984" w:type="dxa"/>
          </w:tcPr>
          <w:p w14:paraId="0729B7E1" w14:textId="4BCF8EAE" w:rsidR="0074688D" w:rsidRDefault="00443295" w:rsidP="00443295">
            <w:r>
              <w:t>07</w:t>
            </w:r>
            <w:r w:rsidR="00370223">
              <w:t>/10/201</w:t>
            </w:r>
            <w:r>
              <w:t>4</w:t>
            </w:r>
          </w:p>
        </w:tc>
        <w:tc>
          <w:tcPr>
            <w:tcW w:w="4253" w:type="dxa"/>
          </w:tcPr>
          <w:p w14:paraId="667FEF0E" w14:textId="73B7CE74" w:rsidR="0074688D" w:rsidRDefault="0074688D" w:rsidP="00252617">
            <w:r>
              <w:t>Création du document</w:t>
            </w:r>
            <w:r w:rsidR="00252617">
              <w:t xml:space="preserve"> </w:t>
            </w:r>
          </w:p>
        </w:tc>
        <w:tc>
          <w:tcPr>
            <w:tcW w:w="1874" w:type="dxa"/>
          </w:tcPr>
          <w:p w14:paraId="5502CE64" w14:textId="71924DE3" w:rsidR="0074688D" w:rsidRDefault="0074688D" w:rsidP="0074688D">
            <w:r>
              <w:t>Marc FLORISSON</w:t>
            </w:r>
          </w:p>
        </w:tc>
      </w:tr>
      <w:tr w:rsidR="006956D7" w14:paraId="0FBE9C09" w14:textId="77777777" w:rsidTr="00443295">
        <w:tc>
          <w:tcPr>
            <w:tcW w:w="1101" w:type="dxa"/>
          </w:tcPr>
          <w:p w14:paraId="08616C53" w14:textId="607AAAD9" w:rsidR="006956D7" w:rsidRDefault="006956D7" w:rsidP="00443295">
            <w:r>
              <w:t>0.2</w:t>
            </w:r>
          </w:p>
        </w:tc>
        <w:tc>
          <w:tcPr>
            <w:tcW w:w="1984" w:type="dxa"/>
          </w:tcPr>
          <w:p w14:paraId="1C8551B2" w14:textId="4DE55BC0" w:rsidR="006956D7" w:rsidRDefault="006956D7" w:rsidP="006956D7">
            <w:r>
              <w:t>15/04/2015</w:t>
            </w:r>
          </w:p>
        </w:tc>
        <w:tc>
          <w:tcPr>
            <w:tcW w:w="4253" w:type="dxa"/>
          </w:tcPr>
          <w:p w14:paraId="419BCD37" w14:textId="492B4E36" w:rsidR="006956D7" w:rsidRDefault="00252617" w:rsidP="00252617">
            <w:r>
              <w:t>Modification et v</w:t>
            </w:r>
            <w:r w:rsidR="006956D7">
              <w:t>alidation du document</w:t>
            </w:r>
          </w:p>
        </w:tc>
        <w:tc>
          <w:tcPr>
            <w:tcW w:w="1874" w:type="dxa"/>
          </w:tcPr>
          <w:p w14:paraId="5A4477C1" w14:textId="77777777" w:rsidR="006956D7" w:rsidRDefault="006956D7" w:rsidP="0074688D">
            <w:r>
              <w:t>Marc FLORISSON</w:t>
            </w:r>
          </w:p>
          <w:p w14:paraId="111C8FA0" w14:textId="0FB2FC03" w:rsidR="006956D7" w:rsidRDefault="006956D7" w:rsidP="0074688D">
            <w:r>
              <w:t>Stephan SIMART</w:t>
            </w:r>
          </w:p>
        </w:tc>
      </w:tr>
      <w:tr w:rsidR="00753E14" w14:paraId="567C2669" w14:textId="77777777" w:rsidTr="00443295">
        <w:tc>
          <w:tcPr>
            <w:tcW w:w="1101" w:type="dxa"/>
          </w:tcPr>
          <w:p w14:paraId="40D2643B" w14:textId="73DA6D59" w:rsidR="00753E14" w:rsidRDefault="00753E14" w:rsidP="00443295">
            <w:r>
              <w:t>0.3</w:t>
            </w:r>
          </w:p>
        </w:tc>
        <w:tc>
          <w:tcPr>
            <w:tcW w:w="1984" w:type="dxa"/>
          </w:tcPr>
          <w:p w14:paraId="625C1142" w14:textId="1DA1DC0E" w:rsidR="00753E14" w:rsidRDefault="00753E14" w:rsidP="006956D7">
            <w:r>
              <w:t>04/05/2015</w:t>
            </w:r>
          </w:p>
        </w:tc>
        <w:tc>
          <w:tcPr>
            <w:tcW w:w="4253" w:type="dxa"/>
          </w:tcPr>
          <w:p w14:paraId="010F0B6A" w14:textId="6583CE24" w:rsidR="00753E14" w:rsidRDefault="00753E14" w:rsidP="00252617">
            <w:r>
              <w:t>Relecture</w:t>
            </w:r>
          </w:p>
        </w:tc>
        <w:tc>
          <w:tcPr>
            <w:tcW w:w="1874" w:type="dxa"/>
          </w:tcPr>
          <w:p w14:paraId="4E7A90CF" w14:textId="77777777" w:rsidR="00753E14" w:rsidRDefault="00753E14" w:rsidP="00753E14">
            <w:r>
              <w:t>Marc FLORISSON</w:t>
            </w:r>
          </w:p>
          <w:p w14:paraId="39358D57" w14:textId="4F123688" w:rsidR="00753E14" w:rsidRDefault="00753E14" w:rsidP="00753E14">
            <w:r>
              <w:t>Stephan SIMART</w:t>
            </w:r>
          </w:p>
        </w:tc>
      </w:tr>
      <w:tr w:rsidR="00E36493" w14:paraId="5473D572" w14:textId="77777777" w:rsidTr="00443295">
        <w:trPr>
          <w:ins w:id="5" w:author="Marc Florisson" w:date="2015-05-29T08:15:00Z"/>
        </w:trPr>
        <w:tc>
          <w:tcPr>
            <w:tcW w:w="1101" w:type="dxa"/>
          </w:tcPr>
          <w:p w14:paraId="7E5BE52B" w14:textId="7AD05FE9" w:rsidR="00E36493" w:rsidRDefault="00E36493" w:rsidP="00443295">
            <w:pPr>
              <w:rPr>
                <w:ins w:id="6" w:author="Marc Florisson" w:date="2015-05-29T08:15:00Z"/>
              </w:rPr>
            </w:pPr>
            <w:ins w:id="7" w:author="Marc Florisson" w:date="2015-05-29T08:15:00Z">
              <w:r>
                <w:t>0.4</w:t>
              </w:r>
            </w:ins>
          </w:p>
        </w:tc>
        <w:tc>
          <w:tcPr>
            <w:tcW w:w="1984" w:type="dxa"/>
          </w:tcPr>
          <w:p w14:paraId="26739111" w14:textId="26FC6442" w:rsidR="00E36493" w:rsidRDefault="00E36493" w:rsidP="006956D7">
            <w:pPr>
              <w:rPr>
                <w:ins w:id="8" w:author="Marc Florisson" w:date="2015-05-29T08:15:00Z"/>
              </w:rPr>
            </w:pPr>
            <w:ins w:id="9" w:author="Marc Florisson" w:date="2015-05-29T08:15:00Z">
              <w:r>
                <w:t>20/05/2015</w:t>
              </w:r>
            </w:ins>
          </w:p>
        </w:tc>
        <w:tc>
          <w:tcPr>
            <w:tcW w:w="4253" w:type="dxa"/>
          </w:tcPr>
          <w:p w14:paraId="3A910920" w14:textId="0BAF4C5D" w:rsidR="00E36493" w:rsidRDefault="00E36493" w:rsidP="00252617">
            <w:pPr>
              <w:rPr>
                <w:ins w:id="10" w:author="Marc Florisson" w:date="2015-05-29T08:15:00Z"/>
              </w:rPr>
            </w:pPr>
            <w:ins w:id="11" w:author="Marc Florisson" w:date="2015-05-29T08:15:00Z">
              <w:r>
                <w:t xml:space="preserve">Prise en compte des remarques de Régis </w:t>
              </w:r>
              <w:proofErr w:type="spellStart"/>
              <w:r>
                <w:t>Castéran</w:t>
              </w:r>
              <w:proofErr w:type="spellEnd"/>
            </w:ins>
          </w:p>
        </w:tc>
        <w:tc>
          <w:tcPr>
            <w:tcW w:w="1874" w:type="dxa"/>
          </w:tcPr>
          <w:p w14:paraId="4F7D4193" w14:textId="77777777" w:rsidR="00E36493" w:rsidRDefault="00E36493" w:rsidP="00E36493">
            <w:pPr>
              <w:rPr>
                <w:ins w:id="12" w:author="Marc Florisson" w:date="2015-05-29T08:16:00Z"/>
              </w:rPr>
            </w:pPr>
            <w:ins w:id="13" w:author="Marc Florisson" w:date="2015-05-29T08:16:00Z">
              <w:r>
                <w:t>Marc FLORISSON</w:t>
              </w:r>
            </w:ins>
          </w:p>
          <w:p w14:paraId="6917E332" w14:textId="1349715B" w:rsidR="00E36493" w:rsidRDefault="00E36493" w:rsidP="00E36493">
            <w:pPr>
              <w:rPr>
                <w:ins w:id="14" w:author="Marc Florisson" w:date="2015-05-29T08:15:00Z"/>
              </w:rPr>
            </w:pPr>
            <w:ins w:id="15" w:author="Marc Florisson" w:date="2015-05-29T08:16:00Z">
              <w:r>
                <w:t>Stephan SIMART</w:t>
              </w:r>
            </w:ins>
          </w:p>
        </w:tc>
      </w:tr>
    </w:tbl>
    <w:p w14:paraId="1E68798D" w14:textId="3A2A565B" w:rsidR="0074688D" w:rsidRPr="0074688D" w:rsidRDefault="0074688D" w:rsidP="00443295"/>
    <w:p w14:paraId="4003BE5C" w14:textId="77777777" w:rsidR="0030138C" w:rsidRDefault="0030138C" w:rsidP="0030138C">
      <w:pPr>
        <w:pStyle w:val="Titre1"/>
      </w:pPr>
      <w:bookmarkStart w:id="16" w:name="_Toc253407222"/>
      <w:bookmarkStart w:id="17" w:name="_Ref254623293"/>
      <w:bookmarkStart w:id="18" w:name="_Toc290618169"/>
      <w:r>
        <w:lastRenderedPageBreak/>
        <w:t>Documents applicables</w:t>
      </w:r>
      <w:bookmarkEnd w:id="16"/>
      <w:bookmarkEnd w:id="17"/>
      <w:bookmarkEnd w:id="18"/>
    </w:p>
    <w:tbl>
      <w:tblPr>
        <w:tblStyle w:val="Grille"/>
        <w:tblW w:w="0" w:type="auto"/>
        <w:tblLook w:val="04A0" w:firstRow="1" w:lastRow="0" w:firstColumn="1" w:lastColumn="0" w:noHBand="0" w:noVBand="1"/>
      </w:tblPr>
      <w:tblGrid>
        <w:gridCol w:w="1642"/>
        <w:gridCol w:w="4263"/>
        <w:gridCol w:w="1055"/>
        <w:gridCol w:w="958"/>
        <w:gridCol w:w="1370"/>
      </w:tblGrid>
      <w:tr w:rsidR="006329A6" w14:paraId="5B91D6A0" w14:textId="77777777" w:rsidTr="006956D7">
        <w:tc>
          <w:tcPr>
            <w:tcW w:w="1668" w:type="dxa"/>
            <w:shd w:val="clear" w:color="auto" w:fill="auto"/>
          </w:tcPr>
          <w:p w14:paraId="6AAAA2BE" w14:textId="77777777" w:rsidR="0030138C" w:rsidRDefault="0030138C" w:rsidP="0030138C">
            <w:pPr>
              <w:tabs>
                <w:tab w:val="left" w:pos="5280"/>
              </w:tabs>
            </w:pPr>
            <w:r>
              <w:t>Titre</w:t>
            </w:r>
          </w:p>
        </w:tc>
        <w:tc>
          <w:tcPr>
            <w:tcW w:w="4328" w:type="dxa"/>
            <w:shd w:val="clear" w:color="auto" w:fill="auto"/>
          </w:tcPr>
          <w:p w14:paraId="2F3237BA" w14:textId="77777777" w:rsidR="0030138C" w:rsidRDefault="0030138C" w:rsidP="0030138C">
            <w:pPr>
              <w:tabs>
                <w:tab w:val="left" w:pos="5280"/>
              </w:tabs>
            </w:pPr>
            <w:r>
              <w:t>Contenu</w:t>
            </w:r>
          </w:p>
        </w:tc>
        <w:tc>
          <w:tcPr>
            <w:tcW w:w="944" w:type="dxa"/>
            <w:shd w:val="clear" w:color="auto" w:fill="auto"/>
          </w:tcPr>
          <w:p w14:paraId="3490B935" w14:textId="77777777" w:rsidR="0030138C" w:rsidRDefault="0030138C" w:rsidP="0030138C">
            <w:pPr>
              <w:tabs>
                <w:tab w:val="left" w:pos="5280"/>
              </w:tabs>
            </w:pPr>
            <w:r>
              <w:t>Date</w:t>
            </w:r>
          </w:p>
        </w:tc>
        <w:tc>
          <w:tcPr>
            <w:tcW w:w="966" w:type="dxa"/>
            <w:shd w:val="clear" w:color="auto" w:fill="auto"/>
          </w:tcPr>
          <w:p w14:paraId="2F1DE98A" w14:textId="77777777" w:rsidR="0030138C" w:rsidRDefault="0030138C" w:rsidP="0030138C">
            <w:pPr>
              <w:tabs>
                <w:tab w:val="left" w:pos="5280"/>
              </w:tabs>
            </w:pPr>
            <w:r>
              <w:t>Version</w:t>
            </w:r>
          </w:p>
        </w:tc>
        <w:tc>
          <w:tcPr>
            <w:tcW w:w="1382" w:type="dxa"/>
            <w:shd w:val="clear" w:color="auto" w:fill="auto"/>
          </w:tcPr>
          <w:p w14:paraId="29953152" w14:textId="77777777" w:rsidR="0030138C" w:rsidRDefault="0030138C" w:rsidP="0030138C">
            <w:pPr>
              <w:tabs>
                <w:tab w:val="left" w:pos="5280"/>
              </w:tabs>
            </w:pPr>
            <w:r>
              <w:t>Auteur</w:t>
            </w:r>
          </w:p>
        </w:tc>
      </w:tr>
      <w:tr w:rsidR="006329A6" w14:paraId="14417C8F" w14:textId="77777777" w:rsidTr="006956D7">
        <w:tc>
          <w:tcPr>
            <w:tcW w:w="1668" w:type="dxa"/>
            <w:shd w:val="clear" w:color="auto" w:fill="auto"/>
          </w:tcPr>
          <w:p w14:paraId="0607864E" w14:textId="4C282A99" w:rsidR="006329A6" w:rsidRDefault="006329A6" w:rsidP="006329A6">
            <w:pPr>
              <w:tabs>
                <w:tab w:val="left" w:pos="5280"/>
              </w:tabs>
              <w:jc w:val="left"/>
            </w:pPr>
            <w:bookmarkStart w:id="19" w:name="xsd_struct"/>
            <w:r>
              <w:t>Dossier des définitions XSD des structures d’échange</w:t>
            </w:r>
            <w:bookmarkEnd w:id="19"/>
          </w:p>
        </w:tc>
        <w:tc>
          <w:tcPr>
            <w:tcW w:w="4328" w:type="dxa"/>
            <w:shd w:val="clear" w:color="auto" w:fill="auto"/>
          </w:tcPr>
          <w:p w14:paraId="7A450522" w14:textId="6DB81007" w:rsidR="00744CA8" w:rsidRDefault="006329A6" w:rsidP="00443295">
            <w:pPr>
              <w:tabs>
                <w:tab w:val="left" w:pos="5280"/>
              </w:tabs>
            </w:pPr>
            <w:r w:rsidRPr="006329A6">
              <w:t>https://github.com/CanalTP-Cityway/documentation</w:t>
            </w:r>
            <w:r>
              <w:t>/xsd/V1.6</w:t>
            </w:r>
            <w:r w:rsidRPr="006329A6">
              <w:t xml:space="preserve"> </w:t>
            </w:r>
            <w:r>
              <w:t xml:space="preserve">: Dossier </w:t>
            </w:r>
            <w:r w:rsidR="00744CA8">
              <w:t>contenant l’ensemble des schémas XSD utilisés pour les interfaces :</w:t>
            </w:r>
          </w:p>
          <w:p w14:paraId="2174DB69" w14:textId="77777777" w:rsidR="00744CA8" w:rsidRDefault="00744CA8" w:rsidP="006956D7">
            <w:pPr>
              <w:pStyle w:val="Paragraphedeliste"/>
              <w:numPr>
                <w:ilvl w:val="0"/>
                <w:numId w:val="52"/>
              </w:numPr>
            </w:pPr>
            <w:r>
              <w:t>MisProtocol.xsd</w:t>
            </w:r>
          </w:p>
          <w:p w14:paraId="1B121999" w14:textId="77777777" w:rsidR="00744CA8" w:rsidRDefault="00744CA8" w:rsidP="006956D7">
            <w:pPr>
              <w:pStyle w:val="Paragraphedeliste"/>
              <w:numPr>
                <w:ilvl w:val="0"/>
                <w:numId w:val="52"/>
              </w:numPr>
            </w:pPr>
            <w:r>
              <w:t>MisPlanTrip.xsd</w:t>
            </w:r>
          </w:p>
          <w:p w14:paraId="206CBCE1" w14:textId="77777777" w:rsidR="00744CA8" w:rsidRDefault="00744CA8" w:rsidP="006956D7">
            <w:pPr>
              <w:pStyle w:val="Paragraphedeliste"/>
              <w:numPr>
                <w:ilvl w:val="0"/>
                <w:numId w:val="52"/>
              </w:numPr>
            </w:pPr>
            <w:r>
              <w:t>MisPlanSummedUpTrip.xsd</w:t>
            </w:r>
          </w:p>
          <w:p w14:paraId="0696C35B" w14:textId="77777777" w:rsidR="00744CA8" w:rsidRDefault="00744CA8" w:rsidP="006956D7">
            <w:pPr>
              <w:pStyle w:val="Paragraphedeliste"/>
              <w:numPr>
                <w:ilvl w:val="0"/>
                <w:numId w:val="52"/>
              </w:numPr>
            </w:pPr>
            <w:r>
              <w:t>MisLocationTime.xsd</w:t>
            </w:r>
          </w:p>
          <w:p w14:paraId="60D135B3" w14:textId="77777777" w:rsidR="00744CA8" w:rsidRDefault="00744CA8" w:rsidP="006956D7">
            <w:pPr>
              <w:pStyle w:val="Paragraphedeliste"/>
              <w:numPr>
                <w:ilvl w:val="0"/>
                <w:numId w:val="52"/>
              </w:numPr>
            </w:pPr>
            <w:r>
              <w:t>MisCollectStop.xsd</w:t>
            </w:r>
          </w:p>
          <w:p w14:paraId="5142A713" w14:textId="77777777" w:rsidR="00744CA8" w:rsidRDefault="00744CA8" w:rsidP="006956D7">
            <w:pPr>
              <w:pStyle w:val="Paragraphedeliste"/>
              <w:numPr>
                <w:ilvl w:val="0"/>
                <w:numId w:val="52"/>
              </w:numPr>
              <w:tabs>
                <w:tab w:val="left" w:pos="5280"/>
              </w:tabs>
            </w:pPr>
            <w:r>
              <w:t>MisCapabilities.xsd</w:t>
            </w:r>
          </w:p>
          <w:p w14:paraId="05105D39" w14:textId="77777777" w:rsidR="00744CA8" w:rsidRDefault="00744CA8" w:rsidP="006956D7">
            <w:pPr>
              <w:pStyle w:val="Paragraphedeliste"/>
              <w:numPr>
                <w:ilvl w:val="0"/>
                <w:numId w:val="52"/>
              </w:numPr>
            </w:pPr>
            <w:r>
              <w:t>PlanTrip.xsd</w:t>
            </w:r>
          </w:p>
          <w:p w14:paraId="5FD4F499" w14:textId="77777777" w:rsidR="00744CA8" w:rsidRDefault="00744CA8" w:rsidP="006956D7">
            <w:pPr>
              <w:pStyle w:val="Paragraphedeliste"/>
              <w:numPr>
                <w:ilvl w:val="0"/>
                <w:numId w:val="52"/>
              </w:numPr>
            </w:pPr>
            <w:r>
              <w:t>SearchPoints.xsd</w:t>
            </w:r>
          </w:p>
          <w:p w14:paraId="5AF1C055" w14:textId="77777777" w:rsidR="00744CA8" w:rsidRDefault="00744CA8" w:rsidP="006956D7">
            <w:pPr>
              <w:pStyle w:val="Paragraphedeliste"/>
              <w:numPr>
                <w:ilvl w:val="0"/>
                <w:numId w:val="52"/>
              </w:numPr>
              <w:tabs>
                <w:tab w:val="left" w:pos="5280"/>
              </w:tabs>
            </w:pPr>
            <w:r>
              <w:t>Protocol.xsd</w:t>
            </w:r>
          </w:p>
          <w:p w14:paraId="076C5320" w14:textId="77777777" w:rsidR="00744CA8" w:rsidRDefault="00744CA8" w:rsidP="006956D7">
            <w:pPr>
              <w:pStyle w:val="Paragraphedeliste"/>
              <w:numPr>
                <w:ilvl w:val="0"/>
                <w:numId w:val="52"/>
              </w:numPr>
            </w:pPr>
            <w:r>
              <w:t>Site.xsd</w:t>
            </w:r>
          </w:p>
          <w:p w14:paraId="61BDA8B9" w14:textId="77777777" w:rsidR="00744CA8" w:rsidRDefault="00744CA8" w:rsidP="006956D7">
            <w:pPr>
              <w:pStyle w:val="Paragraphedeliste"/>
              <w:numPr>
                <w:ilvl w:val="0"/>
                <w:numId w:val="52"/>
              </w:numPr>
            </w:pPr>
            <w:r>
              <w:t>Itinerary.xsd</w:t>
            </w:r>
          </w:p>
          <w:p w14:paraId="43FEA097" w14:textId="77777777" w:rsidR="00744CA8" w:rsidRDefault="00744CA8" w:rsidP="006956D7">
            <w:pPr>
              <w:pStyle w:val="Paragraphedeliste"/>
              <w:numPr>
                <w:ilvl w:val="0"/>
                <w:numId w:val="52"/>
              </w:numPr>
            </w:pPr>
            <w:r>
              <w:t>ItineraryRequest.xsd</w:t>
            </w:r>
          </w:p>
          <w:p w14:paraId="2F7E619E" w14:textId="77777777" w:rsidR="00744CA8" w:rsidRDefault="00744CA8" w:rsidP="006956D7">
            <w:pPr>
              <w:pStyle w:val="Paragraphedeliste"/>
              <w:numPr>
                <w:ilvl w:val="0"/>
                <w:numId w:val="52"/>
              </w:numPr>
              <w:tabs>
                <w:tab w:val="left" w:pos="5280"/>
              </w:tabs>
            </w:pPr>
            <w:r>
              <w:t>ProtocolFramework.xsd</w:t>
            </w:r>
          </w:p>
          <w:p w14:paraId="182C5F48" w14:textId="77777777" w:rsidR="006329A6" w:rsidRDefault="006329A6" w:rsidP="006956D7">
            <w:pPr>
              <w:pStyle w:val="Paragraphedeliste"/>
              <w:numPr>
                <w:ilvl w:val="0"/>
                <w:numId w:val="52"/>
              </w:numPr>
              <w:tabs>
                <w:tab w:val="left" w:pos="5280"/>
              </w:tabs>
            </w:pPr>
            <w:r>
              <w:t xml:space="preserve">Répertoire </w:t>
            </w:r>
            <w:proofErr w:type="spellStart"/>
            <w:r>
              <w:t>gml</w:t>
            </w:r>
            <w:proofErr w:type="spellEnd"/>
            <w:r>
              <w:t xml:space="preserve"> des schémas GML</w:t>
            </w:r>
          </w:p>
          <w:p w14:paraId="69B80333" w14:textId="294D7D76" w:rsidR="006329A6" w:rsidRDefault="006329A6" w:rsidP="006329A6">
            <w:pPr>
              <w:pStyle w:val="Paragraphedeliste"/>
              <w:numPr>
                <w:ilvl w:val="0"/>
                <w:numId w:val="52"/>
              </w:numPr>
              <w:tabs>
                <w:tab w:val="left" w:pos="5280"/>
              </w:tabs>
            </w:pPr>
            <w:r>
              <w:t xml:space="preserve">Répertoire </w:t>
            </w:r>
            <w:proofErr w:type="spellStart"/>
            <w:r>
              <w:t>netex</w:t>
            </w:r>
            <w:proofErr w:type="spellEnd"/>
            <w:r>
              <w:t xml:space="preserve"> des schémas NETEX</w:t>
            </w:r>
          </w:p>
        </w:tc>
        <w:tc>
          <w:tcPr>
            <w:tcW w:w="944" w:type="dxa"/>
            <w:shd w:val="clear" w:color="auto" w:fill="auto"/>
          </w:tcPr>
          <w:p w14:paraId="535FA374" w14:textId="6B7A6D25" w:rsidR="00744CA8" w:rsidRDefault="006329A6" w:rsidP="00050CFC">
            <w:pPr>
              <w:tabs>
                <w:tab w:val="left" w:pos="5280"/>
              </w:tabs>
            </w:pPr>
            <w:r>
              <w:t>17/04/15</w:t>
            </w:r>
          </w:p>
        </w:tc>
        <w:tc>
          <w:tcPr>
            <w:tcW w:w="966" w:type="dxa"/>
            <w:shd w:val="clear" w:color="auto" w:fill="auto"/>
          </w:tcPr>
          <w:p w14:paraId="170E7083" w14:textId="3180992F" w:rsidR="00744CA8" w:rsidRDefault="006329A6" w:rsidP="0030138C">
            <w:pPr>
              <w:tabs>
                <w:tab w:val="left" w:pos="5280"/>
              </w:tabs>
            </w:pPr>
            <w:r>
              <w:t>1.6</w:t>
            </w:r>
          </w:p>
        </w:tc>
        <w:tc>
          <w:tcPr>
            <w:tcW w:w="1382" w:type="dxa"/>
            <w:shd w:val="clear" w:color="auto" w:fill="auto"/>
          </w:tcPr>
          <w:p w14:paraId="2B6D7C88" w14:textId="536AB038" w:rsidR="00744CA8" w:rsidRDefault="00744CA8" w:rsidP="00443295">
            <w:pPr>
              <w:tabs>
                <w:tab w:val="left" w:pos="5280"/>
              </w:tabs>
            </w:pPr>
            <w:r>
              <w:t>Marc FLORISSON</w:t>
            </w:r>
            <w:r w:rsidR="0026202D">
              <w:t>,</w:t>
            </w:r>
          </w:p>
          <w:p w14:paraId="1FFEFD20" w14:textId="224F332B" w:rsidR="0026202D" w:rsidRDefault="0026202D" w:rsidP="00443295">
            <w:pPr>
              <w:tabs>
                <w:tab w:val="left" w:pos="5280"/>
              </w:tabs>
            </w:pPr>
            <w:r>
              <w:t>Stephan SIMART</w:t>
            </w:r>
          </w:p>
        </w:tc>
      </w:tr>
      <w:tr w:rsidR="006329A6" w14:paraId="6E8ED8F8" w14:textId="77777777" w:rsidTr="006956D7">
        <w:tc>
          <w:tcPr>
            <w:tcW w:w="1668" w:type="dxa"/>
            <w:shd w:val="clear" w:color="auto" w:fill="auto"/>
          </w:tcPr>
          <w:p w14:paraId="1358DC1F" w14:textId="45E70E9B" w:rsidR="006329A6" w:rsidRDefault="006329A6" w:rsidP="006329A6">
            <w:pPr>
              <w:tabs>
                <w:tab w:val="left" w:pos="5280"/>
              </w:tabs>
              <w:jc w:val="left"/>
            </w:pPr>
            <w:bookmarkStart w:id="20" w:name="pdf_struct"/>
            <w:r>
              <w:t>Documents PDF de présentation des schémas des structures d’échange</w:t>
            </w:r>
            <w:bookmarkEnd w:id="20"/>
          </w:p>
        </w:tc>
        <w:tc>
          <w:tcPr>
            <w:tcW w:w="4328" w:type="dxa"/>
            <w:shd w:val="clear" w:color="auto" w:fill="auto"/>
          </w:tcPr>
          <w:p w14:paraId="0FA01D48" w14:textId="29B1ECC4" w:rsidR="006329A6" w:rsidRDefault="006329A6" w:rsidP="006956D7">
            <w:pPr>
              <w:tabs>
                <w:tab w:val="left" w:pos="5280"/>
              </w:tabs>
            </w:pPr>
            <w:r w:rsidRPr="006329A6">
              <w:t>https://github.com/CanalTP-Cityway/documentation</w:t>
            </w:r>
            <w:r>
              <w:t>/xsd/V1.6/pdf</w:t>
            </w:r>
            <w:r w:rsidRPr="006329A6">
              <w:t xml:space="preserve"> </w:t>
            </w:r>
            <w:r>
              <w:t>:</w:t>
            </w:r>
          </w:p>
          <w:p w14:paraId="2D7787B8" w14:textId="38A10F50" w:rsidR="006956D7" w:rsidRDefault="006956D7" w:rsidP="006956D7">
            <w:pPr>
              <w:tabs>
                <w:tab w:val="left" w:pos="5280"/>
              </w:tabs>
            </w:pPr>
            <w:r>
              <w:t>Archive contenant les documents PDF qui présentent les structures d’échanges des interfaces :</w:t>
            </w:r>
          </w:p>
          <w:p w14:paraId="30A618F7" w14:textId="77777777" w:rsidR="00744CA8" w:rsidRDefault="006956D7" w:rsidP="006956D7">
            <w:pPr>
              <w:pStyle w:val="Paragraphedeliste"/>
              <w:numPr>
                <w:ilvl w:val="0"/>
                <w:numId w:val="53"/>
              </w:numPr>
              <w:tabs>
                <w:tab w:val="left" w:pos="5280"/>
              </w:tabs>
            </w:pPr>
            <w:r>
              <w:t>PlanTrip.pdf</w:t>
            </w:r>
          </w:p>
          <w:p w14:paraId="73822A91" w14:textId="77777777" w:rsidR="006956D7" w:rsidRDefault="006956D7" w:rsidP="006956D7">
            <w:pPr>
              <w:pStyle w:val="Paragraphedeliste"/>
              <w:numPr>
                <w:ilvl w:val="0"/>
                <w:numId w:val="53"/>
              </w:numPr>
              <w:tabs>
                <w:tab w:val="left" w:pos="5280"/>
              </w:tabs>
            </w:pPr>
            <w:r>
              <w:t>SearchPoints.pdf</w:t>
            </w:r>
          </w:p>
          <w:p w14:paraId="38921811" w14:textId="77777777" w:rsidR="006956D7" w:rsidRDefault="006956D7" w:rsidP="006956D7">
            <w:pPr>
              <w:pStyle w:val="Paragraphedeliste"/>
              <w:numPr>
                <w:ilvl w:val="0"/>
                <w:numId w:val="53"/>
              </w:numPr>
              <w:tabs>
                <w:tab w:val="left" w:pos="5280"/>
              </w:tabs>
            </w:pPr>
            <w:r>
              <w:t>MisPlanSummedUpTrip.pdf</w:t>
            </w:r>
          </w:p>
          <w:p w14:paraId="46BC1A78" w14:textId="77777777" w:rsidR="006956D7" w:rsidRDefault="006956D7" w:rsidP="006956D7">
            <w:pPr>
              <w:pStyle w:val="Paragraphedeliste"/>
              <w:numPr>
                <w:ilvl w:val="0"/>
                <w:numId w:val="53"/>
              </w:numPr>
              <w:tabs>
                <w:tab w:val="left" w:pos="5280"/>
              </w:tabs>
            </w:pPr>
            <w:r>
              <w:t>MisPlanTrip.pdf</w:t>
            </w:r>
          </w:p>
          <w:p w14:paraId="2656C804" w14:textId="77777777" w:rsidR="006956D7" w:rsidRDefault="006956D7" w:rsidP="006956D7">
            <w:pPr>
              <w:pStyle w:val="Paragraphedeliste"/>
              <w:numPr>
                <w:ilvl w:val="0"/>
                <w:numId w:val="53"/>
              </w:numPr>
              <w:tabs>
                <w:tab w:val="left" w:pos="5280"/>
              </w:tabs>
            </w:pPr>
            <w:r>
              <w:t>MisCollectStop.pdf</w:t>
            </w:r>
          </w:p>
          <w:p w14:paraId="53013A2C" w14:textId="253B6C77" w:rsidR="006956D7" w:rsidRDefault="006956D7" w:rsidP="006956D7">
            <w:pPr>
              <w:pStyle w:val="Paragraphedeliste"/>
              <w:numPr>
                <w:ilvl w:val="0"/>
                <w:numId w:val="53"/>
              </w:numPr>
              <w:tabs>
                <w:tab w:val="left" w:pos="5280"/>
              </w:tabs>
            </w:pPr>
            <w:r>
              <w:t>MisCapabilities.pdf</w:t>
            </w:r>
          </w:p>
        </w:tc>
        <w:tc>
          <w:tcPr>
            <w:tcW w:w="944" w:type="dxa"/>
            <w:shd w:val="clear" w:color="auto" w:fill="auto"/>
          </w:tcPr>
          <w:p w14:paraId="71218A90" w14:textId="51B51C7E" w:rsidR="00744CA8" w:rsidRDefault="006329A6" w:rsidP="006329A6">
            <w:pPr>
              <w:tabs>
                <w:tab w:val="left" w:pos="5280"/>
              </w:tabs>
            </w:pPr>
            <w:r>
              <w:t>17/04/15</w:t>
            </w:r>
          </w:p>
        </w:tc>
        <w:tc>
          <w:tcPr>
            <w:tcW w:w="966" w:type="dxa"/>
            <w:shd w:val="clear" w:color="auto" w:fill="auto"/>
          </w:tcPr>
          <w:p w14:paraId="2ECDBBB0" w14:textId="58FE50E6" w:rsidR="00744CA8" w:rsidRDefault="006329A6" w:rsidP="0030138C">
            <w:pPr>
              <w:tabs>
                <w:tab w:val="left" w:pos="5280"/>
              </w:tabs>
            </w:pPr>
            <w:r>
              <w:t>1.6</w:t>
            </w:r>
          </w:p>
        </w:tc>
        <w:tc>
          <w:tcPr>
            <w:tcW w:w="1382" w:type="dxa"/>
            <w:shd w:val="clear" w:color="auto" w:fill="auto"/>
          </w:tcPr>
          <w:p w14:paraId="25A60EB4" w14:textId="5192AAA4" w:rsidR="00744CA8" w:rsidRDefault="00744CA8" w:rsidP="00443295">
            <w:pPr>
              <w:tabs>
                <w:tab w:val="left" w:pos="5280"/>
              </w:tabs>
            </w:pPr>
            <w:r>
              <w:t>Marc FLORISSON</w:t>
            </w:r>
          </w:p>
        </w:tc>
      </w:tr>
      <w:tr w:rsidR="00341A34" w14:paraId="36AF87A4" w14:textId="77777777" w:rsidTr="006956D7">
        <w:trPr>
          <w:ins w:id="21" w:author="Marc Florisson" w:date="2015-05-29T15:08:00Z"/>
        </w:trPr>
        <w:tc>
          <w:tcPr>
            <w:tcW w:w="1668" w:type="dxa"/>
            <w:shd w:val="clear" w:color="auto" w:fill="auto"/>
          </w:tcPr>
          <w:p w14:paraId="29BD9B94" w14:textId="35AF688A" w:rsidR="00341A34" w:rsidRDefault="00341A34" w:rsidP="006329A6">
            <w:pPr>
              <w:tabs>
                <w:tab w:val="left" w:pos="5280"/>
              </w:tabs>
              <w:jc w:val="left"/>
              <w:rPr>
                <w:ins w:id="22" w:author="Marc Florisson" w:date="2015-05-29T15:08:00Z"/>
              </w:rPr>
            </w:pPr>
            <w:ins w:id="23" w:author="Marc Florisson" w:date="2015-05-29T15:08:00Z">
              <w:r>
                <w:t>Schéma SQL de la ba</w:t>
              </w:r>
            </w:ins>
            <w:ins w:id="24" w:author="Marc Florisson" w:date="2015-05-29T15:09:00Z">
              <w:r>
                <w:t>s</w:t>
              </w:r>
            </w:ins>
            <w:ins w:id="25" w:author="Marc Florisson" w:date="2015-05-29T15:08:00Z">
              <w:r>
                <w:t>e des métadonnées</w:t>
              </w:r>
            </w:ins>
          </w:p>
        </w:tc>
        <w:tc>
          <w:tcPr>
            <w:tcW w:w="4328" w:type="dxa"/>
            <w:shd w:val="clear" w:color="auto" w:fill="auto"/>
          </w:tcPr>
          <w:p w14:paraId="40EC9D3D" w14:textId="0652D0D2" w:rsidR="00341A34" w:rsidRDefault="00341A34" w:rsidP="00341A34">
            <w:pPr>
              <w:tabs>
                <w:tab w:val="left" w:pos="5280"/>
              </w:tabs>
              <w:rPr>
                <w:ins w:id="26" w:author="Marc Florisson" w:date="2015-05-29T15:09:00Z"/>
              </w:rPr>
            </w:pPr>
            <w:ins w:id="27" w:author="Marc Florisson" w:date="2015-05-29T15:09:00Z">
              <w:r w:rsidRPr="006329A6">
                <w:t>https://github.com/CanalTP-Cityway/documentation</w:t>
              </w:r>
              <w:r>
                <w:t>/</w:t>
              </w:r>
              <w:r>
                <w:t>metabase-schema-V1.sql</w:t>
              </w:r>
            </w:ins>
          </w:p>
          <w:p w14:paraId="6A063EED" w14:textId="77777777" w:rsidR="00341A34" w:rsidRPr="006329A6" w:rsidRDefault="00341A34" w:rsidP="006956D7">
            <w:pPr>
              <w:tabs>
                <w:tab w:val="left" w:pos="5280"/>
              </w:tabs>
              <w:rPr>
                <w:ins w:id="28" w:author="Marc Florisson" w:date="2015-05-29T15:08:00Z"/>
              </w:rPr>
            </w:pPr>
          </w:p>
        </w:tc>
        <w:tc>
          <w:tcPr>
            <w:tcW w:w="944" w:type="dxa"/>
            <w:shd w:val="clear" w:color="auto" w:fill="auto"/>
          </w:tcPr>
          <w:p w14:paraId="0CA8F2DA" w14:textId="34A4E9F0" w:rsidR="00341A34" w:rsidRDefault="00341A34" w:rsidP="00341A34">
            <w:pPr>
              <w:tabs>
                <w:tab w:val="left" w:pos="5280"/>
              </w:tabs>
              <w:rPr>
                <w:ins w:id="29" w:author="Marc Florisson" w:date="2015-05-29T15:08:00Z"/>
              </w:rPr>
            </w:pPr>
            <w:ins w:id="30" w:author="Marc Florisson" w:date="2015-05-29T15:09:00Z">
              <w:r>
                <w:t>29</w:t>
              </w:r>
              <w:r>
                <w:t>/0</w:t>
              </w:r>
              <w:r>
                <w:t>5</w:t>
              </w:r>
              <w:r>
                <w:t>/15</w:t>
              </w:r>
            </w:ins>
          </w:p>
        </w:tc>
        <w:tc>
          <w:tcPr>
            <w:tcW w:w="966" w:type="dxa"/>
            <w:shd w:val="clear" w:color="auto" w:fill="auto"/>
          </w:tcPr>
          <w:p w14:paraId="48794620" w14:textId="469DABFE" w:rsidR="00341A34" w:rsidRDefault="00341A34" w:rsidP="0030138C">
            <w:pPr>
              <w:tabs>
                <w:tab w:val="left" w:pos="5280"/>
              </w:tabs>
              <w:rPr>
                <w:ins w:id="31" w:author="Marc Florisson" w:date="2015-05-29T15:08:00Z"/>
              </w:rPr>
            </w:pPr>
            <w:ins w:id="32" w:author="Marc Florisson" w:date="2015-05-29T15:08:00Z">
              <w:r>
                <w:t>1</w:t>
              </w:r>
              <w:bookmarkStart w:id="33" w:name="_GoBack"/>
              <w:bookmarkEnd w:id="33"/>
            </w:ins>
          </w:p>
        </w:tc>
        <w:tc>
          <w:tcPr>
            <w:tcW w:w="1382" w:type="dxa"/>
            <w:shd w:val="clear" w:color="auto" w:fill="auto"/>
          </w:tcPr>
          <w:p w14:paraId="6F84048D" w14:textId="689C134F" w:rsidR="00341A34" w:rsidRDefault="00341A34" w:rsidP="00443295">
            <w:pPr>
              <w:tabs>
                <w:tab w:val="left" w:pos="5280"/>
              </w:tabs>
              <w:rPr>
                <w:ins w:id="34" w:author="Marc Florisson" w:date="2015-05-29T15:08:00Z"/>
              </w:rPr>
            </w:pPr>
            <w:ins w:id="35" w:author="Marc Florisson" w:date="2015-05-29T15:08:00Z">
              <w:r>
                <w:t>Marc FLORISSON</w:t>
              </w:r>
            </w:ins>
          </w:p>
        </w:tc>
      </w:tr>
    </w:tbl>
    <w:p w14:paraId="007D5BB0" w14:textId="77777777" w:rsidR="0030138C" w:rsidRDefault="0030138C" w:rsidP="0030138C">
      <w:pPr>
        <w:tabs>
          <w:tab w:val="left" w:pos="5280"/>
        </w:tabs>
      </w:pPr>
    </w:p>
    <w:p w14:paraId="7B4CE40B" w14:textId="77777777" w:rsidR="00DA446E" w:rsidRDefault="00BE30A6" w:rsidP="001E0E90">
      <w:pPr>
        <w:pStyle w:val="Titre1"/>
      </w:pPr>
      <w:bookmarkStart w:id="36" w:name="_Toc290618170"/>
      <w:r>
        <w:lastRenderedPageBreak/>
        <w:t>Introduction</w:t>
      </w:r>
      <w:bookmarkEnd w:id="36"/>
    </w:p>
    <w:p w14:paraId="07E29F18" w14:textId="497BD084" w:rsidR="00920382" w:rsidRDefault="00920382" w:rsidP="00BB5F4E">
      <w:r>
        <w:t xml:space="preserve">Le document décrit les interfaces </w:t>
      </w:r>
      <w:r w:rsidR="006956D7">
        <w:t>nécessaires à la mise en place de l’</w:t>
      </w:r>
      <w:r>
        <w:t>architecture d’un système de calcul d’itinéraire réparti.</w:t>
      </w:r>
    </w:p>
    <w:p w14:paraId="77F43EE8" w14:textId="77777777" w:rsidR="00920382" w:rsidRDefault="00920382" w:rsidP="00BB5F4E"/>
    <w:p w14:paraId="2A5E2794" w14:textId="66B57E4B" w:rsidR="00920382" w:rsidRDefault="00744CA8" w:rsidP="00BB5F4E">
      <w:r>
        <w:t>Le</w:t>
      </w:r>
      <w:r w:rsidR="00920382">
        <w:t xml:space="preserve"> document spécifie les différentes composantes de l’architecture en restant à</w:t>
      </w:r>
      <w:r>
        <w:t xml:space="preserve"> un niveau suffisamment général</w:t>
      </w:r>
      <w:r w:rsidR="00920382">
        <w:t xml:space="preserve"> pour ne pas </w:t>
      </w:r>
      <w:r>
        <w:t xml:space="preserve">se lier à quelque question </w:t>
      </w:r>
      <w:r w:rsidR="00920382">
        <w:t>d’implémentation</w:t>
      </w:r>
      <w:r>
        <w:t xml:space="preserve"> que ce soit</w:t>
      </w:r>
      <w:r w:rsidR="00920382">
        <w:t>.</w:t>
      </w:r>
    </w:p>
    <w:p w14:paraId="622DBB28" w14:textId="77777777" w:rsidR="00920382" w:rsidRDefault="00920382" w:rsidP="00BB5F4E"/>
    <w:p w14:paraId="03D03E2A" w14:textId="6143C8D9" w:rsidR="00920382" w:rsidRDefault="00920382" w:rsidP="00BB5F4E">
      <w:r>
        <w:t xml:space="preserve">Le document se compose </w:t>
      </w:r>
      <w:r w:rsidR="006956D7">
        <w:t xml:space="preserve">de </w:t>
      </w:r>
      <w:r>
        <w:t>3 parties :</w:t>
      </w:r>
    </w:p>
    <w:p w14:paraId="4CE8E668" w14:textId="7E53F839" w:rsidR="00920382" w:rsidRDefault="00920382" w:rsidP="00920382">
      <w:pPr>
        <w:pStyle w:val="Paragraphedeliste"/>
        <w:numPr>
          <w:ilvl w:val="0"/>
          <w:numId w:val="47"/>
        </w:numPr>
      </w:pPr>
      <w:r>
        <w:t xml:space="preserve">la première partie </w:t>
      </w:r>
      <w:r w:rsidR="006956D7">
        <w:t xml:space="preserve">définit les termes et concepts principaux, </w:t>
      </w:r>
      <w:r>
        <w:t>spécifie les fonctionnalités de l’architecture</w:t>
      </w:r>
      <w:r w:rsidR="006956D7">
        <w:t>,</w:t>
      </w:r>
      <w:r>
        <w:t xml:space="preserve"> identifie les composants logiciels</w:t>
      </w:r>
      <w:r w:rsidR="006956D7">
        <w:t xml:space="preserve"> de l’architecture et décrit les principaux cas d’usage</w:t>
      </w:r>
    </w:p>
    <w:p w14:paraId="75A509D1" w14:textId="6E204F14" w:rsidR="00920382" w:rsidRDefault="00920382" w:rsidP="00920382">
      <w:pPr>
        <w:pStyle w:val="Paragraphedeliste"/>
        <w:numPr>
          <w:ilvl w:val="0"/>
          <w:numId w:val="47"/>
        </w:numPr>
      </w:pPr>
      <w:r>
        <w:t>la deuxième partie spécifie les interfaces entre les composantes logicielles</w:t>
      </w:r>
    </w:p>
    <w:p w14:paraId="3D0A6ABA" w14:textId="3914CA15" w:rsidR="00920382" w:rsidRDefault="00920382" w:rsidP="00920382">
      <w:pPr>
        <w:pStyle w:val="Paragraphedeliste"/>
        <w:numPr>
          <w:ilvl w:val="0"/>
          <w:numId w:val="47"/>
        </w:numPr>
      </w:pPr>
      <w:r>
        <w:t xml:space="preserve">la troisième partie spécifie les </w:t>
      </w:r>
      <w:r w:rsidR="006956D7">
        <w:t xml:space="preserve">points d’accès fonctionnels et les </w:t>
      </w:r>
      <w:r>
        <w:t>messages échanges à travers les interfaces</w:t>
      </w:r>
    </w:p>
    <w:p w14:paraId="5C5A2C79" w14:textId="77777777" w:rsidR="00920382" w:rsidRDefault="00920382" w:rsidP="00BB5F4E"/>
    <w:p w14:paraId="7F5BBB95" w14:textId="77777777" w:rsidR="00BB5F4E" w:rsidRDefault="00BB5F4E" w:rsidP="00BB5F4E"/>
    <w:p w14:paraId="0135F9F8" w14:textId="4A011FD3" w:rsidR="00BB5F4E" w:rsidRDefault="0068106F" w:rsidP="00BB5F4E">
      <w:pPr>
        <w:pStyle w:val="Titre1"/>
      </w:pPr>
      <w:bookmarkStart w:id="37" w:name="_Toc290618171"/>
      <w:r>
        <w:lastRenderedPageBreak/>
        <w:t>Partie 1</w:t>
      </w:r>
      <w:bookmarkEnd w:id="37"/>
    </w:p>
    <w:p w14:paraId="28CC21F7" w14:textId="5F113FEF" w:rsidR="0026202D" w:rsidRDefault="0026202D" w:rsidP="0026202D">
      <w:r>
        <w:t xml:space="preserve">Ce chapitre commence </w:t>
      </w:r>
      <w:ins w:id="38" w:author="casteran regis" w:date="2015-05-20T12:41:00Z">
        <w:r w:rsidR="00CE55F5">
          <w:t xml:space="preserve">par </w:t>
        </w:r>
      </w:ins>
      <w:r>
        <w:t>définir un ensemble de termes permettant d’illustrer l’objectif de l’architecture d’un système de recherche d’itinéraire distribué.</w:t>
      </w:r>
    </w:p>
    <w:p w14:paraId="116047D9" w14:textId="4BAAA04D" w:rsidR="0026202D" w:rsidRDefault="0026202D" w:rsidP="0026202D">
      <w:r>
        <w:t>Le chapitre détaille ensuite le périmètre fonctionnel de l’architecture puis identifie les composants fonctionnels de l’architecture.</w:t>
      </w:r>
    </w:p>
    <w:p w14:paraId="6910E087" w14:textId="40A316B3" w:rsidR="0026202D" w:rsidRDefault="0026202D" w:rsidP="0026202D">
      <w:r>
        <w:t>Le chapitre se termine avec une présentation des principaux cas d’usage.</w:t>
      </w:r>
    </w:p>
    <w:p w14:paraId="783A8614" w14:textId="6353DA41" w:rsidR="00BB5F4E" w:rsidRDefault="0068106F" w:rsidP="00BB5F4E">
      <w:pPr>
        <w:pStyle w:val="Titre2"/>
      </w:pPr>
      <w:bookmarkStart w:id="39" w:name="_Toc290618172"/>
      <w:r>
        <w:t>Termes et définitions</w:t>
      </w:r>
      <w:bookmarkEnd w:id="39"/>
    </w:p>
    <w:p w14:paraId="6F141436" w14:textId="6C72C514" w:rsidR="003A1840" w:rsidRPr="003A1840" w:rsidRDefault="003A1840" w:rsidP="003A1840">
      <w:pPr>
        <w:pStyle w:val="Titre3"/>
      </w:pPr>
      <w:bookmarkStart w:id="40" w:name="_Toc290618173"/>
      <w:r>
        <w:t>Dictionnaire des termes</w:t>
      </w:r>
      <w:bookmarkEnd w:id="40"/>
    </w:p>
    <w:p w14:paraId="21BCFBEC" w14:textId="77777777" w:rsidR="00744CA8" w:rsidRDefault="00744CA8" w:rsidP="00744CA8">
      <w:pPr>
        <w:pStyle w:val="Paragraphedeliste"/>
      </w:pPr>
    </w:p>
    <w:p w14:paraId="5EB1F073" w14:textId="62D46973" w:rsidR="00224116" w:rsidRDefault="00FB4077" w:rsidP="00F12FA2">
      <w:pPr>
        <w:pStyle w:val="Paragraphedeliste"/>
        <w:numPr>
          <w:ilvl w:val="0"/>
          <w:numId w:val="3"/>
        </w:numPr>
      </w:pPr>
      <w:r>
        <w:t xml:space="preserve">Service de recherche </w:t>
      </w:r>
      <w:r w:rsidR="00224116">
        <w:t>d’itinéraire distribué</w:t>
      </w:r>
    </w:p>
    <w:p w14:paraId="4F4899A1" w14:textId="33CE9DD9" w:rsidR="00FB4077" w:rsidRDefault="00FB4077" w:rsidP="00F12FA2">
      <w:pPr>
        <w:pStyle w:val="Paragraphedeliste"/>
        <w:numPr>
          <w:ilvl w:val="1"/>
          <w:numId w:val="3"/>
        </w:numPr>
      </w:pPr>
      <w:r>
        <w:t>C</w:t>
      </w:r>
      <w:r w:rsidR="003A1840">
        <w:t>’est</w:t>
      </w:r>
      <w:r>
        <w:t xml:space="preserve"> un service de recherche d’itinéraire particulier. Ce service renvoie des itinéraires composés, la composition des itinéraires résulte de la répartition du calcul entre les différents SIM.</w:t>
      </w:r>
    </w:p>
    <w:p w14:paraId="6A2395C4" w14:textId="08ABB18B" w:rsidR="00224116" w:rsidRDefault="00224116" w:rsidP="00F12FA2">
      <w:pPr>
        <w:pStyle w:val="Paragraphedeliste"/>
        <w:numPr>
          <w:ilvl w:val="0"/>
          <w:numId w:val="3"/>
        </w:numPr>
      </w:pPr>
      <w:r>
        <w:t>Recherche de localité</w:t>
      </w:r>
    </w:p>
    <w:p w14:paraId="2E5ED7C6" w14:textId="212B6B14" w:rsidR="00FB4077" w:rsidRDefault="00FB4077" w:rsidP="00F12FA2">
      <w:pPr>
        <w:pStyle w:val="Paragraphedeliste"/>
        <w:numPr>
          <w:ilvl w:val="1"/>
          <w:numId w:val="3"/>
        </w:numPr>
      </w:pPr>
      <w:r>
        <w:t>Ce service consiste à proposer des localités (qui peuvent être des arrêts de transport en commun, des points d’intérêt ou des adresses) qui satisfont à un critère de sélection qui peut être : un texte ou une zone géographique.</w:t>
      </w:r>
    </w:p>
    <w:p w14:paraId="08FA67BD" w14:textId="77777777" w:rsidR="00224116" w:rsidRDefault="00224116" w:rsidP="00F12FA2">
      <w:pPr>
        <w:pStyle w:val="Paragraphedeliste"/>
        <w:numPr>
          <w:ilvl w:val="0"/>
          <w:numId w:val="3"/>
        </w:numPr>
      </w:pPr>
      <w:r>
        <w:t>Méta-système</w:t>
      </w:r>
    </w:p>
    <w:p w14:paraId="096A79C2" w14:textId="24E42025" w:rsidR="00224116" w:rsidRDefault="00224116" w:rsidP="00F12FA2">
      <w:pPr>
        <w:pStyle w:val="Paragraphedeliste"/>
        <w:numPr>
          <w:ilvl w:val="1"/>
          <w:numId w:val="3"/>
        </w:numPr>
      </w:pPr>
      <w:r>
        <w:t>C’est le système qui fournit les services de calcul d’itinéraire distribué et de recherche de localité.</w:t>
      </w:r>
    </w:p>
    <w:p w14:paraId="3FFB80FD" w14:textId="6F32A8D4" w:rsidR="00224116" w:rsidRDefault="005E5443" w:rsidP="00F12FA2">
      <w:pPr>
        <w:pStyle w:val="Paragraphedeliste"/>
        <w:numPr>
          <w:ilvl w:val="0"/>
          <w:numId w:val="3"/>
        </w:numPr>
      </w:pPr>
      <w:r>
        <w:t>Méta</w:t>
      </w:r>
      <w:r w:rsidR="00224116">
        <w:t>données</w:t>
      </w:r>
    </w:p>
    <w:p w14:paraId="030981E3" w14:textId="33125BBD" w:rsidR="00224116" w:rsidRDefault="00224116" w:rsidP="00F12FA2">
      <w:pPr>
        <w:pStyle w:val="Paragraphedeliste"/>
        <w:numPr>
          <w:ilvl w:val="1"/>
          <w:numId w:val="3"/>
        </w:numPr>
      </w:pPr>
      <w:r>
        <w:t>Ce sont les données qui décrivent :</w:t>
      </w:r>
    </w:p>
    <w:p w14:paraId="6256391A" w14:textId="52D45159" w:rsidR="00224116" w:rsidRDefault="00224116" w:rsidP="00F12FA2">
      <w:pPr>
        <w:pStyle w:val="Paragraphedeliste"/>
        <w:numPr>
          <w:ilvl w:val="2"/>
          <w:numId w:val="3"/>
        </w:numPr>
      </w:pPr>
      <w:r>
        <w:t xml:space="preserve">Les SIM connectés au méta-système et toutes les propriétés </w:t>
      </w:r>
      <w:r w:rsidR="003A1840">
        <w:t xml:space="preserve">nécessaires à l’utilisation de leur interface générique de </w:t>
      </w:r>
      <w:r>
        <w:t>SIM</w:t>
      </w:r>
      <w:r w:rsidR="003A1840">
        <w:t>.</w:t>
      </w:r>
    </w:p>
    <w:p w14:paraId="1F1AAD80" w14:textId="4B28E595" w:rsidR="00224116" w:rsidRDefault="00224116" w:rsidP="00F12FA2">
      <w:pPr>
        <w:pStyle w:val="Paragraphedeliste"/>
        <w:numPr>
          <w:ilvl w:val="2"/>
          <w:numId w:val="3"/>
        </w:numPr>
      </w:pPr>
      <w:r>
        <w:t>Les transitions entre les arrêts des SIM connectés au méta-système</w:t>
      </w:r>
    </w:p>
    <w:p w14:paraId="70EB3E41" w14:textId="77777777" w:rsidR="00224116" w:rsidRDefault="00224116" w:rsidP="00F12FA2">
      <w:pPr>
        <w:pStyle w:val="Paragraphedeliste"/>
        <w:numPr>
          <w:ilvl w:val="0"/>
          <w:numId w:val="3"/>
        </w:numPr>
      </w:pPr>
      <w:r>
        <w:t>SIM (système d’information multimodal)</w:t>
      </w:r>
    </w:p>
    <w:p w14:paraId="0BC032F6" w14:textId="7978B7BE" w:rsidR="00224116" w:rsidRDefault="00224116" w:rsidP="00F12FA2">
      <w:pPr>
        <w:pStyle w:val="Paragraphedeliste"/>
        <w:numPr>
          <w:ilvl w:val="1"/>
          <w:numId w:val="3"/>
        </w:numPr>
      </w:pPr>
      <w:r>
        <w:t>On désigne par SIM, tout web-service autonome de calcul d’itinéraire mis en place par une autorité organis</w:t>
      </w:r>
      <w:r w:rsidR="00226554">
        <w:t>atrice ou un transporteur quels</w:t>
      </w:r>
      <w:r>
        <w:t xml:space="preserve"> qu’il</w:t>
      </w:r>
      <w:r w:rsidR="00226554">
        <w:t>s</w:t>
      </w:r>
      <w:r>
        <w:t xml:space="preserve"> soi</w:t>
      </w:r>
      <w:r w:rsidR="00226554">
        <w:t>en</w:t>
      </w:r>
      <w:r>
        <w:t>t</w:t>
      </w:r>
    </w:p>
    <w:p w14:paraId="676FB7D8" w14:textId="77777777" w:rsidR="00224116" w:rsidRDefault="00224116" w:rsidP="00F12FA2">
      <w:pPr>
        <w:pStyle w:val="Paragraphedeliste"/>
        <w:numPr>
          <w:ilvl w:val="1"/>
          <w:numId w:val="3"/>
        </w:numPr>
      </w:pPr>
      <w:r>
        <w:t>Par exemple</w:t>
      </w:r>
    </w:p>
    <w:p w14:paraId="43ECC750" w14:textId="77777777" w:rsidR="00224116" w:rsidRDefault="00224116" w:rsidP="00F12FA2">
      <w:pPr>
        <w:pStyle w:val="Paragraphedeliste"/>
        <w:numPr>
          <w:ilvl w:val="2"/>
          <w:numId w:val="3"/>
        </w:numPr>
      </w:pPr>
      <w:r>
        <w:t xml:space="preserve">Le web-service sous-jacent au site </w:t>
      </w:r>
      <w:hyperlink r:id="rId13" w:history="1">
        <w:r w:rsidRPr="001C2B94">
          <w:rPr>
            <w:rStyle w:val="Lienhypertexte"/>
          </w:rPr>
          <w:t>www.vialsace.eu</w:t>
        </w:r>
      </w:hyperlink>
      <w:r>
        <w:t xml:space="preserve"> sera appelé SIM Alsace</w:t>
      </w:r>
    </w:p>
    <w:p w14:paraId="6DA72CD7" w14:textId="188A687F" w:rsidR="00224116" w:rsidRDefault="00224116" w:rsidP="00F12FA2">
      <w:pPr>
        <w:pStyle w:val="Paragraphedeliste"/>
        <w:numPr>
          <w:ilvl w:val="2"/>
          <w:numId w:val="3"/>
        </w:numPr>
      </w:pPr>
      <w:r>
        <w:t xml:space="preserve">Le web-service sous-jacent au site </w:t>
      </w:r>
      <w:hyperlink r:id="rId14" w:history="1">
        <w:r w:rsidRPr="001C2B94">
          <w:rPr>
            <w:rStyle w:val="Lienhypertexte"/>
          </w:rPr>
          <w:t>www.simplicim-lorraine.eu</w:t>
        </w:r>
      </w:hyperlink>
      <w:r>
        <w:t xml:space="preserve"> sera appelé SIM Lorraine </w:t>
      </w:r>
    </w:p>
    <w:p w14:paraId="417019B5" w14:textId="77777777" w:rsidR="00224116" w:rsidRDefault="00224116" w:rsidP="00F12FA2">
      <w:pPr>
        <w:pStyle w:val="Paragraphedeliste"/>
        <w:numPr>
          <w:ilvl w:val="2"/>
          <w:numId w:val="3"/>
        </w:numPr>
      </w:pPr>
      <w:r>
        <w:t xml:space="preserve">Le web-service sous-jacent au site </w:t>
      </w:r>
      <w:hyperlink r:id="rId15" w:history="1">
        <w:r w:rsidRPr="00D50330">
          <w:rPr>
            <w:rStyle w:val="Lienhypertexte"/>
          </w:rPr>
          <w:t>www.ter-sncf.com</w:t>
        </w:r>
      </w:hyperlink>
      <w:r>
        <w:t xml:space="preserve">  sera appelé SIM SNCF</w:t>
      </w:r>
    </w:p>
    <w:p w14:paraId="04971A49" w14:textId="77777777" w:rsidR="00224116" w:rsidRDefault="00224116" w:rsidP="00F12FA2">
      <w:pPr>
        <w:pStyle w:val="Paragraphedeliste"/>
        <w:numPr>
          <w:ilvl w:val="1"/>
          <w:numId w:val="3"/>
        </w:numPr>
      </w:pPr>
      <w:r>
        <w:t>Tout web-service de calcul d’itinéraire est pris en compte de façon neutre. Il n’y aura pas de distinction entre un SIM « longue-distance » et un SIM « urbain ». Seules les capacités et la couverture géographique sont discriminantes.</w:t>
      </w:r>
    </w:p>
    <w:p w14:paraId="33D81AB8" w14:textId="77777777" w:rsidR="00224116" w:rsidRDefault="00224116" w:rsidP="00F12FA2">
      <w:pPr>
        <w:pStyle w:val="Paragraphedeliste"/>
        <w:numPr>
          <w:ilvl w:val="1"/>
          <w:numId w:val="3"/>
        </w:numPr>
      </w:pPr>
      <w:r>
        <w:t>Il en résulte que plusieurs SIM « longue-distance » peuvent être intégrés au projet et mis en concurrence pour chaque calcul d’itinéraire</w:t>
      </w:r>
    </w:p>
    <w:p w14:paraId="1942E8B3" w14:textId="2CE1B1FD" w:rsidR="006173E3" w:rsidRDefault="006173E3" w:rsidP="00F12FA2">
      <w:pPr>
        <w:pStyle w:val="Paragraphedeliste"/>
        <w:numPr>
          <w:ilvl w:val="0"/>
          <w:numId w:val="3"/>
        </w:numPr>
      </w:pPr>
      <w:r>
        <w:t>SIM connecté</w:t>
      </w:r>
    </w:p>
    <w:p w14:paraId="36E5E728" w14:textId="10D7A1BD" w:rsidR="006173E3" w:rsidRDefault="006173E3" w:rsidP="00F12FA2">
      <w:pPr>
        <w:pStyle w:val="Paragraphedeliste"/>
        <w:numPr>
          <w:ilvl w:val="1"/>
          <w:numId w:val="3"/>
        </w:numPr>
      </w:pPr>
      <w:r>
        <w:t xml:space="preserve">Il s’agit d’un SIM connecté au méta-système et décrit dans les </w:t>
      </w:r>
      <w:ins w:id="41" w:author="casteran regis" w:date="2015-05-20T12:37:00Z">
        <w:r w:rsidR="00025983">
          <w:t>métadonnées</w:t>
        </w:r>
      </w:ins>
    </w:p>
    <w:p w14:paraId="50B076BE" w14:textId="078BE9BA" w:rsidR="006B4C2B" w:rsidRDefault="006B4C2B" w:rsidP="00F12FA2">
      <w:pPr>
        <w:pStyle w:val="Paragraphedeliste"/>
        <w:numPr>
          <w:ilvl w:val="1"/>
          <w:numId w:val="3"/>
        </w:numPr>
      </w:pPr>
      <w:r>
        <w:t>Un SIM connecté implémente l’interface générique de SIM</w:t>
      </w:r>
    </w:p>
    <w:p w14:paraId="0485C12A" w14:textId="77777777" w:rsidR="00224116" w:rsidRDefault="00224116" w:rsidP="00F12FA2">
      <w:pPr>
        <w:pStyle w:val="Paragraphedeliste"/>
        <w:numPr>
          <w:ilvl w:val="0"/>
          <w:numId w:val="3"/>
        </w:numPr>
      </w:pPr>
      <w:r>
        <w:t>Trace</w:t>
      </w:r>
    </w:p>
    <w:p w14:paraId="2F7F6BB3" w14:textId="3376EB67" w:rsidR="006A1F93" w:rsidRDefault="00FB4077" w:rsidP="00F12FA2">
      <w:pPr>
        <w:pStyle w:val="Paragraphedeliste"/>
        <w:numPr>
          <w:ilvl w:val="1"/>
          <w:numId w:val="3"/>
        </w:numPr>
      </w:pPr>
      <w:r>
        <w:t>Une « trace » correspond</w:t>
      </w:r>
      <w:r w:rsidR="00224116">
        <w:t xml:space="preserve"> à un</w:t>
      </w:r>
      <w:r>
        <w:t>e succession</w:t>
      </w:r>
      <w:r w:rsidR="00224116">
        <w:t xml:space="preserve"> de SIM</w:t>
      </w:r>
      <w:r w:rsidR="006A1F93">
        <w:t xml:space="preserve"> qui vérifie un certain nombre de propriétés en fonction de la requête de recherche d’itinéraire distribuée :</w:t>
      </w:r>
    </w:p>
    <w:p w14:paraId="1A502434" w14:textId="769B2746" w:rsidR="00224116" w:rsidRDefault="006A1F93" w:rsidP="00F12FA2">
      <w:pPr>
        <w:pStyle w:val="Paragraphedeliste"/>
        <w:numPr>
          <w:ilvl w:val="2"/>
          <w:numId w:val="3"/>
        </w:numPr>
      </w:pPr>
      <w:r>
        <w:t>Le point de départ de la requête est situé dans le premier SIM de la succession.</w:t>
      </w:r>
    </w:p>
    <w:p w14:paraId="50B3C27F" w14:textId="5EEB7881" w:rsidR="006A1F93" w:rsidRDefault="006A1F93" w:rsidP="00F12FA2">
      <w:pPr>
        <w:pStyle w:val="Paragraphedeliste"/>
        <w:numPr>
          <w:ilvl w:val="2"/>
          <w:numId w:val="3"/>
        </w:numPr>
      </w:pPr>
      <w:r>
        <w:t>Le point d’arrivée de la requête est situé dans le dernier SIM de la succession.</w:t>
      </w:r>
    </w:p>
    <w:p w14:paraId="414CF90B" w14:textId="5AD0FDFD" w:rsidR="006A1F93" w:rsidRDefault="006A1F93" w:rsidP="00F12FA2">
      <w:pPr>
        <w:pStyle w:val="Paragraphedeliste"/>
        <w:numPr>
          <w:ilvl w:val="2"/>
          <w:numId w:val="3"/>
        </w:numPr>
      </w:pPr>
      <w:r>
        <w:lastRenderedPageBreak/>
        <w:t>Pour tous les SIM de la succession, il existe au moins une transition entre un arrêt du SIM et un arrêt du SIM qui précède dans la succession.</w:t>
      </w:r>
    </w:p>
    <w:p w14:paraId="0F899E5C" w14:textId="3B647BB8" w:rsidR="00224116" w:rsidRDefault="00224116" w:rsidP="00F12FA2">
      <w:pPr>
        <w:pStyle w:val="Paragraphedeliste"/>
        <w:numPr>
          <w:ilvl w:val="1"/>
          <w:numId w:val="3"/>
        </w:numPr>
      </w:pPr>
      <w:r>
        <w:t xml:space="preserve">Pour chaque requête d’itinéraires, plusieurs traces seront possibles. Ce qui induit que chaque SIM peut se </w:t>
      </w:r>
      <w:ins w:id="42" w:author="casteran regis" w:date="2015-05-20T12:51:00Z">
        <w:r w:rsidR="009E0395">
          <w:t xml:space="preserve">retrouver </w:t>
        </w:r>
      </w:ins>
      <w:r>
        <w:t>en position de SIM « intermédiaire » de façon contextuelle.</w:t>
      </w:r>
    </w:p>
    <w:p w14:paraId="2D8CDD21" w14:textId="77777777" w:rsidR="00224116" w:rsidRDefault="00224116" w:rsidP="00F12FA2">
      <w:pPr>
        <w:pStyle w:val="Paragraphedeliste"/>
        <w:numPr>
          <w:ilvl w:val="1"/>
          <w:numId w:val="3"/>
        </w:numPr>
      </w:pPr>
      <w:r>
        <w:t>Par exemple, pour une demande de Charleville-Mézières à Strasbourg, on pourra imaginer</w:t>
      </w:r>
    </w:p>
    <w:p w14:paraId="100C0D30" w14:textId="77777777" w:rsidR="00224116" w:rsidRDefault="00224116" w:rsidP="00F12FA2">
      <w:pPr>
        <w:pStyle w:val="Paragraphedeliste"/>
        <w:numPr>
          <w:ilvl w:val="2"/>
          <w:numId w:val="3"/>
        </w:numPr>
      </w:pPr>
      <w:r>
        <w:t>Un itinéraire composé des SIM Champagne-Ardenne &gt; Lorraine &gt; Alsace</w:t>
      </w:r>
    </w:p>
    <w:p w14:paraId="3962A7E1" w14:textId="77777777" w:rsidR="00224116" w:rsidRDefault="00224116" w:rsidP="00F12FA2">
      <w:pPr>
        <w:pStyle w:val="Paragraphedeliste"/>
        <w:numPr>
          <w:ilvl w:val="2"/>
          <w:numId w:val="3"/>
        </w:numPr>
      </w:pPr>
      <w:r>
        <w:t>Un itinéraire composé des SIM Champagne-Ardenne &gt; SNCF &gt; Alsace</w:t>
      </w:r>
    </w:p>
    <w:p w14:paraId="18CF3A7B" w14:textId="77777777" w:rsidR="00224116" w:rsidRDefault="00224116" w:rsidP="00F12FA2">
      <w:pPr>
        <w:pStyle w:val="Paragraphedeliste"/>
        <w:numPr>
          <w:ilvl w:val="2"/>
          <w:numId w:val="3"/>
        </w:numPr>
      </w:pPr>
      <w:r>
        <w:t>Un itinéraire composé des SIM Champagne-Ardenne &gt; aérien &gt; Alsace</w:t>
      </w:r>
    </w:p>
    <w:p w14:paraId="61034F0F" w14:textId="77777777" w:rsidR="00224116" w:rsidRDefault="00224116" w:rsidP="00F12FA2">
      <w:pPr>
        <w:pStyle w:val="Paragraphedeliste"/>
        <w:numPr>
          <w:ilvl w:val="1"/>
          <w:numId w:val="3"/>
        </w:numPr>
      </w:pPr>
      <w:r>
        <w:t>Chaque trace est donc composée de :</w:t>
      </w:r>
    </w:p>
    <w:p w14:paraId="56FCCC23" w14:textId="77777777" w:rsidR="00224116" w:rsidRDefault="00224116" w:rsidP="00F12FA2">
      <w:pPr>
        <w:pStyle w:val="Paragraphedeliste"/>
        <w:numPr>
          <w:ilvl w:val="2"/>
          <w:numId w:val="3"/>
        </w:numPr>
      </w:pPr>
      <w:r>
        <w:t>SIM d’origine</w:t>
      </w:r>
    </w:p>
    <w:p w14:paraId="3B3044D0" w14:textId="77777777" w:rsidR="00224116" w:rsidRDefault="00224116" w:rsidP="00F12FA2">
      <w:pPr>
        <w:pStyle w:val="Paragraphedeliste"/>
        <w:numPr>
          <w:ilvl w:val="2"/>
          <w:numId w:val="3"/>
        </w:numPr>
      </w:pPr>
      <w:r>
        <w:t>SIM via (facultatif dans le cas d’une trace transfrontalière ou mono-SIM)</w:t>
      </w:r>
    </w:p>
    <w:p w14:paraId="45CCC132" w14:textId="77777777" w:rsidR="00224116" w:rsidRDefault="00224116" w:rsidP="00F12FA2">
      <w:pPr>
        <w:pStyle w:val="Paragraphedeliste"/>
        <w:numPr>
          <w:ilvl w:val="2"/>
          <w:numId w:val="3"/>
        </w:numPr>
      </w:pPr>
      <w:r>
        <w:t>SIM de destination (facultatif dans le cas d’une trace mono-SIM)</w:t>
      </w:r>
    </w:p>
    <w:p w14:paraId="60CBDD00" w14:textId="3BE2C84E" w:rsidR="00AC61B0" w:rsidRDefault="00AC61B0" w:rsidP="00F12FA2">
      <w:pPr>
        <w:pStyle w:val="Paragraphedeliste"/>
        <w:numPr>
          <w:ilvl w:val="0"/>
          <w:numId w:val="3"/>
        </w:numPr>
      </w:pPr>
      <w:r>
        <w:t>Transition</w:t>
      </w:r>
    </w:p>
    <w:p w14:paraId="07EA2038" w14:textId="2398974A" w:rsidR="00AC61B0" w:rsidRDefault="00AC61B0" w:rsidP="00F12FA2">
      <w:pPr>
        <w:pStyle w:val="Paragraphedeliste"/>
        <w:numPr>
          <w:ilvl w:val="1"/>
          <w:numId w:val="3"/>
        </w:numPr>
      </w:pPr>
      <w:r>
        <w:t xml:space="preserve">C’est une relation entre </w:t>
      </w:r>
      <w:r w:rsidR="003A1840">
        <w:t xml:space="preserve">un </w:t>
      </w:r>
      <w:r>
        <w:t>arrêt de départ et un arrêt d’arrivée, chacun des arrêts étant issus de SIM distincts mais suffisamment proches pour permettre une correspondance au cours d’un itinéraire composé.</w:t>
      </w:r>
    </w:p>
    <w:p w14:paraId="6FC6CACA" w14:textId="77777777" w:rsidR="00AC61B0" w:rsidRDefault="00AC61B0" w:rsidP="00F12FA2">
      <w:pPr>
        <w:pStyle w:val="Paragraphedeliste"/>
        <w:numPr>
          <w:ilvl w:val="1"/>
          <w:numId w:val="3"/>
        </w:numPr>
      </w:pPr>
      <w:r>
        <w:t>C’est une notion purement géographique, caractérisée par :</w:t>
      </w:r>
    </w:p>
    <w:p w14:paraId="385EA2CA" w14:textId="02FBD8B7" w:rsidR="00AC61B0" w:rsidRDefault="003A1840" w:rsidP="00F12FA2">
      <w:pPr>
        <w:pStyle w:val="Paragraphedeliste"/>
        <w:numPr>
          <w:ilvl w:val="2"/>
          <w:numId w:val="3"/>
        </w:numPr>
      </w:pPr>
      <w:r>
        <w:t>L’arrêt de départ et son</w:t>
      </w:r>
      <w:r w:rsidR="00AC61B0">
        <w:t xml:space="preserve"> SIM d</w:t>
      </w:r>
      <w:r>
        <w:t>’appartenance</w:t>
      </w:r>
    </w:p>
    <w:p w14:paraId="144C7CE4" w14:textId="31A0561B" w:rsidR="003A1840" w:rsidRDefault="003A1840" w:rsidP="00F12FA2">
      <w:pPr>
        <w:pStyle w:val="Paragraphedeliste"/>
        <w:numPr>
          <w:ilvl w:val="2"/>
          <w:numId w:val="3"/>
        </w:numPr>
      </w:pPr>
      <w:r>
        <w:t xml:space="preserve">L’arrêt d’arrivée et son SIM d’appartenance </w:t>
      </w:r>
    </w:p>
    <w:p w14:paraId="5F324684" w14:textId="555FF461" w:rsidR="00AC61B0" w:rsidRDefault="00AC61B0" w:rsidP="00F12FA2">
      <w:pPr>
        <w:pStyle w:val="Paragraphedeliste"/>
        <w:numPr>
          <w:ilvl w:val="2"/>
          <w:numId w:val="3"/>
        </w:numPr>
      </w:pPr>
      <w:r>
        <w:t>La durée de transition standard, éventuellement décomposé en durée de marche à pied et durée d’attente minimale (cette dernière correspondant à la tolérance d’exécution de l’offre)</w:t>
      </w:r>
    </w:p>
    <w:p w14:paraId="26C80E72" w14:textId="77777777" w:rsidR="00AC61B0" w:rsidRDefault="00AC61B0" w:rsidP="00F12FA2">
      <w:pPr>
        <w:pStyle w:val="Paragraphedeliste"/>
        <w:numPr>
          <w:ilvl w:val="2"/>
          <w:numId w:val="3"/>
        </w:numPr>
      </w:pPr>
      <w:r>
        <w:t>Une durée de transition orientée « PMR »</w:t>
      </w:r>
    </w:p>
    <w:p w14:paraId="2BC99786" w14:textId="63DEF2BE" w:rsidR="00AC61B0" w:rsidRDefault="00AC61B0" w:rsidP="00F12FA2">
      <w:pPr>
        <w:pStyle w:val="Paragraphedeliste"/>
        <w:numPr>
          <w:ilvl w:val="1"/>
          <w:numId w:val="3"/>
        </w:numPr>
      </w:pPr>
      <w:r>
        <w:t>On pourra envisager ultérieurement d’étendre le concept avec les ID de la base arrêt nationale, avec le cheminement dans le pôle d’échange</w:t>
      </w:r>
    </w:p>
    <w:p w14:paraId="5B1C68A3" w14:textId="77777777" w:rsidR="00224116" w:rsidRDefault="00224116" w:rsidP="00F12FA2">
      <w:pPr>
        <w:pStyle w:val="Paragraphedeliste"/>
        <w:numPr>
          <w:ilvl w:val="0"/>
          <w:numId w:val="3"/>
        </w:numPr>
      </w:pPr>
      <w:r>
        <w:t>Point de transition</w:t>
      </w:r>
    </w:p>
    <w:p w14:paraId="6BE72E5F" w14:textId="4863D2FD" w:rsidR="00224116" w:rsidRDefault="00AC61B0" w:rsidP="00F12FA2">
      <w:pPr>
        <w:pStyle w:val="Paragraphedeliste"/>
        <w:numPr>
          <w:ilvl w:val="1"/>
          <w:numId w:val="3"/>
        </w:numPr>
      </w:pPr>
      <w:r>
        <w:t>Un point de transition est un arrêt sur lequel est défini une transition.</w:t>
      </w:r>
    </w:p>
    <w:p w14:paraId="77ED6AC0" w14:textId="10E0F473" w:rsidR="00224116" w:rsidRDefault="00224116" w:rsidP="00F12FA2">
      <w:pPr>
        <w:pStyle w:val="Paragraphedeliste"/>
        <w:numPr>
          <w:ilvl w:val="0"/>
          <w:numId w:val="3"/>
        </w:numPr>
      </w:pPr>
      <w:r>
        <w:t xml:space="preserve">Interface générique </w:t>
      </w:r>
      <w:r w:rsidR="003A1840">
        <w:t>de SIM</w:t>
      </w:r>
    </w:p>
    <w:p w14:paraId="6A2550DE" w14:textId="77777777" w:rsidR="00224116" w:rsidRDefault="00224116" w:rsidP="00F12FA2">
      <w:pPr>
        <w:pStyle w:val="Paragraphedeliste"/>
        <w:numPr>
          <w:ilvl w:val="1"/>
          <w:numId w:val="3"/>
        </w:numPr>
      </w:pPr>
      <w:r>
        <w:t>Cette interface permet l’échange d’information entre l’aiguilleur et les SIM</w:t>
      </w:r>
    </w:p>
    <w:p w14:paraId="349C3E13" w14:textId="7934DDDE" w:rsidR="00224116" w:rsidRDefault="00224116" w:rsidP="00F12FA2">
      <w:pPr>
        <w:pStyle w:val="Paragraphedeliste"/>
        <w:numPr>
          <w:ilvl w:val="1"/>
          <w:numId w:val="3"/>
        </w:numPr>
      </w:pPr>
      <w:r>
        <w:t xml:space="preserve">Elle doit être exposée par tous les SIM </w:t>
      </w:r>
      <w:ins w:id="43" w:author="Marc Florisson" w:date="2015-05-29T08:17:00Z">
        <w:r w:rsidR="00E36493">
          <w:t>connectés</w:t>
        </w:r>
      </w:ins>
    </w:p>
    <w:p w14:paraId="7A978318" w14:textId="77777777" w:rsidR="00322FC5" w:rsidRDefault="00322FC5" w:rsidP="00753E14">
      <w:pPr>
        <w:pStyle w:val="Paragraphedeliste"/>
        <w:numPr>
          <w:ilvl w:val="0"/>
          <w:numId w:val="3"/>
        </w:numPr>
      </w:pPr>
      <w:r>
        <w:t>Interface DRI</w:t>
      </w:r>
    </w:p>
    <w:p w14:paraId="3E10BC60" w14:textId="26489439" w:rsidR="00322FC5" w:rsidRDefault="00322FC5" w:rsidP="00322FC5">
      <w:pPr>
        <w:pStyle w:val="Paragraphedeliste"/>
        <w:numPr>
          <w:ilvl w:val="1"/>
          <w:numId w:val="3"/>
        </w:numPr>
      </w:pPr>
      <w:r>
        <w:t>Interface « demandeur de recherche d’itinéraire »</w:t>
      </w:r>
    </w:p>
    <w:p w14:paraId="496B198F" w14:textId="6D5804A9" w:rsidR="00322FC5" w:rsidRDefault="00322FC5" w:rsidP="00753E14">
      <w:pPr>
        <w:pStyle w:val="Paragraphedeliste"/>
        <w:numPr>
          <w:ilvl w:val="0"/>
          <w:numId w:val="3"/>
        </w:numPr>
      </w:pPr>
      <w:r>
        <w:t>Interface FRI</w:t>
      </w:r>
    </w:p>
    <w:p w14:paraId="2CC06E66" w14:textId="57594A97" w:rsidR="00322FC5" w:rsidRPr="00F90C55" w:rsidRDefault="00322FC5" w:rsidP="00322FC5">
      <w:pPr>
        <w:pStyle w:val="Paragraphedeliste"/>
        <w:numPr>
          <w:ilvl w:val="1"/>
          <w:numId w:val="3"/>
        </w:numPr>
      </w:pPr>
      <w:r>
        <w:t>Interface « fournisseur de recherche d’itinéraire »</w:t>
      </w:r>
    </w:p>
    <w:p w14:paraId="6906282E" w14:textId="77777777" w:rsidR="00224116" w:rsidRPr="00F90C55" w:rsidRDefault="00224116" w:rsidP="00F12FA2">
      <w:pPr>
        <w:pStyle w:val="Paragraphedeliste"/>
        <w:numPr>
          <w:ilvl w:val="0"/>
          <w:numId w:val="3"/>
        </w:numPr>
      </w:pPr>
      <w:r w:rsidRPr="00F90C55">
        <w:t>Traducteur</w:t>
      </w:r>
    </w:p>
    <w:p w14:paraId="2C405F47" w14:textId="77777777" w:rsidR="00224116" w:rsidRDefault="00224116" w:rsidP="00F12FA2">
      <w:pPr>
        <w:pStyle w:val="Paragraphedeliste"/>
        <w:numPr>
          <w:ilvl w:val="1"/>
          <w:numId w:val="3"/>
        </w:numPr>
      </w:pPr>
      <w:r>
        <w:t>Composant interne à chaque SIM permettant de transformer sa propre interface au format de l’interface générique interne attendue par l’aiguilleur</w:t>
      </w:r>
    </w:p>
    <w:p w14:paraId="3C93F638" w14:textId="77777777" w:rsidR="00224116" w:rsidRDefault="00224116" w:rsidP="00F12FA2">
      <w:pPr>
        <w:pStyle w:val="Paragraphedeliste"/>
        <w:numPr>
          <w:ilvl w:val="1"/>
          <w:numId w:val="3"/>
        </w:numPr>
      </w:pPr>
      <w:r>
        <w:t>Ce composant, spécifique à chaque calculateur d’itinéraire, est de la responsabilité du SIM</w:t>
      </w:r>
    </w:p>
    <w:p w14:paraId="13598A81" w14:textId="77777777" w:rsidR="00224116" w:rsidRDefault="00224116" w:rsidP="00F12FA2">
      <w:pPr>
        <w:pStyle w:val="Paragraphedeliste"/>
        <w:numPr>
          <w:ilvl w:val="1"/>
          <w:numId w:val="3"/>
        </w:numPr>
      </w:pPr>
      <w:r>
        <w:t xml:space="preserve">Il devra en particulier </w:t>
      </w:r>
    </w:p>
    <w:p w14:paraId="6D232744" w14:textId="77777777" w:rsidR="00224116" w:rsidRPr="00F90C55" w:rsidRDefault="00224116" w:rsidP="00F12FA2">
      <w:pPr>
        <w:pStyle w:val="Paragraphedeliste"/>
        <w:numPr>
          <w:ilvl w:val="2"/>
          <w:numId w:val="3"/>
        </w:numPr>
      </w:pPr>
      <w:r>
        <w:t>Gérer les r</w:t>
      </w:r>
      <w:r w:rsidRPr="00F90C55">
        <w:t>abattement</w:t>
      </w:r>
      <w:r>
        <w:t>s spécifiques</w:t>
      </w:r>
      <w:r w:rsidRPr="00F90C55">
        <w:t xml:space="preserve"> au départ/à l’arrivée</w:t>
      </w:r>
    </w:p>
    <w:p w14:paraId="78A64294" w14:textId="77777777" w:rsidR="00224116" w:rsidRDefault="00224116" w:rsidP="00F12FA2">
      <w:pPr>
        <w:pStyle w:val="Paragraphedeliste"/>
        <w:numPr>
          <w:ilvl w:val="2"/>
          <w:numId w:val="3"/>
        </w:numPr>
      </w:pPr>
      <w:r>
        <w:t>Présenter la feuille de route complète</w:t>
      </w:r>
    </w:p>
    <w:p w14:paraId="1D5510BE" w14:textId="77777777" w:rsidR="00224116" w:rsidRDefault="00224116" w:rsidP="00F12FA2">
      <w:pPr>
        <w:pStyle w:val="Paragraphedeliste"/>
        <w:numPr>
          <w:ilvl w:val="2"/>
          <w:numId w:val="3"/>
        </w:numPr>
      </w:pPr>
      <w:r>
        <w:t>Par exemple, un SIM aérien doit fournir les durées d’embarquement dans ses réponses.</w:t>
      </w:r>
    </w:p>
    <w:p w14:paraId="77943810" w14:textId="77777777" w:rsidR="00226554" w:rsidRDefault="00226554" w:rsidP="00F12FA2">
      <w:pPr>
        <w:pStyle w:val="Paragraphedeliste"/>
        <w:numPr>
          <w:ilvl w:val="0"/>
          <w:numId w:val="3"/>
        </w:numPr>
      </w:pPr>
      <w:r>
        <w:t>Rabattement</w:t>
      </w:r>
    </w:p>
    <w:p w14:paraId="0E0D6596" w14:textId="0C37BB65" w:rsidR="00226554" w:rsidRDefault="00226554" w:rsidP="00F12FA2">
      <w:pPr>
        <w:pStyle w:val="Paragraphedeliste"/>
        <w:numPr>
          <w:ilvl w:val="1"/>
          <w:numId w:val="3"/>
        </w:numPr>
      </w:pPr>
      <w:r>
        <w:t>Le rabattement correspond à un déplacement qui s’effectue dans un mode de transport vélo ou voiture (un mode « non transport en commun ») et qui permet de relier un arrêt de l’offre de transport en commun.</w:t>
      </w:r>
    </w:p>
    <w:p w14:paraId="511CD5A7" w14:textId="684787FD" w:rsidR="00226554" w:rsidRDefault="00226554" w:rsidP="00F12FA2">
      <w:pPr>
        <w:pStyle w:val="Paragraphedeliste"/>
        <w:numPr>
          <w:ilvl w:val="1"/>
          <w:numId w:val="3"/>
        </w:numPr>
      </w:pPr>
      <w:r>
        <w:lastRenderedPageBreak/>
        <w:t>Les emplacements prévus pour le stationnement (parc relais, parking à vélo) facilitent ce type de déplacement qui utilise la multi-modalité voiture, vélo, transport en commun.</w:t>
      </w:r>
    </w:p>
    <w:p w14:paraId="1B38DB44" w14:textId="6F26CC8C" w:rsidR="00226554" w:rsidRDefault="00226554" w:rsidP="00F12FA2">
      <w:pPr>
        <w:pStyle w:val="Paragraphedeliste"/>
        <w:numPr>
          <w:ilvl w:val="1"/>
          <w:numId w:val="3"/>
        </w:numPr>
      </w:pPr>
      <w:r>
        <w:t>Les rabattements peuvent s’effectuer en début ou fin d’itinéraire.</w:t>
      </w:r>
    </w:p>
    <w:p w14:paraId="5CF9AC5B" w14:textId="77777777" w:rsidR="00224116" w:rsidRDefault="00224116" w:rsidP="00F12FA2">
      <w:pPr>
        <w:pStyle w:val="Paragraphedeliste"/>
        <w:numPr>
          <w:ilvl w:val="0"/>
          <w:numId w:val="3"/>
        </w:numPr>
      </w:pPr>
      <w:r>
        <w:t>Itinéraire composé</w:t>
      </w:r>
    </w:p>
    <w:p w14:paraId="5F7C3D9D" w14:textId="1910EF53" w:rsidR="00551474" w:rsidRDefault="00224116" w:rsidP="00F12FA2">
      <w:pPr>
        <w:pStyle w:val="Paragraphedeliste"/>
        <w:numPr>
          <w:ilvl w:val="1"/>
          <w:numId w:val="3"/>
        </w:numPr>
      </w:pPr>
      <w:r>
        <w:t xml:space="preserve">Un itinéraire composé est un itinéraire </w:t>
      </w:r>
      <w:r w:rsidR="00551474">
        <w:t>constitué de d’itinéraires partiels reliés par des transitions. Chaque itinéraire partiel correspond à un résultat de recherche d’itinéraire proposé par un SIM particulier.</w:t>
      </w:r>
    </w:p>
    <w:p w14:paraId="71560E79" w14:textId="724AB2A3" w:rsidR="00224116" w:rsidRDefault="00551474" w:rsidP="00F12FA2">
      <w:pPr>
        <w:pStyle w:val="Paragraphedeliste"/>
        <w:numPr>
          <w:ilvl w:val="1"/>
          <w:numId w:val="3"/>
        </w:numPr>
      </w:pPr>
      <w:r>
        <w:t xml:space="preserve">L’itinéraire composé met </w:t>
      </w:r>
      <w:r w:rsidR="00224116">
        <w:t>en œuvre plusieurs SIM</w:t>
      </w:r>
      <w:r>
        <w:t xml:space="preserve"> et </w:t>
      </w:r>
      <w:r w:rsidR="00224116">
        <w:t xml:space="preserve">ne peut </w:t>
      </w:r>
      <w:r>
        <w:t>pas être fourni</w:t>
      </w:r>
      <w:r w:rsidR="00224116">
        <w:t xml:space="preserve"> par un SIM unique. L’objectif du projet est d’adresser ce type d’itinéraire.</w:t>
      </w:r>
    </w:p>
    <w:p w14:paraId="0D763BFC" w14:textId="77777777" w:rsidR="00224116" w:rsidRDefault="00224116" w:rsidP="00F12FA2">
      <w:pPr>
        <w:pStyle w:val="Paragraphedeliste"/>
        <w:numPr>
          <w:ilvl w:val="0"/>
          <w:numId w:val="3"/>
        </w:numPr>
      </w:pPr>
      <w:r>
        <w:t>Transfrontalier</w:t>
      </w:r>
    </w:p>
    <w:p w14:paraId="0BE7E820" w14:textId="4A1E73D6" w:rsidR="00224116" w:rsidRDefault="00224116" w:rsidP="00F12FA2">
      <w:pPr>
        <w:pStyle w:val="Paragraphedeliste"/>
        <w:numPr>
          <w:ilvl w:val="1"/>
          <w:numId w:val="3"/>
        </w:numPr>
      </w:pPr>
      <w:r>
        <w:t xml:space="preserve">Un itinéraire transfrontalier est un itinéraire qui part d’un SIM 1 et arrive dans un SIM 2, les SIM 1 et 2 partageant une frontière </w:t>
      </w:r>
      <w:ins w:id="44" w:author="casteran regis" w:date="2015-05-20T12:59:00Z">
        <w:r w:rsidR="009E0395">
          <w:t xml:space="preserve">administrative </w:t>
        </w:r>
      </w:ins>
      <w:r>
        <w:t>(entre 2 départements ou 2 régions ou 2 pays). Par exemple la région Lorraine et la région Alsace sont transfrontalières.</w:t>
      </w:r>
    </w:p>
    <w:p w14:paraId="5AC0C23B" w14:textId="77777777" w:rsidR="00224116" w:rsidRDefault="00224116" w:rsidP="00F12FA2">
      <w:pPr>
        <w:pStyle w:val="Paragraphedeliste"/>
        <w:numPr>
          <w:ilvl w:val="1"/>
          <w:numId w:val="3"/>
        </w:numPr>
      </w:pPr>
      <w:r>
        <w:t>Ces cas d’itinéraires sont les plus complexes à adresser, les 2 SIM contenant souvent l’offre de transport en double, et les points de transitions étant les plus nombreux.</w:t>
      </w:r>
    </w:p>
    <w:p w14:paraId="2FE82A86" w14:textId="77777777" w:rsidR="00224116" w:rsidRDefault="00224116" w:rsidP="00224116">
      <w:pPr>
        <w:pStyle w:val="Paragraphedeliste"/>
      </w:pPr>
    </w:p>
    <w:p w14:paraId="1245BF69" w14:textId="3641ACE8" w:rsidR="00224116" w:rsidRDefault="003A1840" w:rsidP="003A1840">
      <w:pPr>
        <w:pStyle w:val="Titre3"/>
      </w:pPr>
      <w:bookmarkStart w:id="45" w:name="_Toc290618174"/>
      <w:r>
        <w:t>Illustration des termes sur un exemple</w:t>
      </w:r>
      <w:bookmarkEnd w:id="45"/>
    </w:p>
    <w:p w14:paraId="7666962B" w14:textId="77777777" w:rsidR="006956D7" w:rsidRDefault="006956D7" w:rsidP="006956D7"/>
    <w:p w14:paraId="53783AA8" w14:textId="77777777" w:rsidR="00C7451A" w:rsidRDefault="00C7451A" w:rsidP="00C7451A">
      <w:r>
        <w:t xml:space="preserve">L’exemple utilisé met en jeu 5 SIM sur un territoire. </w:t>
      </w:r>
    </w:p>
    <w:p w14:paraId="4FAB9A65" w14:textId="5CCC47C3" w:rsidR="00C7451A" w:rsidRDefault="00C7451A" w:rsidP="00C7451A">
      <w:r>
        <w:t>Les 4 SIM (SIM 0, SIM 1, SIM 2, SIM 3) couvrent chacun une partie seulement de ce territoire.</w:t>
      </w:r>
    </w:p>
    <w:p w14:paraId="4F389A4F" w14:textId="7C3086CE" w:rsidR="00C7451A" w:rsidRDefault="00C7451A" w:rsidP="00C7451A">
      <w:r>
        <w:t>Le SIM LD correspond à un SIM longue distance</w:t>
      </w:r>
      <w:ins w:id="46" w:author="casteran regis" w:date="2015-05-20T13:02:00Z">
        <w:r w:rsidR="0014640A">
          <w:t xml:space="preserve"> et comprend les points de transition suivant :</w:t>
        </w:r>
        <w:r w:rsidR="003A48BD">
          <w:t xml:space="preserve"> A, C, E, F,</w:t>
        </w:r>
        <w:r w:rsidR="0014640A">
          <w:t xml:space="preserve"> G</w:t>
        </w:r>
      </w:ins>
      <w:ins w:id="47" w:author="casteran regis" w:date="2015-05-20T13:03:00Z">
        <w:r w:rsidR="003A48BD">
          <w:t xml:space="preserve"> et H</w:t>
        </w:r>
      </w:ins>
      <w:ins w:id="48" w:author="casteran regis" w:date="2015-05-20T13:02:00Z">
        <w:r w:rsidR="0014640A">
          <w:t>.</w:t>
        </w:r>
      </w:ins>
    </w:p>
    <w:p w14:paraId="5F2FCC69" w14:textId="77777777" w:rsidR="00C7451A" w:rsidRDefault="00C7451A" w:rsidP="00C7451A"/>
    <w:tbl>
      <w:tblPr>
        <w:tblStyle w:val="Grille"/>
        <w:tblW w:w="0" w:type="auto"/>
        <w:tblLook w:val="04A0" w:firstRow="1" w:lastRow="0" w:firstColumn="1" w:lastColumn="0" w:noHBand="0" w:noVBand="1"/>
      </w:tblPr>
      <w:tblGrid>
        <w:gridCol w:w="4606"/>
        <w:gridCol w:w="4606"/>
      </w:tblGrid>
      <w:tr w:rsidR="00C7451A" w14:paraId="4047DA13" w14:textId="77777777" w:rsidTr="00C7451A">
        <w:tc>
          <w:tcPr>
            <w:tcW w:w="4606" w:type="dxa"/>
            <w:tcBorders>
              <w:top w:val="nil"/>
              <w:left w:val="nil"/>
              <w:bottom w:val="nil"/>
              <w:right w:val="nil"/>
            </w:tcBorders>
          </w:tcPr>
          <w:p w14:paraId="498EA2DD" w14:textId="77777777" w:rsidR="00C7451A" w:rsidRDefault="00C7451A" w:rsidP="00C7451A">
            <w:pPr>
              <w:keepNext/>
            </w:pPr>
            <w:r>
              <w:rPr>
                <w:noProof/>
                <w:lang w:eastAsia="fr-FR"/>
              </w:rPr>
              <w:drawing>
                <wp:inline distT="0" distB="0" distL="0" distR="0" wp14:anchorId="2676181C" wp14:editId="1B87C3DD">
                  <wp:extent cx="2199600" cy="228600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199600" cy="2286000"/>
                          </a:xfrm>
                          <a:prstGeom prst="rect">
                            <a:avLst/>
                          </a:prstGeom>
                        </pic:spPr>
                      </pic:pic>
                    </a:graphicData>
                  </a:graphic>
                </wp:inline>
              </w:drawing>
            </w:r>
          </w:p>
          <w:p w14:paraId="000AC65D" w14:textId="0F675A44" w:rsidR="00C7451A" w:rsidRDefault="00C7451A" w:rsidP="00C7451A">
            <w:pPr>
              <w:pStyle w:val="Lgende"/>
            </w:pPr>
            <w:bookmarkStart w:id="49" w:name="_Toc290618220"/>
            <w:r>
              <w:t xml:space="preserve">Figure </w:t>
            </w:r>
            <w:fldSimple w:instr=" SEQ Figure \* ARABIC ">
              <w:r>
                <w:rPr>
                  <w:noProof/>
                </w:rPr>
                <w:t>1</w:t>
              </w:r>
            </w:fldSimple>
            <w:r>
              <w:t xml:space="preserve"> Territoire et SIM en jeu</w:t>
            </w:r>
            <w:bookmarkEnd w:id="49"/>
          </w:p>
          <w:p w14:paraId="054EE89D" w14:textId="152863F0" w:rsidR="00C7451A" w:rsidRDefault="00C7451A" w:rsidP="00C7451A"/>
        </w:tc>
        <w:tc>
          <w:tcPr>
            <w:tcW w:w="4606" w:type="dxa"/>
            <w:tcBorders>
              <w:top w:val="nil"/>
              <w:left w:val="nil"/>
              <w:bottom w:val="nil"/>
              <w:right w:val="nil"/>
            </w:tcBorders>
          </w:tcPr>
          <w:p w14:paraId="3F3E934C" w14:textId="77777777" w:rsidR="00C7451A" w:rsidRDefault="00C7451A" w:rsidP="00C7451A"/>
          <w:p w14:paraId="011B4D95" w14:textId="77777777" w:rsidR="00C7451A" w:rsidRDefault="00C7451A" w:rsidP="00C7451A">
            <w:r>
              <w:t>Le SIM 0 est entièrement couvert par le SIM 1 (par exemple : le SIM 0 est urbain et le SIM 1 est régional).</w:t>
            </w:r>
          </w:p>
          <w:p w14:paraId="0F7C034E" w14:textId="77777777" w:rsidR="00C7451A" w:rsidRDefault="00C7451A" w:rsidP="00C7451A"/>
          <w:p w14:paraId="23978754" w14:textId="77777777" w:rsidR="00C7451A" w:rsidRDefault="00C7451A" w:rsidP="00C7451A">
            <w:r>
              <w:t>Le départ se situe en SIM 1 ou SIM 0 et l’arrivée en SIM 2.</w:t>
            </w:r>
          </w:p>
          <w:p w14:paraId="072F6524" w14:textId="77777777" w:rsidR="00C7451A" w:rsidRDefault="00C7451A" w:rsidP="00C7451A"/>
        </w:tc>
      </w:tr>
    </w:tbl>
    <w:p w14:paraId="0C51A006" w14:textId="77777777" w:rsidR="00C7451A" w:rsidRDefault="00C7451A" w:rsidP="00C7451A"/>
    <w:p w14:paraId="3274B383" w14:textId="77777777" w:rsidR="00C7451A" w:rsidRDefault="00C7451A" w:rsidP="00C7451A">
      <w:r>
        <w:t>La matrice des points de transition calculée permet d’identifier les correspondances suivantes :</w:t>
      </w:r>
    </w:p>
    <w:p w14:paraId="5D57947A" w14:textId="77777777" w:rsidR="00C7451A" w:rsidRDefault="00C7451A" w:rsidP="00C7451A"/>
    <w:tbl>
      <w:tblPr>
        <w:tblStyle w:val="Grille"/>
        <w:tblW w:w="0" w:type="auto"/>
        <w:tblInd w:w="708" w:type="dxa"/>
        <w:tblLook w:val="04A0" w:firstRow="1" w:lastRow="0" w:firstColumn="1" w:lastColumn="0" w:noHBand="0" w:noVBand="1"/>
      </w:tblPr>
      <w:tblGrid>
        <w:gridCol w:w="959"/>
        <w:gridCol w:w="850"/>
        <w:gridCol w:w="850"/>
        <w:gridCol w:w="993"/>
        <w:gridCol w:w="992"/>
        <w:gridCol w:w="1276"/>
      </w:tblGrid>
      <w:tr w:rsidR="00C7451A" w:rsidRPr="00DF262D" w14:paraId="33C8DC92" w14:textId="77777777" w:rsidTr="00C7451A">
        <w:trPr>
          <w:cantSplit/>
          <w:tblHeader/>
        </w:trPr>
        <w:tc>
          <w:tcPr>
            <w:tcW w:w="959" w:type="dxa"/>
          </w:tcPr>
          <w:p w14:paraId="42177E4F" w14:textId="77777777" w:rsidR="00C7451A" w:rsidRPr="00DF262D" w:rsidRDefault="00C7451A" w:rsidP="00C7451A">
            <w:pPr>
              <w:rPr>
                <w:b/>
              </w:rPr>
            </w:pPr>
          </w:p>
        </w:tc>
        <w:tc>
          <w:tcPr>
            <w:tcW w:w="850" w:type="dxa"/>
          </w:tcPr>
          <w:p w14:paraId="1A556EC0" w14:textId="77777777" w:rsidR="00C7451A" w:rsidRPr="00DF262D" w:rsidRDefault="00C7451A" w:rsidP="00C7451A">
            <w:pPr>
              <w:rPr>
                <w:b/>
              </w:rPr>
            </w:pPr>
            <w:r w:rsidRPr="00DF262D">
              <w:rPr>
                <w:b/>
              </w:rPr>
              <w:t>SIM 0</w:t>
            </w:r>
          </w:p>
        </w:tc>
        <w:tc>
          <w:tcPr>
            <w:tcW w:w="850" w:type="dxa"/>
          </w:tcPr>
          <w:p w14:paraId="5A866B41" w14:textId="77777777" w:rsidR="00C7451A" w:rsidRPr="00DF262D" w:rsidRDefault="00C7451A" w:rsidP="00C7451A">
            <w:pPr>
              <w:rPr>
                <w:b/>
              </w:rPr>
            </w:pPr>
            <w:r w:rsidRPr="00DF262D">
              <w:rPr>
                <w:b/>
              </w:rPr>
              <w:t>SIM 1</w:t>
            </w:r>
          </w:p>
        </w:tc>
        <w:tc>
          <w:tcPr>
            <w:tcW w:w="993" w:type="dxa"/>
          </w:tcPr>
          <w:p w14:paraId="71CD7C98" w14:textId="77777777" w:rsidR="00C7451A" w:rsidRPr="00DF262D" w:rsidRDefault="00C7451A" w:rsidP="00C7451A">
            <w:pPr>
              <w:rPr>
                <w:b/>
              </w:rPr>
            </w:pPr>
            <w:r w:rsidRPr="00DF262D">
              <w:rPr>
                <w:b/>
              </w:rPr>
              <w:t>SIM 2</w:t>
            </w:r>
          </w:p>
        </w:tc>
        <w:tc>
          <w:tcPr>
            <w:tcW w:w="992" w:type="dxa"/>
          </w:tcPr>
          <w:p w14:paraId="7331C734" w14:textId="77777777" w:rsidR="00C7451A" w:rsidRPr="00DF262D" w:rsidRDefault="00C7451A" w:rsidP="00C7451A">
            <w:pPr>
              <w:rPr>
                <w:b/>
              </w:rPr>
            </w:pPr>
            <w:r w:rsidRPr="00DF262D">
              <w:rPr>
                <w:b/>
              </w:rPr>
              <w:t>SIM 3</w:t>
            </w:r>
          </w:p>
        </w:tc>
        <w:tc>
          <w:tcPr>
            <w:tcW w:w="1276" w:type="dxa"/>
          </w:tcPr>
          <w:p w14:paraId="57B41CFC" w14:textId="77777777" w:rsidR="00C7451A" w:rsidRPr="00DF262D" w:rsidRDefault="00C7451A" w:rsidP="00C7451A">
            <w:pPr>
              <w:rPr>
                <w:b/>
              </w:rPr>
            </w:pPr>
            <w:r w:rsidRPr="00DF262D">
              <w:rPr>
                <w:b/>
              </w:rPr>
              <w:t>SIM LD</w:t>
            </w:r>
          </w:p>
        </w:tc>
      </w:tr>
      <w:tr w:rsidR="00C7451A" w14:paraId="2BC0EB96" w14:textId="77777777" w:rsidTr="00C7451A">
        <w:trPr>
          <w:cantSplit/>
        </w:trPr>
        <w:tc>
          <w:tcPr>
            <w:tcW w:w="959" w:type="dxa"/>
          </w:tcPr>
          <w:p w14:paraId="3BC28B88" w14:textId="77777777" w:rsidR="00C7451A" w:rsidRDefault="00C7451A" w:rsidP="00C7451A">
            <w:r>
              <w:t>SIM 0</w:t>
            </w:r>
          </w:p>
        </w:tc>
        <w:tc>
          <w:tcPr>
            <w:tcW w:w="850" w:type="dxa"/>
          </w:tcPr>
          <w:p w14:paraId="316FA69E" w14:textId="77777777" w:rsidR="00C7451A" w:rsidRDefault="00C7451A" w:rsidP="00C7451A"/>
        </w:tc>
        <w:tc>
          <w:tcPr>
            <w:tcW w:w="850" w:type="dxa"/>
          </w:tcPr>
          <w:p w14:paraId="2357B672" w14:textId="77777777" w:rsidR="00C7451A" w:rsidRDefault="00C7451A" w:rsidP="00C7451A">
            <w:r>
              <w:t>K à S</w:t>
            </w:r>
          </w:p>
        </w:tc>
        <w:tc>
          <w:tcPr>
            <w:tcW w:w="993" w:type="dxa"/>
          </w:tcPr>
          <w:p w14:paraId="76FEEBFB" w14:textId="77777777" w:rsidR="00C7451A" w:rsidRDefault="00C7451A" w:rsidP="00C7451A"/>
        </w:tc>
        <w:tc>
          <w:tcPr>
            <w:tcW w:w="992" w:type="dxa"/>
          </w:tcPr>
          <w:p w14:paraId="2CB001B5" w14:textId="77777777" w:rsidR="00C7451A" w:rsidRDefault="00C7451A" w:rsidP="00C7451A"/>
        </w:tc>
        <w:tc>
          <w:tcPr>
            <w:tcW w:w="1276" w:type="dxa"/>
          </w:tcPr>
          <w:p w14:paraId="773E4A9A" w14:textId="77777777" w:rsidR="00C7451A" w:rsidRDefault="00C7451A" w:rsidP="00C7451A"/>
        </w:tc>
      </w:tr>
      <w:tr w:rsidR="00C7451A" w14:paraId="44415AAD" w14:textId="77777777" w:rsidTr="00C7451A">
        <w:trPr>
          <w:cantSplit/>
        </w:trPr>
        <w:tc>
          <w:tcPr>
            <w:tcW w:w="959" w:type="dxa"/>
          </w:tcPr>
          <w:p w14:paraId="231A93DD" w14:textId="77777777" w:rsidR="00C7451A" w:rsidRDefault="00C7451A" w:rsidP="00C7451A">
            <w:r>
              <w:t>SIM 1</w:t>
            </w:r>
          </w:p>
        </w:tc>
        <w:tc>
          <w:tcPr>
            <w:tcW w:w="850" w:type="dxa"/>
          </w:tcPr>
          <w:p w14:paraId="4DA74BDE" w14:textId="77777777" w:rsidR="00C7451A" w:rsidRDefault="00C7451A" w:rsidP="00C7451A">
            <w:r>
              <w:t>K à S</w:t>
            </w:r>
          </w:p>
        </w:tc>
        <w:tc>
          <w:tcPr>
            <w:tcW w:w="850" w:type="dxa"/>
          </w:tcPr>
          <w:p w14:paraId="26166189" w14:textId="77777777" w:rsidR="00C7451A" w:rsidRDefault="00C7451A" w:rsidP="00C7451A"/>
        </w:tc>
        <w:tc>
          <w:tcPr>
            <w:tcW w:w="993" w:type="dxa"/>
          </w:tcPr>
          <w:p w14:paraId="43A88F19" w14:textId="77777777" w:rsidR="00C7451A" w:rsidRDefault="00C7451A" w:rsidP="00C7451A">
            <w:r>
              <w:t>I</w:t>
            </w:r>
          </w:p>
        </w:tc>
        <w:tc>
          <w:tcPr>
            <w:tcW w:w="992" w:type="dxa"/>
          </w:tcPr>
          <w:p w14:paraId="3486931D" w14:textId="77777777" w:rsidR="00C7451A" w:rsidRDefault="00C7451A" w:rsidP="00C7451A">
            <w:r>
              <w:t>B, D</w:t>
            </w:r>
          </w:p>
        </w:tc>
        <w:tc>
          <w:tcPr>
            <w:tcW w:w="1276" w:type="dxa"/>
          </w:tcPr>
          <w:p w14:paraId="29C6A1FE" w14:textId="77777777" w:rsidR="00C7451A" w:rsidRDefault="00C7451A" w:rsidP="00C7451A">
            <w:r>
              <w:t>A</w:t>
            </w:r>
          </w:p>
        </w:tc>
      </w:tr>
      <w:tr w:rsidR="00C7451A" w14:paraId="17BBDE71" w14:textId="77777777" w:rsidTr="00C7451A">
        <w:trPr>
          <w:cantSplit/>
        </w:trPr>
        <w:tc>
          <w:tcPr>
            <w:tcW w:w="959" w:type="dxa"/>
          </w:tcPr>
          <w:p w14:paraId="1A406AAD" w14:textId="77777777" w:rsidR="00C7451A" w:rsidRDefault="00C7451A" w:rsidP="00C7451A">
            <w:r>
              <w:t>SIM 2</w:t>
            </w:r>
          </w:p>
        </w:tc>
        <w:tc>
          <w:tcPr>
            <w:tcW w:w="850" w:type="dxa"/>
          </w:tcPr>
          <w:p w14:paraId="344941CB" w14:textId="77777777" w:rsidR="00C7451A" w:rsidRDefault="00C7451A" w:rsidP="00C7451A"/>
        </w:tc>
        <w:tc>
          <w:tcPr>
            <w:tcW w:w="850" w:type="dxa"/>
          </w:tcPr>
          <w:p w14:paraId="796DE581" w14:textId="77777777" w:rsidR="00C7451A" w:rsidRDefault="00C7451A" w:rsidP="00C7451A">
            <w:r>
              <w:t>I</w:t>
            </w:r>
          </w:p>
        </w:tc>
        <w:tc>
          <w:tcPr>
            <w:tcW w:w="993" w:type="dxa"/>
          </w:tcPr>
          <w:p w14:paraId="080A8120" w14:textId="77777777" w:rsidR="00C7451A" w:rsidRDefault="00C7451A" w:rsidP="00C7451A"/>
        </w:tc>
        <w:tc>
          <w:tcPr>
            <w:tcW w:w="992" w:type="dxa"/>
          </w:tcPr>
          <w:p w14:paraId="16085476" w14:textId="77777777" w:rsidR="00C7451A" w:rsidRDefault="00C7451A" w:rsidP="00C7451A">
            <w:r>
              <w:t>J, F</w:t>
            </w:r>
          </w:p>
        </w:tc>
        <w:tc>
          <w:tcPr>
            <w:tcW w:w="1276" w:type="dxa"/>
          </w:tcPr>
          <w:p w14:paraId="589CF04F" w14:textId="77777777" w:rsidR="00C7451A" w:rsidRDefault="00C7451A" w:rsidP="00C7451A">
            <w:r>
              <w:t>H, G</w:t>
            </w:r>
          </w:p>
        </w:tc>
      </w:tr>
      <w:tr w:rsidR="00C7451A" w14:paraId="6FED44E0" w14:textId="77777777" w:rsidTr="00C7451A">
        <w:trPr>
          <w:cantSplit/>
        </w:trPr>
        <w:tc>
          <w:tcPr>
            <w:tcW w:w="959" w:type="dxa"/>
          </w:tcPr>
          <w:p w14:paraId="1D51636E" w14:textId="77777777" w:rsidR="00C7451A" w:rsidRDefault="00C7451A" w:rsidP="00C7451A">
            <w:r>
              <w:t>SIM 3</w:t>
            </w:r>
          </w:p>
        </w:tc>
        <w:tc>
          <w:tcPr>
            <w:tcW w:w="850" w:type="dxa"/>
          </w:tcPr>
          <w:p w14:paraId="56602649" w14:textId="77777777" w:rsidR="00C7451A" w:rsidRDefault="00C7451A" w:rsidP="00C7451A"/>
        </w:tc>
        <w:tc>
          <w:tcPr>
            <w:tcW w:w="850" w:type="dxa"/>
          </w:tcPr>
          <w:p w14:paraId="41A9A89E" w14:textId="77777777" w:rsidR="00C7451A" w:rsidRDefault="00C7451A" w:rsidP="00C7451A">
            <w:r>
              <w:t>B, D</w:t>
            </w:r>
          </w:p>
        </w:tc>
        <w:tc>
          <w:tcPr>
            <w:tcW w:w="993" w:type="dxa"/>
          </w:tcPr>
          <w:p w14:paraId="24B69708" w14:textId="77777777" w:rsidR="00C7451A" w:rsidRDefault="00C7451A" w:rsidP="00C7451A">
            <w:r>
              <w:t>J, F</w:t>
            </w:r>
          </w:p>
        </w:tc>
        <w:tc>
          <w:tcPr>
            <w:tcW w:w="992" w:type="dxa"/>
          </w:tcPr>
          <w:p w14:paraId="0BCCDB63" w14:textId="77777777" w:rsidR="00C7451A" w:rsidRDefault="00C7451A" w:rsidP="00C7451A"/>
        </w:tc>
        <w:tc>
          <w:tcPr>
            <w:tcW w:w="1276" w:type="dxa"/>
          </w:tcPr>
          <w:p w14:paraId="4D091166" w14:textId="77777777" w:rsidR="00C7451A" w:rsidRDefault="00C7451A" w:rsidP="00C7451A">
            <w:r>
              <w:t>C, E, F</w:t>
            </w:r>
          </w:p>
        </w:tc>
      </w:tr>
      <w:tr w:rsidR="00C7451A" w14:paraId="18964BC7" w14:textId="77777777" w:rsidTr="00C7451A">
        <w:trPr>
          <w:cantSplit/>
        </w:trPr>
        <w:tc>
          <w:tcPr>
            <w:tcW w:w="959" w:type="dxa"/>
          </w:tcPr>
          <w:p w14:paraId="7C7848DF" w14:textId="77777777" w:rsidR="00C7451A" w:rsidRDefault="00C7451A" w:rsidP="00C7451A">
            <w:r>
              <w:t>SIM LD</w:t>
            </w:r>
          </w:p>
        </w:tc>
        <w:tc>
          <w:tcPr>
            <w:tcW w:w="850" w:type="dxa"/>
          </w:tcPr>
          <w:p w14:paraId="2D908AD3" w14:textId="77777777" w:rsidR="00C7451A" w:rsidRDefault="00C7451A" w:rsidP="00C7451A"/>
        </w:tc>
        <w:tc>
          <w:tcPr>
            <w:tcW w:w="850" w:type="dxa"/>
          </w:tcPr>
          <w:p w14:paraId="1D2A8537" w14:textId="77777777" w:rsidR="00C7451A" w:rsidRDefault="00C7451A" w:rsidP="00C7451A">
            <w:r>
              <w:t>A</w:t>
            </w:r>
          </w:p>
        </w:tc>
        <w:tc>
          <w:tcPr>
            <w:tcW w:w="993" w:type="dxa"/>
          </w:tcPr>
          <w:p w14:paraId="03454A2E" w14:textId="77777777" w:rsidR="00C7451A" w:rsidRDefault="00C7451A" w:rsidP="00C7451A">
            <w:r>
              <w:t>H, G</w:t>
            </w:r>
          </w:p>
        </w:tc>
        <w:tc>
          <w:tcPr>
            <w:tcW w:w="992" w:type="dxa"/>
          </w:tcPr>
          <w:p w14:paraId="143B66DC" w14:textId="77777777" w:rsidR="00C7451A" w:rsidRDefault="00C7451A" w:rsidP="00C7451A">
            <w:r>
              <w:t>C, E, F</w:t>
            </w:r>
          </w:p>
        </w:tc>
        <w:tc>
          <w:tcPr>
            <w:tcW w:w="1276" w:type="dxa"/>
          </w:tcPr>
          <w:p w14:paraId="45E5B67A" w14:textId="77777777" w:rsidR="00C7451A" w:rsidRDefault="00C7451A" w:rsidP="00C7451A"/>
        </w:tc>
      </w:tr>
    </w:tbl>
    <w:p w14:paraId="58E5C285" w14:textId="77777777" w:rsidR="00C7451A" w:rsidRDefault="00C7451A" w:rsidP="00C7451A"/>
    <w:p w14:paraId="01644F1F" w14:textId="77777777" w:rsidR="00C7451A" w:rsidRDefault="00C7451A" w:rsidP="00C7451A"/>
    <w:p w14:paraId="003C13D5" w14:textId="77777777" w:rsidR="00C7451A" w:rsidRDefault="00C7451A" w:rsidP="00C7451A">
      <w:r>
        <w:t>On obtient alors le graphe de trace suivant :</w:t>
      </w:r>
    </w:p>
    <w:tbl>
      <w:tblPr>
        <w:tblStyle w:val="Grille"/>
        <w:tblW w:w="0" w:type="auto"/>
        <w:tblLook w:val="04A0" w:firstRow="1" w:lastRow="0" w:firstColumn="1" w:lastColumn="0" w:noHBand="0" w:noVBand="1"/>
      </w:tblPr>
      <w:tblGrid>
        <w:gridCol w:w="4715"/>
        <w:gridCol w:w="4573"/>
      </w:tblGrid>
      <w:tr w:rsidR="00C7451A" w14:paraId="7240EB2D" w14:textId="77777777" w:rsidTr="00C7451A">
        <w:tc>
          <w:tcPr>
            <w:tcW w:w="4606" w:type="dxa"/>
          </w:tcPr>
          <w:p w14:paraId="034186FC" w14:textId="77777777" w:rsidR="00C7451A" w:rsidRDefault="00C7451A" w:rsidP="00C7451A">
            <w:pPr>
              <w:keepNext/>
            </w:pPr>
            <w:r>
              <w:rPr>
                <w:noProof/>
                <w:lang w:eastAsia="fr-FR"/>
              </w:rPr>
              <w:drawing>
                <wp:inline distT="0" distB="0" distL="0" distR="0" wp14:anchorId="4271B905" wp14:editId="0B0A8084">
                  <wp:extent cx="2857409" cy="2788555"/>
                  <wp:effectExtent l="0" t="0" r="0" b="5715"/>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857640" cy="2788780"/>
                          </a:xfrm>
                          <a:prstGeom prst="rect">
                            <a:avLst/>
                          </a:prstGeom>
                        </pic:spPr>
                      </pic:pic>
                    </a:graphicData>
                  </a:graphic>
                </wp:inline>
              </w:drawing>
            </w:r>
          </w:p>
          <w:p w14:paraId="1BD1955E" w14:textId="2E9ABBDD" w:rsidR="00C7451A" w:rsidRDefault="00C7451A" w:rsidP="00C7451A">
            <w:pPr>
              <w:pStyle w:val="Lgende"/>
            </w:pPr>
            <w:bookmarkStart w:id="50" w:name="_Toc290618221"/>
            <w:r>
              <w:t xml:space="preserve">Figure </w:t>
            </w:r>
            <w:fldSimple w:instr=" SEQ Figure \* ARABIC ">
              <w:r>
                <w:rPr>
                  <w:noProof/>
                </w:rPr>
                <w:t>2</w:t>
              </w:r>
            </w:fldSimple>
            <w:r>
              <w:t xml:space="preserve"> Traces des SIM</w:t>
            </w:r>
            <w:bookmarkEnd w:id="50"/>
          </w:p>
        </w:tc>
        <w:tc>
          <w:tcPr>
            <w:tcW w:w="4606" w:type="dxa"/>
          </w:tcPr>
          <w:p w14:paraId="525C04F5" w14:textId="77777777" w:rsidR="00C7451A" w:rsidRDefault="00C7451A" w:rsidP="00C7451A">
            <w:r>
              <w:t>Les traces suivantes vont être calculées :</w:t>
            </w:r>
          </w:p>
          <w:p w14:paraId="2F371C39" w14:textId="77777777" w:rsidR="00C7451A" w:rsidRDefault="00C7451A" w:rsidP="00C7451A">
            <w:pPr>
              <w:pStyle w:val="Paragraphedeliste"/>
              <w:numPr>
                <w:ilvl w:val="0"/>
                <w:numId w:val="54"/>
              </w:numPr>
            </w:pPr>
            <w:r>
              <w:t>SIM 1 vers SIM 2 en direct</w:t>
            </w:r>
          </w:p>
          <w:p w14:paraId="70427BCA" w14:textId="77777777" w:rsidR="00C7451A" w:rsidRPr="00F93E66" w:rsidRDefault="00C7451A" w:rsidP="00C7451A">
            <w:pPr>
              <w:pStyle w:val="Paragraphedeliste"/>
              <w:numPr>
                <w:ilvl w:val="0"/>
                <w:numId w:val="54"/>
              </w:numPr>
              <w:rPr>
                <w:lang w:val="en-US"/>
              </w:rPr>
            </w:pPr>
            <w:r w:rsidRPr="00F93E66">
              <w:rPr>
                <w:lang w:val="en-US"/>
              </w:rPr>
              <w:t xml:space="preserve">SIM 1 &gt; </w:t>
            </w:r>
            <w:r>
              <w:rPr>
                <w:lang w:val="en-US"/>
              </w:rPr>
              <w:t xml:space="preserve">SIM </w:t>
            </w:r>
            <w:r w:rsidRPr="00F93E66">
              <w:rPr>
                <w:lang w:val="en-US"/>
              </w:rPr>
              <w:t>LD &gt; SIM 2</w:t>
            </w:r>
          </w:p>
          <w:p w14:paraId="4193E05B" w14:textId="77777777" w:rsidR="00C7451A" w:rsidRDefault="00C7451A" w:rsidP="00C7451A">
            <w:pPr>
              <w:pStyle w:val="Paragraphedeliste"/>
              <w:numPr>
                <w:ilvl w:val="0"/>
                <w:numId w:val="54"/>
              </w:numPr>
              <w:rPr>
                <w:lang w:val="en-US"/>
              </w:rPr>
            </w:pPr>
            <w:r w:rsidRPr="00F93E66">
              <w:rPr>
                <w:lang w:val="en-US"/>
              </w:rPr>
              <w:t>SIM 1 &gt; SIM 3 &gt; SIM2</w:t>
            </w:r>
          </w:p>
          <w:p w14:paraId="6112D328" w14:textId="77777777" w:rsidR="00C7451A" w:rsidRPr="00F93E66" w:rsidRDefault="00C7451A" w:rsidP="00C7451A">
            <w:pPr>
              <w:pStyle w:val="Paragraphedeliste"/>
              <w:numPr>
                <w:ilvl w:val="0"/>
                <w:numId w:val="54"/>
              </w:numPr>
              <w:rPr>
                <w:lang w:val="en-US"/>
              </w:rPr>
            </w:pPr>
            <w:r>
              <w:rPr>
                <w:lang w:val="en-US"/>
              </w:rPr>
              <w:t>SIM 0 &gt; SIM 1 &gt; SIM 2</w:t>
            </w:r>
          </w:p>
          <w:p w14:paraId="2A3B860A" w14:textId="77777777" w:rsidR="00C7451A" w:rsidRDefault="00C7451A" w:rsidP="00C7451A"/>
          <w:p w14:paraId="489205AC" w14:textId="77777777" w:rsidR="00C7451A" w:rsidRPr="00F93E66" w:rsidRDefault="00C7451A" w:rsidP="00C7451A">
            <w:r w:rsidRPr="00F93E66">
              <w:t>Les traces suivantes ne seront pas calculées :</w:t>
            </w:r>
          </w:p>
          <w:p w14:paraId="24F081BC" w14:textId="77777777" w:rsidR="00C7451A" w:rsidRPr="00F93E66" w:rsidRDefault="00C7451A" w:rsidP="00C7451A">
            <w:pPr>
              <w:pStyle w:val="Paragraphedeliste"/>
              <w:numPr>
                <w:ilvl w:val="0"/>
                <w:numId w:val="55"/>
              </w:numPr>
              <w:rPr>
                <w:lang w:val="en-US"/>
              </w:rPr>
            </w:pPr>
            <w:r w:rsidRPr="00F93E66">
              <w:rPr>
                <w:lang w:val="en-US"/>
              </w:rPr>
              <w:t>SIM 1 &gt; SIM LD &gt; SIM 3 &gt; SIM 2</w:t>
            </w:r>
          </w:p>
          <w:p w14:paraId="39ADD281" w14:textId="77777777" w:rsidR="00C7451A" w:rsidRDefault="00C7451A" w:rsidP="00C7451A">
            <w:pPr>
              <w:pStyle w:val="Paragraphedeliste"/>
              <w:numPr>
                <w:ilvl w:val="0"/>
                <w:numId w:val="55"/>
              </w:numPr>
              <w:rPr>
                <w:lang w:val="en-US"/>
              </w:rPr>
            </w:pPr>
            <w:r w:rsidRPr="00F93E66">
              <w:rPr>
                <w:lang w:val="en-US"/>
              </w:rPr>
              <w:t>SIM 1 &gt; SIM 3 &gt; SIM LD &gt; SIM 2</w:t>
            </w:r>
          </w:p>
          <w:p w14:paraId="5C716418" w14:textId="77777777" w:rsidR="00C7451A" w:rsidRDefault="00C7451A" w:rsidP="00C7451A">
            <w:pPr>
              <w:pStyle w:val="Paragraphedeliste"/>
              <w:numPr>
                <w:ilvl w:val="0"/>
                <w:numId w:val="55"/>
              </w:numPr>
              <w:rPr>
                <w:lang w:val="en-US"/>
              </w:rPr>
            </w:pPr>
            <w:r>
              <w:rPr>
                <w:lang w:val="en-US"/>
              </w:rPr>
              <w:t>SIM 0 &gt; SIM 1 &gt; SIM 2 &gt; SIM 3</w:t>
            </w:r>
          </w:p>
          <w:p w14:paraId="0519E6A2" w14:textId="77777777" w:rsidR="00C7451A" w:rsidRPr="00F93E66" w:rsidRDefault="00C7451A" w:rsidP="00C7451A">
            <w:pPr>
              <w:pStyle w:val="Paragraphedeliste"/>
              <w:numPr>
                <w:ilvl w:val="0"/>
                <w:numId w:val="55"/>
              </w:numPr>
              <w:rPr>
                <w:lang w:val="en-US"/>
              </w:rPr>
            </w:pPr>
            <w:proofErr w:type="spellStart"/>
            <w:proofErr w:type="gramStart"/>
            <w:r>
              <w:rPr>
                <w:lang w:val="en-US"/>
              </w:rPr>
              <w:t>etc</w:t>
            </w:r>
            <w:proofErr w:type="spellEnd"/>
            <w:proofErr w:type="gramEnd"/>
          </w:p>
          <w:p w14:paraId="4DB17645" w14:textId="77777777" w:rsidR="00C7451A" w:rsidRDefault="00C7451A" w:rsidP="00C7451A">
            <w:pPr>
              <w:rPr>
                <w:lang w:val="en-US"/>
              </w:rPr>
            </w:pPr>
          </w:p>
          <w:p w14:paraId="2C130F5B" w14:textId="77777777" w:rsidR="00C7451A" w:rsidRDefault="00C7451A" w:rsidP="00C7451A"/>
        </w:tc>
      </w:tr>
    </w:tbl>
    <w:p w14:paraId="3F8B0460" w14:textId="77777777" w:rsidR="00C7451A" w:rsidRDefault="00C7451A" w:rsidP="00C7451A"/>
    <w:p w14:paraId="5333A76C" w14:textId="77777777" w:rsidR="00C7451A" w:rsidRDefault="00C7451A" w:rsidP="00C7451A"/>
    <w:p w14:paraId="7FAABE2F" w14:textId="77777777" w:rsidR="00C7451A" w:rsidRDefault="00C7451A" w:rsidP="00C7451A">
      <w:pPr>
        <w:spacing w:after="200" w:line="276" w:lineRule="auto"/>
        <w:jc w:val="left"/>
      </w:pPr>
      <w:r>
        <w:br w:type="page"/>
      </w:r>
    </w:p>
    <w:tbl>
      <w:tblPr>
        <w:tblStyle w:val="Grille"/>
        <w:tblW w:w="0" w:type="auto"/>
        <w:tblLook w:val="04A0" w:firstRow="1" w:lastRow="0" w:firstColumn="1" w:lastColumn="0" w:noHBand="0" w:noVBand="1"/>
      </w:tblPr>
      <w:tblGrid>
        <w:gridCol w:w="9212"/>
      </w:tblGrid>
      <w:tr w:rsidR="00C7451A" w14:paraId="7A1CCE1A" w14:textId="77777777" w:rsidTr="00C7451A">
        <w:tc>
          <w:tcPr>
            <w:tcW w:w="9212" w:type="dxa"/>
          </w:tcPr>
          <w:p w14:paraId="544F1D1D" w14:textId="77777777" w:rsidR="00C7451A" w:rsidRDefault="00C7451A" w:rsidP="00C7451A">
            <w:pPr>
              <w:rPr>
                <w:lang w:val="en-US"/>
              </w:rPr>
            </w:pPr>
            <w:r>
              <w:rPr>
                <w:lang w:val="en-US"/>
              </w:rPr>
              <w:lastRenderedPageBreak/>
              <w:t xml:space="preserve">Trace </w:t>
            </w:r>
            <w:proofErr w:type="gramStart"/>
            <w:r>
              <w:rPr>
                <w:lang w:val="en-US"/>
              </w:rPr>
              <w:t>1 :</w:t>
            </w:r>
            <w:proofErr w:type="gramEnd"/>
            <w:r>
              <w:rPr>
                <w:lang w:val="en-US"/>
              </w:rPr>
              <w:t xml:space="preserve"> </w:t>
            </w:r>
            <w:r>
              <w:t>SIM 1 &gt; SIM 2</w:t>
            </w:r>
          </w:p>
        </w:tc>
      </w:tr>
      <w:tr w:rsidR="00C7451A" w:rsidRPr="0050788E" w14:paraId="763F3A52" w14:textId="77777777" w:rsidTr="00C7451A">
        <w:tc>
          <w:tcPr>
            <w:tcW w:w="9212" w:type="dxa"/>
          </w:tcPr>
          <w:p w14:paraId="3E1BC337" w14:textId="77777777" w:rsidR="00C7451A" w:rsidRDefault="00C7451A" w:rsidP="00C7451A">
            <w:r w:rsidRPr="0050788E">
              <w:t>Récupération des points de transition</w:t>
            </w:r>
            <w:r>
              <w:t> : uniquement le point I</w:t>
            </w:r>
          </w:p>
          <w:p w14:paraId="4A1CF3EA" w14:textId="77777777" w:rsidR="00C7451A" w:rsidRDefault="00C7451A" w:rsidP="00C7451A">
            <w:pPr>
              <w:keepNext/>
              <w:jc w:val="center"/>
            </w:pPr>
            <w:r>
              <w:rPr>
                <w:noProof/>
                <w:lang w:eastAsia="fr-FR"/>
              </w:rPr>
              <w:drawing>
                <wp:inline distT="0" distB="0" distL="0" distR="0" wp14:anchorId="1CD6C741" wp14:editId="321A95FA">
                  <wp:extent cx="2253252" cy="2473679"/>
                  <wp:effectExtent l="0" t="0" r="762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253034" cy="2473440"/>
                          </a:xfrm>
                          <a:prstGeom prst="rect">
                            <a:avLst/>
                          </a:prstGeom>
                        </pic:spPr>
                      </pic:pic>
                    </a:graphicData>
                  </a:graphic>
                </wp:inline>
              </w:drawing>
            </w:r>
          </w:p>
          <w:p w14:paraId="53C6372A" w14:textId="77777777" w:rsidR="00C7451A" w:rsidRPr="0050788E" w:rsidRDefault="00C7451A" w:rsidP="00C7451A"/>
        </w:tc>
      </w:tr>
      <w:tr w:rsidR="00C7451A" w:rsidRPr="0050788E" w14:paraId="4575CB2A" w14:textId="77777777" w:rsidTr="00C7451A">
        <w:tc>
          <w:tcPr>
            <w:tcW w:w="9212" w:type="dxa"/>
          </w:tcPr>
          <w:p w14:paraId="72AD437D" w14:textId="77777777" w:rsidR="00C7451A" w:rsidRDefault="00C7451A" w:rsidP="00C7451A">
            <w:r>
              <w:t>Calculs locaux</w:t>
            </w:r>
          </w:p>
          <w:p w14:paraId="7C02FB3B" w14:textId="77777777" w:rsidR="00C7451A" w:rsidRDefault="00C7451A" w:rsidP="00C7451A">
            <w:pPr>
              <w:jc w:val="center"/>
            </w:pPr>
            <w:r>
              <w:rPr>
                <w:noProof/>
                <w:lang w:eastAsia="fr-FR"/>
              </w:rPr>
              <w:drawing>
                <wp:inline distT="0" distB="0" distL="0" distR="0" wp14:anchorId="7A3C19F7" wp14:editId="6EBD1C3A">
                  <wp:extent cx="2185200" cy="2372400"/>
                  <wp:effectExtent l="0" t="0" r="5715" b="889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185200" cy="2372400"/>
                          </a:xfrm>
                          <a:prstGeom prst="rect">
                            <a:avLst/>
                          </a:prstGeom>
                        </pic:spPr>
                      </pic:pic>
                    </a:graphicData>
                  </a:graphic>
                </wp:inline>
              </w:drawing>
            </w:r>
            <w:r>
              <w:rPr>
                <w:noProof/>
                <w:lang w:eastAsia="fr-FR"/>
              </w:rPr>
              <w:drawing>
                <wp:inline distT="0" distB="0" distL="0" distR="0" wp14:anchorId="67F0D4E1" wp14:editId="1D23A6AA">
                  <wp:extent cx="2210400" cy="2386800"/>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210400" cy="2386800"/>
                          </a:xfrm>
                          <a:prstGeom prst="rect">
                            <a:avLst/>
                          </a:prstGeom>
                        </pic:spPr>
                      </pic:pic>
                    </a:graphicData>
                  </a:graphic>
                </wp:inline>
              </w:drawing>
            </w:r>
          </w:p>
          <w:p w14:paraId="196D0B22" w14:textId="77777777" w:rsidR="00C7451A" w:rsidRDefault="00C7451A" w:rsidP="00C7451A">
            <w:pPr>
              <w:jc w:val="center"/>
            </w:pPr>
            <w:r>
              <w:t>Calcul local SIM 1 : de départ vers I</w:t>
            </w:r>
          </w:p>
          <w:p w14:paraId="0750E535" w14:textId="77777777" w:rsidR="00C7451A" w:rsidRPr="0050788E" w:rsidRDefault="00C7451A" w:rsidP="00C7451A">
            <w:pPr>
              <w:jc w:val="center"/>
            </w:pPr>
            <w:r>
              <w:t>Calcul local SIM 2 : de I vers arrivée</w:t>
            </w:r>
          </w:p>
        </w:tc>
      </w:tr>
      <w:tr w:rsidR="00C7451A" w:rsidRPr="0050788E" w14:paraId="5C8D53A9" w14:textId="77777777" w:rsidTr="00C7451A">
        <w:tc>
          <w:tcPr>
            <w:tcW w:w="9212" w:type="dxa"/>
          </w:tcPr>
          <w:p w14:paraId="52FFEAD7" w14:textId="77777777" w:rsidR="00C7451A" w:rsidRDefault="00C7451A" w:rsidP="00C7451A">
            <w:r>
              <w:t>Reconstitution du trajet complet de la trace 1</w:t>
            </w:r>
          </w:p>
          <w:p w14:paraId="3EE1191D" w14:textId="77777777" w:rsidR="00C7451A" w:rsidRDefault="00C7451A" w:rsidP="00C7451A">
            <w:pPr>
              <w:jc w:val="center"/>
            </w:pPr>
            <w:r>
              <w:rPr>
                <w:noProof/>
                <w:lang w:eastAsia="fr-FR"/>
              </w:rPr>
              <w:drawing>
                <wp:inline distT="0" distB="0" distL="0" distR="0" wp14:anchorId="7BBD82F3" wp14:editId="30559126">
                  <wp:extent cx="2174400" cy="2408400"/>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174400" cy="2408400"/>
                          </a:xfrm>
                          <a:prstGeom prst="rect">
                            <a:avLst/>
                          </a:prstGeom>
                        </pic:spPr>
                      </pic:pic>
                    </a:graphicData>
                  </a:graphic>
                </wp:inline>
              </w:drawing>
            </w:r>
          </w:p>
        </w:tc>
      </w:tr>
    </w:tbl>
    <w:p w14:paraId="34CF6A57" w14:textId="77777777" w:rsidR="00C7451A" w:rsidRDefault="00C7451A" w:rsidP="00C7451A">
      <w:pPr>
        <w:spacing w:after="200" w:line="276" w:lineRule="auto"/>
        <w:jc w:val="left"/>
      </w:pPr>
      <w:r>
        <w:br w:type="page"/>
      </w:r>
    </w:p>
    <w:tbl>
      <w:tblPr>
        <w:tblStyle w:val="Grille"/>
        <w:tblW w:w="0" w:type="auto"/>
        <w:tblLook w:val="04A0" w:firstRow="1" w:lastRow="0" w:firstColumn="1" w:lastColumn="0" w:noHBand="0" w:noVBand="1"/>
      </w:tblPr>
      <w:tblGrid>
        <w:gridCol w:w="9212"/>
      </w:tblGrid>
      <w:tr w:rsidR="00C7451A" w:rsidRPr="008A518B" w14:paraId="75B601BA" w14:textId="77777777" w:rsidTr="00C7451A">
        <w:tc>
          <w:tcPr>
            <w:tcW w:w="9212" w:type="dxa"/>
          </w:tcPr>
          <w:p w14:paraId="142F4D52" w14:textId="77777777" w:rsidR="00C7451A" w:rsidRPr="0050788E" w:rsidRDefault="00C7451A" w:rsidP="00C7451A">
            <w:pPr>
              <w:rPr>
                <w:lang w:val="en-US"/>
              </w:rPr>
            </w:pPr>
            <w:r>
              <w:rPr>
                <w:lang w:val="en-US"/>
              </w:rPr>
              <w:lastRenderedPageBreak/>
              <w:t xml:space="preserve">Trace </w:t>
            </w:r>
            <w:proofErr w:type="gramStart"/>
            <w:r>
              <w:rPr>
                <w:lang w:val="en-US"/>
              </w:rPr>
              <w:t>2 :</w:t>
            </w:r>
            <w:proofErr w:type="gramEnd"/>
            <w:r>
              <w:rPr>
                <w:lang w:val="en-US"/>
              </w:rPr>
              <w:t xml:space="preserve"> </w:t>
            </w:r>
            <w:r w:rsidRPr="0050788E">
              <w:rPr>
                <w:lang w:val="en-US"/>
              </w:rPr>
              <w:t>SIM 1 &gt; SIM LD &gt; SIM 2</w:t>
            </w:r>
          </w:p>
        </w:tc>
      </w:tr>
      <w:tr w:rsidR="00C7451A" w:rsidRPr="0050788E" w14:paraId="3A0DE3C2" w14:textId="77777777" w:rsidTr="00C7451A">
        <w:tc>
          <w:tcPr>
            <w:tcW w:w="9212" w:type="dxa"/>
          </w:tcPr>
          <w:p w14:paraId="626D2C96" w14:textId="77777777" w:rsidR="00C7451A" w:rsidRDefault="00C7451A" w:rsidP="00C7451A">
            <w:r w:rsidRPr="0050788E">
              <w:t>Récupération des points de transition</w:t>
            </w:r>
          </w:p>
          <w:p w14:paraId="1154659D" w14:textId="77777777" w:rsidR="00C7451A" w:rsidRDefault="00C7451A" w:rsidP="00C7451A">
            <w:pPr>
              <w:jc w:val="center"/>
            </w:pPr>
            <w:r>
              <w:rPr>
                <w:noProof/>
                <w:lang w:eastAsia="fr-FR"/>
              </w:rPr>
              <w:drawing>
                <wp:inline distT="0" distB="0" distL="0" distR="0" wp14:anchorId="5DAE35CC" wp14:editId="7F52A886">
                  <wp:extent cx="2181600" cy="2390400"/>
                  <wp:effectExtent l="0" t="0" r="9525"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181600" cy="2390400"/>
                          </a:xfrm>
                          <a:prstGeom prst="rect">
                            <a:avLst/>
                          </a:prstGeom>
                        </pic:spPr>
                      </pic:pic>
                    </a:graphicData>
                  </a:graphic>
                </wp:inline>
              </w:drawing>
            </w:r>
            <w:r>
              <w:rPr>
                <w:noProof/>
                <w:lang w:eastAsia="fr-FR"/>
              </w:rPr>
              <w:drawing>
                <wp:inline distT="0" distB="0" distL="0" distR="0" wp14:anchorId="21181F95" wp14:editId="35805732">
                  <wp:extent cx="2214000" cy="234720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214000" cy="2347200"/>
                          </a:xfrm>
                          <a:prstGeom prst="rect">
                            <a:avLst/>
                          </a:prstGeom>
                        </pic:spPr>
                      </pic:pic>
                    </a:graphicData>
                  </a:graphic>
                </wp:inline>
              </w:drawing>
            </w:r>
          </w:p>
          <w:p w14:paraId="6DCAF9D2" w14:textId="77777777" w:rsidR="00C7451A" w:rsidRDefault="00C7451A" w:rsidP="00C7451A">
            <w:pPr>
              <w:jc w:val="center"/>
            </w:pPr>
            <w:r>
              <w:t>Points de transition au départ : A</w:t>
            </w:r>
          </w:p>
          <w:p w14:paraId="1EDED990" w14:textId="77777777" w:rsidR="00C7451A" w:rsidRDefault="00C7451A" w:rsidP="00C7451A">
            <w:pPr>
              <w:jc w:val="center"/>
            </w:pPr>
            <w:r>
              <w:t>Points de transition à l’arrivée : H et G</w:t>
            </w:r>
          </w:p>
          <w:p w14:paraId="664D2EEB" w14:textId="77777777" w:rsidR="00C7451A" w:rsidRPr="0050788E" w:rsidRDefault="00C7451A" w:rsidP="00C7451A"/>
        </w:tc>
      </w:tr>
      <w:tr w:rsidR="00C7451A" w:rsidRPr="0050788E" w14:paraId="3DF75771" w14:textId="77777777" w:rsidTr="00C7451A">
        <w:tc>
          <w:tcPr>
            <w:tcW w:w="9212" w:type="dxa"/>
          </w:tcPr>
          <w:p w14:paraId="41E76304" w14:textId="77777777" w:rsidR="00C7451A" w:rsidRDefault="00C7451A" w:rsidP="00C7451A">
            <w:r>
              <w:t>Calculs locaux</w:t>
            </w:r>
          </w:p>
          <w:p w14:paraId="64CE6C9D" w14:textId="77777777" w:rsidR="00C7451A" w:rsidRDefault="00C7451A" w:rsidP="00C7451A">
            <w:pPr>
              <w:rPr>
                <w:noProof/>
                <w:lang w:eastAsia="fr-FR"/>
              </w:rPr>
            </w:pPr>
            <w:r>
              <w:rPr>
                <w:noProof/>
                <w:lang w:eastAsia="fr-FR"/>
              </w:rPr>
              <w:drawing>
                <wp:inline distT="0" distB="0" distL="0" distR="0" wp14:anchorId="179DD842" wp14:editId="1D7E0D35">
                  <wp:extent cx="1819275" cy="1994325"/>
                  <wp:effectExtent l="0" t="0" r="0" b="635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1820718" cy="1995906"/>
                          </a:xfrm>
                          <a:prstGeom prst="rect">
                            <a:avLst/>
                          </a:prstGeom>
                        </pic:spPr>
                      </pic:pic>
                    </a:graphicData>
                  </a:graphic>
                </wp:inline>
              </w:drawing>
            </w:r>
            <w:r>
              <w:rPr>
                <w:noProof/>
                <w:lang w:eastAsia="fr-FR"/>
              </w:rPr>
              <w:t xml:space="preserve"> </w:t>
            </w:r>
            <w:r>
              <w:rPr>
                <w:noProof/>
                <w:lang w:eastAsia="fr-FR"/>
              </w:rPr>
              <w:drawing>
                <wp:inline distT="0" distB="0" distL="0" distR="0" wp14:anchorId="07CD6AB2" wp14:editId="6E82EA3B">
                  <wp:extent cx="1819275" cy="1975302"/>
                  <wp:effectExtent l="0" t="0" r="0" b="635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1823741" cy="1980151"/>
                          </a:xfrm>
                          <a:prstGeom prst="rect">
                            <a:avLst/>
                          </a:prstGeom>
                        </pic:spPr>
                      </pic:pic>
                    </a:graphicData>
                  </a:graphic>
                </wp:inline>
              </w:drawing>
            </w:r>
            <w:r>
              <w:rPr>
                <w:noProof/>
                <w:lang w:eastAsia="fr-FR"/>
              </w:rPr>
              <w:t xml:space="preserve"> </w:t>
            </w:r>
            <w:r>
              <w:rPr>
                <w:noProof/>
                <w:lang w:eastAsia="fr-FR"/>
              </w:rPr>
              <w:drawing>
                <wp:inline distT="0" distB="0" distL="0" distR="0" wp14:anchorId="2F60C2C9" wp14:editId="2E1D5B7B">
                  <wp:extent cx="1666875" cy="1853068"/>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1670746" cy="1857372"/>
                          </a:xfrm>
                          <a:prstGeom prst="rect">
                            <a:avLst/>
                          </a:prstGeom>
                        </pic:spPr>
                      </pic:pic>
                    </a:graphicData>
                  </a:graphic>
                </wp:inline>
              </w:drawing>
            </w:r>
          </w:p>
          <w:p w14:paraId="5E29ACE8" w14:textId="77777777" w:rsidR="00C7451A" w:rsidRDefault="00C7451A" w:rsidP="00C7451A">
            <w:pPr>
              <w:jc w:val="center"/>
              <w:rPr>
                <w:noProof/>
                <w:lang w:eastAsia="fr-FR"/>
              </w:rPr>
            </w:pPr>
            <w:r>
              <w:rPr>
                <w:noProof/>
                <w:lang w:eastAsia="fr-FR"/>
              </w:rPr>
              <w:t>Calcul local sim LD : meilleur trajet entre A et H/G</w:t>
            </w:r>
          </w:p>
          <w:p w14:paraId="7FDB335E" w14:textId="77777777" w:rsidR="00C7451A" w:rsidRDefault="00C7451A" w:rsidP="00C7451A">
            <w:pPr>
              <w:jc w:val="center"/>
              <w:rPr>
                <w:noProof/>
                <w:lang w:eastAsia="fr-FR"/>
              </w:rPr>
            </w:pPr>
            <w:r>
              <w:rPr>
                <w:noProof/>
                <w:lang w:eastAsia="fr-FR"/>
              </w:rPr>
              <w:t>Calcul local sim 1 : départ vers A</w:t>
            </w:r>
          </w:p>
          <w:p w14:paraId="174E9D5B" w14:textId="77777777" w:rsidR="00C7451A" w:rsidRPr="0050788E" w:rsidRDefault="00C7451A" w:rsidP="00C7451A">
            <w:pPr>
              <w:jc w:val="center"/>
            </w:pPr>
            <w:r>
              <w:rPr>
                <w:noProof/>
                <w:lang w:eastAsia="fr-FR"/>
              </w:rPr>
              <w:t>Calcul local sim 2 : meilleur trajet entre H/G et arrivée</w:t>
            </w:r>
          </w:p>
        </w:tc>
      </w:tr>
      <w:tr w:rsidR="00C7451A" w14:paraId="145E4B61" w14:textId="77777777" w:rsidTr="00C7451A">
        <w:tc>
          <w:tcPr>
            <w:tcW w:w="9212" w:type="dxa"/>
          </w:tcPr>
          <w:p w14:paraId="54E26A68" w14:textId="77777777" w:rsidR="00C7451A" w:rsidRDefault="00C7451A" w:rsidP="00C7451A">
            <w:r>
              <w:t>Reconstitution du trajet complet de la trace 2</w:t>
            </w:r>
          </w:p>
          <w:p w14:paraId="0D190841" w14:textId="77777777" w:rsidR="00C7451A" w:rsidRDefault="00C7451A" w:rsidP="00C7451A">
            <w:pPr>
              <w:jc w:val="center"/>
            </w:pPr>
            <w:r>
              <w:rPr>
                <w:noProof/>
                <w:lang w:eastAsia="fr-FR"/>
              </w:rPr>
              <w:drawing>
                <wp:inline distT="0" distB="0" distL="0" distR="0" wp14:anchorId="374B5BF2" wp14:editId="611319B8">
                  <wp:extent cx="2188800" cy="2347200"/>
                  <wp:effectExtent l="0" t="0" r="254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188800" cy="2347200"/>
                          </a:xfrm>
                          <a:prstGeom prst="rect">
                            <a:avLst/>
                          </a:prstGeom>
                        </pic:spPr>
                      </pic:pic>
                    </a:graphicData>
                  </a:graphic>
                </wp:inline>
              </w:drawing>
            </w:r>
          </w:p>
        </w:tc>
      </w:tr>
    </w:tbl>
    <w:p w14:paraId="007E90B3" w14:textId="77777777" w:rsidR="00C7451A" w:rsidRDefault="00C7451A" w:rsidP="00C7451A">
      <w:pPr>
        <w:spacing w:after="200" w:line="276" w:lineRule="auto"/>
      </w:pPr>
      <w:r>
        <w:br w:type="page"/>
      </w:r>
    </w:p>
    <w:tbl>
      <w:tblPr>
        <w:tblStyle w:val="Grille"/>
        <w:tblW w:w="0" w:type="auto"/>
        <w:tblLook w:val="04A0" w:firstRow="1" w:lastRow="0" w:firstColumn="1" w:lastColumn="0" w:noHBand="0" w:noVBand="1"/>
      </w:tblPr>
      <w:tblGrid>
        <w:gridCol w:w="9212"/>
      </w:tblGrid>
      <w:tr w:rsidR="00C7451A" w14:paraId="18069BF2" w14:textId="77777777" w:rsidTr="00C7451A">
        <w:tc>
          <w:tcPr>
            <w:tcW w:w="9212" w:type="dxa"/>
          </w:tcPr>
          <w:p w14:paraId="1281C8F2" w14:textId="77777777" w:rsidR="00C7451A" w:rsidRDefault="00C7451A" w:rsidP="00C7451A">
            <w:pPr>
              <w:rPr>
                <w:lang w:val="en-US"/>
              </w:rPr>
            </w:pPr>
            <w:r>
              <w:rPr>
                <w:lang w:val="en-US"/>
              </w:rPr>
              <w:lastRenderedPageBreak/>
              <w:t xml:space="preserve">Trace </w:t>
            </w:r>
            <w:proofErr w:type="gramStart"/>
            <w:r>
              <w:rPr>
                <w:lang w:val="en-US"/>
              </w:rPr>
              <w:t>3 :</w:t>
            </w:r>
            <w:proofErr w:type="gramEnd"/>
            <w:r>
              <w:rPr>
                <w:lang w:val="en-US"/>
              </w:rPr>
              <w:t xml:space="preserve"> </w:t>
            </w:r>
            <w:r w:rsidRPr="0050788E">
              <w:t>SIM 1 &gt; SIM 3 &gt; SIM2</w:t>
            </w:r>
          </w:p>
        </w:tc>
      </w:tr>
      <w:tr w:rsidR="00C7451A" w:rsidRPr="0050788E" w14:paraId="60B746F9" w14:textId="77777777" w:rsidTr="00C7451A">
        <w:tc>
          <w:tcPr>
            <w:tcW w:w="9212" w:type="dxa"/>
          </w:tcPr>
          <w:p w14:paraId="50996273" w14:textId="77777777" w:rsidR="00C7451A" w:rsidRDefault="00C7451A" w:rsidP="00C7451A">
            <w:r w:rsidRPr="0050788E">
              <w:t>Récupération des points de transition</w:t>
            </w:r>
          </w:p>
          <w:p w14:paraId="2762BB92" w14:textId="77777777" w:rsidR="00C7451A" w:rsidRDefault="00C7451A" w:rsidP="00C7451A">
            <w:pPr>
              <w:jc w:val="center"/>
            </w:pPr>
            <w:r>
              <w:rPr>
                <w:noProof/>
                <w:lang w:eastAsia="fr-FR"/>
              </w:rPr>
              <w:drawing>
                <wp:inline distT="0" distB="0" distL="0" distR="0" wp14:anchorId="34CE9AA3" wp14:editId="750F1D2D">
                  <wp:extent cx="2156400" cy="2361600"/>
                  <wp:effectExtent l="0" t="0" r="0" b="635"/>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156400" cy="2361600"/>
                          </a:xfrm>
                          <a:prstGeom prst="rect">
                            <a:avLst/>
                          </a:prstGeom>
                        </pic:spPr>
                      </pic:pic>
                    </a:graphicData>
                  </a:graphic>
                </wp:inline>
              </w:drawing>
            </w:r>
            <w:r>
              <w:rPr>
                <w:noProof/>
                <w:lang w:eastAsia="fr-FR"/>
              </w:rPr>
              <w:drawing>
                <wp:inline distT="0" distB="0" distL="0" distR="0" wp14:anchorId="5FDF4FDE" wp14:editId="1507CFB1">
                  <wp:extent cx="2095200" cy="2372400"/>
                  <wp:effectExtent l="0" t="0" r="635" b="889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095200" cy="2372400"/>
                          </a:xfrm>
                          <a:prstGeom prst="rect">
                            <a:avLst/>
                          </a:prstGeom>
                        </pic:spPr>
                      </pic:pic>
                    </a:graphicData>
                  </a:graphic>
                </wp:inline>
              </w:drawing>
            </w:r>
          </w:p>
          <w:p w14:paraId="11C28D7C" w14:textId="77777777" w:rsidR="00C7451A" w:rsidRDefault="00C7451A" w:rsidP="00C7451A">
            <w:pPr>
              <w:jc w:val="center"/>
            </w:pPr>
            <w:r>
              <w:t>Points de transition au départ : B et D</w:t>
            </w:r>
          </w:p>
          <w:p w14:paraId="6FBA7F6C" w14:textId="77777777" w:rsidR="00C7451A" w:rsidRPr="0050788E" w:rsidRDefault="00C7451A" w:rsidP="00C7451A">
            <w:pPr>
              <w:jc w:val="center"/>
            </w:pPr>
            <w:r>
              <w:t>Points de transition à l’arrivée : J et F</w:t>
            </w:r>
          </w:p>
        </w:tc>
      </w:tr>
      <w:tr w:rsidR="00C7451A" w:rsidRPr="0050788E" w14:paraId="2CE363D9" w14:textId="77777777" w:rsidTr="00C7451A">
        <w:tc>
          <w:tcPr>
            <w:tcW w:w="9212" w:type="dxa"/>
          </w:tcPr>
          <w:p w14:paraId="722A984B" w14:textId="77777777" w:rsidR="00C7451A" w:rsidRDefault="00C7451A" w:rsidP="00C7451A">
            <w:r>
              <w:t>Calculs locaux</w:t>
            </w:r>
          </w:p>
          <w:p w14:paraId="67216D47" w14:textId="77777777" w:rsidR="00C7451A" w:rsidRDefault="00C7451A" w:rsidP="00C7451A">
            <w:pPr>
              <w:rPr>
                <w:noProof/>
                <w:lang w:eastAsia="fr-FR"/>
              </w:rPr>
            </w:pPr>
            <w:r>
              <w:rPr>
                <w:noProof/>
                <w:lang w:eastAsia="fr-FR"/>
              </w:rPr>
              <w:drawing>
                <wp:inline distT="0" distB="0" distL="0" distR="0" wp14:anchorId="67B77D2F" wp14:editId="054A63A5">
                  <wp:extent cx="1924050" cy="2122641"/>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1927376" cy="2126310"/>
                          </a:xfrm>
                          <a:prstGeom prst="rect">
                            <a:avLst/>
                          </a:prstGeom>
                        </pic:spPr>
                      </pic:pic>
                    </a:graphicData>
                  </a:graphic>
                </wp:inline>
              </w:drawing>
            </w:r>
            <w:r>
              <w:rPr>
                <w:noProof/>
                <w:lang w:eastAsia="fr-FR"/>
              </w:rPr>
              <w:t xml:space="preserve"> </w:t>
            </w:r>
            <w:r>
              <w:rPr>
                <w:noProof/>
                <w:lang w:eastAsia="fr-FR"/>
              </w:rPr>
              <w:drawing>
                <wp:inline distT="0" distB="0" distL="0" distR="0" wp14:anchorId="11DD762E" wp14:editId="780B6FE4">
                  <wp:extent cx="1843200" cy="2127600"/>
                  <wp:effectExtent l="0" t="0" r="5080" b="635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1843200" cy="2127600"/>
                          </a:xfrm>
                          <a:prstGeom prst="rect">
                            <a:avLst/>
                          </a:prstGeom>
                        </pic:spPr>
                      </pic:pic>
                    </a:graphicData>
                  </a:graphic>
                </wp:inline>
              </w:drawing>
            </w:r>
            <w:r>
              <w:rPr>
                <w:noProof/>
                <w:lang w:eastAsia="fr-FR"/>
              </w:rPr>
              <w:t xml:space="preserve"> </w:t>
            </w:r>
            <w:r>
              <w:rPr>
                <w:noProof/>
                <w:lang w:eastAsia="fr-FR"/>
              </w:rPr>
              <w:drawing>
                <wp:inline distT="0" distB="0" distL="0" distR="0" wp14:anchorId="69D06BF8" wp14:editId="7BCB09E4">
                  <wp:extent cx="1843200" cy="2185200"/>
                  <wp:effectExtent l="0" t="0" r="5080" b="571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1843200" cy="2185200"/>
                          </a:xfrm>
                          <a:prstGeom prst="rect">
                            <a:avLst/>
                          </a:prstGeom>
                        </pic:spPr>
                      </pic:pic>
                    </a:graphicData>
                  </a:graphic>
                </wp:inline>
              </w:drawing>
            </w:r>
          </w:p>
          <w:p w14:paraId="086A3CB3" w14:textId="77777777" w:rsidR="00C7451A" w:rsidRDefault="00C7451A" w:rsidP="00C7451A">
            <w:pPr>
              <w:jc w:val="center"/>
              <w:rPr>
                <w:noProof/>
                <w:lang w:eastAsia="fr-FR"/>
              </w:rPr>
            </w:pPr>
            <w:r>
              <w:rPr>
                <w:noProof/>
                <w:lang w:eastAsia="fr-FR"/>
              </w:rPr>
              <w:t>Calcul local sim 3 : meilleur trajet entre B/D et J/F</w:t>
            </w:r>
          </w:p>
          <w:p w14:paraId="6EA754D3" w14:textId="77777777" w:rsidR="00C7451A" w:rsidRDefault="00C7451A" w:rsidP="00C7451A">
            <w:pPr>
              <w:jc w:val="center"/>
              <w:rPr>
                <w:noProof/>
                <w:lang w:eastAsia="fr-FR"/>
              </w:rPr>
            </w:pPr>
            <w:r>
              <w:rPr>
                <w:noProof/>
                <w:lang w:eastAsia="fr-FR"/>
              </w:rPr>
              <w:t>Calcul local sim 1 : meilleur trajet entre départ et B/D</w:t>
            </w:r>
          </w:p>
          <w:p w14:paraId="246E0C87" w14:textId="77777777" w:rsidR="00C7451A" w:rsidRPr="0050788E" w:rsidRDefault="00C7451A" w:rsidP="00C7451A">
            <w:pPr>
              <w:jc w:val="center"/>
            </w:pPr>
            <w:r>
              <w:rPr>
                <w:noProof/>
                <w:lang w:eastAsia="fr-FR"/>
              </w:rPr>
              <w:t>Calcul local sim 2 : meilleur trajet entre D/F et arrivée</w:t>
            </w:r>
          </w:p>
        </w:tc>
      </w:tr>
      <w:tr w:rsidR="00C7451A" w:rsidRPr="0050788E" w14:paraId="4B367CBC" w14:textId="77777777" w:rsidTr="00C7451A">
        <w:tc>
          <w:tcPr>
            <w:tcW w:w="9212" w:type="dxa"/>
          </w:tcPr>
          <w:p w14:paraId="2A7A3647" w14:textId="77777777" w:rsidR="00C7451A" w:rsidRDefault="00C7451A" w:rsidP="00C7451A">
            <w:r>
              <w:t>Reconstitution du trajet complet de la trace 3</w:t>
            </w:r>
          </w:p>
          <w:p w14:paraId="2D810F58" w14:textId="77777777" w:rsidR="00C7451A" w:rsidRDefault="00C7451A" w:rsidP="00C7451A">
            <w:pPr>
              <w:jc w:val="center"/>
            </w:pPr>
            <w:r>
              <w:rPr>
                <w:noProof/>
                <w:lang w:eastAsia="fr-FR"/>
              </w:rPr>
              <w:drawing>
                <wp:inline distT="0" distB="0" distL="0" distR="0" wp14:anchorId="3747793F" wp14:editId="4C0344D2">
                  <wp:extent cx="2062800" cy="2318400"/>
                  <wp:effectExtent l="0" t="0" r="0" b="5715"/>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062800" cy="2318400"/>
                          </a:xfrm>
                          <a:prstGeom prst="rect">
                            <a:avLst/>
                          </a:prstGeom>
                        </pic:spPr>
                      </pic:pic>
                    </a:graphicData>
                  </a:graphic>
                </wp:inline>
              </w:drawing>
            </w:r>
          </w:p>
        </w:tc>
      </w:tr>
    </w:tbl>
    <w:p w14:paraId="045C0301" w14:textId="77777777" w:rsidR="00C7451A" w:rsidRDefault="00C7451A" w:rsidP="00C7451A">
      <w:pPr>
        <w:spacing w:after="200" w:line="276" w:lineRule="auto"/>
        <w:jc w:val="left"/>
      </w:pPr>
      <w:r>
        <w:br w:type="page"/>
      </w:r>
    </w:p>
    <w:tbl>
      <w:tblPr>
        <w:tblStyle w:val="Grille"/>
        <w:tblW w:w="0" w:type="auto"/>
        <w:tblLook w:val="04A0" w:firstRow="1" w:lastRow="0" w:firstColumn="1" w:lastColumn="0" w:noHBand="0" w:noVBand="1"/>
      </w:tblPr>
      <w:tblGrid>
        <w:gridCol w:w="9212"/>
      </w:tblGrid>
      <w:tr w:rsidR="00C7451A" w14:paraId="6F101370" w14:textId="77777777" w:rsidTr="00C7451A">
        <w:tc>
          <w:tcPr>
            <w:tcW w:w="9212" w:type="dxa"/>
          </w:tcPr>
          <w:p w14:paraId="58EBF482" w14:textId="77777777" w:rsidR="00C7451A" w:rsidRDefault="00C7451A" w:rsidP="00C7451A">
            <w:pPr>
              <w:rPr>
                <w:lang w:val="en-US"/>
              </w:rPr>
            </w:pPr>
            <w:r>
              <w:rPr>
                <w:lang w:val="en-US"/>
              </w:rPr>
              <w:lastRenderedPageBreak/>
              <w:t xml:space="preserve">Trace </w:t>
            </w:r>
            <w:proofErr w:type="gramStart"/>
            <w:r>
              <w:rPr>
                <w:lang w:val="en-US"/>
              </w:rPr>
              <w:t>4 :</w:t>
            </w:r>
            <w:proofErr w:type="gramEnd"/>
            <w:r>
              <w:rPr>
                <w:lang w:val="en-US"/>
              </w:rPr>
              <w:t xml:space="preserve"> </w:t>
            </w:r>
            <w:r w:rsidRPr="0050788E">
              <w:t>SIM 0 &gt; SIM 1 &gt; SIM 2</w:t>
            </w:r>
          </w:p>
        </w:tc>
      </w:tr>
      <w:tr w:rsidR="00C7451A" w:rsidRPr="0050788E" w14:paraId="3A5F1003" w14:textId="77777777" w:rsidTr="00C7451A">
        <w:tc>
          <w:tcPr>
            <w:tcW w:w="9212" w:type="dxa"/>
          </w:tcPr>
          <w:p w14:paraId="56C6A553" w14:textId="77777777" w:rsidR="00C7451A" w:rsidRDefault="00C7451A" w:rsidP="00C7451A">
            <w:r w:rsidRPr="0050788E">
              <w:t>Récupération des points de transition</w:t>
            </w:r>
          </w:p>
          <w:p w14:paraId="1DC141E3" w14:textId="77777777" w:rsidR="00C7451A" w:rsidRDefault="00C7451A" w:rsidP="00C7451A"/>
          <w:p w14:paraId="1A09680D" w14:textId="77777777" w:rsidR="00C7451A" w:rsidRDefault="00C7451A" w:rsidP="00C7451A">
            <w:pPr>
              <w:jc w:val="center"/>
            </w:pPr>
            <w:r>
              <w:rPr>
                <w:noProof/>
                <w:lang w:eastAsia="fr-FR"/>
              </w:rPr>
              <w:drawing>
                <wp:inline distT="0" distB="0" distL="0" distR="0" wp14:anchorId="34740B73" wp14:editId="62E8087A">
                  <wp:extent cx="2192400" cy="2350800"/>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192400" cy="2350800"/>
                          </a:xfrm>
                          <a:prstGeom prst="rect">
                            <a:avLst/>
                          </a:prstGeom>
                        </pic:spPr>
                      </pic:pic>
                    </a:graphicData>
                  </a:graphic>
                </wp:inline>
              </w:drawing>
            </w:r>
            <w:r>
              <w:rPr>
                <w:noProof/>
                <w:lang w:eastAsia="fr-FR"/>
              </w:rPr>
              <w:drawing>
                <wp:inline distT="0" distB="0" distL="0" distR="0" wp14:anchorId="7A9A1805" wp14:editId="049860A5">
                  <wp:extent cx="2070000" cy="2350800"/>
                  <wp:effectExtent l="0" t="0" r="6985"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070000" cy="2350800"/>
                          </a:xfrm>
                          <a:prstGeom prst="rect">
                            <a:avLst/>
                          </a:prstGeom>
                        </pic:spPr>
                      </pic:pic>
                    </a:graphicData>
                  </a:graphic>
                </wp:inline>
              </w:drawing>
            </w:r>
          </w:p>
          <w:p w14:paraId="75E9723E" w14:textId="77777777" w:rsidR="00C7451A" w:rsidRDefault="00C7451A" w:rsidP="00C7451A">
            <w:pPr>
              <w:jc w:val="center"/>
            </w:pPr>
            <w:r>
              <w:t>Points de transition au départ : K à S</w:t>
            </w:r>
          </w:p>
          <w:p w14:paraId="17D0A538" w14:textId="77777777" w:rsidR="00C7451A" w:rsidRPr="0050788E" w:rsidRDefault="00C7451A" w:rsidP="00C7451A">
            <w:pPr>
              <w:jc w:val="center"/>
            </w:pPr>
            <w:r>
              <w:t>Points de transition à l’arrivée : I</w:t>
            </w:r>
          </w:p>
        </w:tc>
      </w:tr>
      <w:tr w:rsidR="00C7451A" w:rsidRPr="0050788E" w14:paraId="2E73E3C9" w14:textId="77777777" w:rsidTr="00C7451A">
        <w:tc>
          <w:tcPr>
            <w:tcW w:w="9212" w:type="dxa"/>
          </w:tcPr>
          <w:p w14:paraId="6BF6258B" w14:textId="77777777" w:rsidR="00C7451A" w:rsidRDefault="00C7451A" w:rsidP="00C7451A">
            <w:r>
              <w:t>Calculs locaux</w:t>
            </w:r>
          </w:p>
          <w:p w14:paraId="5D0B3942" w14:textId="77777777" w:rsidR="00C7451A" w:rsidRDefault="00C7451A" w:rsidP="00C7451A">
            <w:pPr>
              <w:jc w:val="center"/>
            </w:pPr>
            <w:r>
              <w:rPr>
                <w:noProof/>
                <w:lang w:eastAsia="fr-FR"/>
              </w:rPr>
              <w:drawing>
                <wp:inline distT="0" distB="0" distL="0" distR="0" wp14:anchorId="64C051E9" wp14:editId="41134BC9">
                  <wp:extent cx="1634400" cy="1868400"/>
                  <wp:effectExtent l="0" t="0" r="4445"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1634400" cy="1868400"/>
                          </a:xfrm>
                          <a:prstGeom prst="rect">
                            <a:avLst/>
                          </a:prstGeom>
                        </pic:spPr>
                      </pic:pic>
                    </a:graphicData>
                  </a:graphic>
                </wp:inline>
              </w:drawing>
            </w:r>
            <w:r>
              <w:rPr>
                <w:noProof/>
                <w:lang w:eastAsia="fr-FR"/>
              </w:rPr>
              <w:drawing>
                <wp:inline distT="0" distB="0" distL="0" distR="0" wp14:anchorId="1C4F2654" wp14:editId="237E22DC">
                  <wp:extent cx="1623600" cy="1882800"/>
                  <wp:effectExtent l="0" t="0" r="0" b="3175"/>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1623600" cy="1882800"/>
                          </a:xfrm>
                          <a:prstGeom prst="rect">
                            <a:avLst/>
                          </a:prstGeom>
                        </pic:spPr>
                      </pic:pic>
                    </a:graphicData>
                  </a:graphic>
                </wp:inline>
              </w:drawing>
            </w:r>
            <w:r>
              <w:rPr>
                <w:noProof/>
                <w:lang w:eastAsia="fr-FR"/>
              </w:rPr>
              <w:drawing>
                <wp:inline distT="0" distB="0" distL="0" distR="0" wp14:anchorId="390C0A32" wp14:editId="1DEFE374">
                  <wp:extent cx="1663200" cy="1890000"/>
                  <wp:effectExtent l="0" t="0" r="0"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1663200" cy="1890000"/>
                          </a:xfrm>
                          <a:prstGeom prst="rect">
                            <a:avLst/>
                          </a:prstGeom>
                        </pic:spPr>
                      </pic:pic>
                    </a:graphicData>
                  </a:graphic>
                </wp:inline>
              </w:drawing>
            </w:r>
          </w:p>
          <w:p w14:paraId="12A08B3F" w14:textId="77777777" w:rsidR="00C7451A" w:rsidRDefault="00C7451A" w:rsidP="00C7451A">
            <w:pPr>
              <w:jc w:val="center"/>
              <w:rPr>
                <w:noProof/>
                <w:lang w:eastAsia="fr-FR"/>
              </w:rPr>
            </w:pPr>
            <w:r>
              <w:rPr>
                <w:noProof/>
                <w:lang w:eastAsia="fr-FR"/>
              </w:rPr>
              <w:t>Calcul local sim 1 : meilleur trajet entre K/…/S et I</w:t>
            </w:r>
          </w:p>
          <w:p w14:paraId="340AA370" w14:textId="77777777" w:rsidR="00C7451A" w:rsidRDefault="00C7451A" w:rsidP="00C7451A">
            <w:pPr>
              <w:jc w:val="center"/>
              <w:rPr>
                <w:noProof/>
                <w:lang w:eastAsia="fr-FR"/>
              </w:rPr>
            </w:pPr>
            <w:r>
              <w:rPr>
                <w:noProof/>
                <w:lang w:eastAsia="fr-FR"/>
              </w:rPr>
              <w:t>Calcul local sim 1 : meilleur trajet entre départ et K/L/M/…/S</w:t>
            </w:r>
          </w:p>
          <w:p w14:paraId="172CD855" w14:textId="77777777" w:rsidR="00C7451A" w:rsidRPr="0050788E" w:rsidRDefault="00C7451A" w:rsidP="00C7451A">
            <w:pPr>
              <w:jc w:val="center"/>
            </w:pPr>
            <w:r>
              <w:rPr>
                <w:noProof/>
                <w:lang w:eastAsia="fr-FR"/>
              </w:rPr>
              <w:t>Calcul local sim 2 : meilleur trajet entre I et arrivée</w:t>
            </w:r>
          </w:p>
        </w:tc>
      </w:tr>
      <w:tr w:rsidR="00C7451A" w14:paraId="49C9C102" w14:textId="77777777" w:rsidTr="00C7451A">
        <w:tc>
          <w:tcPr>
            <w:tcW w:w="9212" w:type="dxa"/>
          </w:tcPr>
          <w:p w14:paraId="2EF6649F" w14:textId="77777777" w:rsidR="00C7451A" w:rsidRDefault="00C7451A" w:rsidP="00C7451A">
            <w:r>
              <w:t>Reconstitution du trajet complet de la trace 4</w:t>
            </w:r>
          </w:p>
          <w:p w14:paraId="3D7EEFFE" w14:textId="77777777" w:rsidR="00C7451A" w:rsidRDefault="00C7451A" w:rsidP="00C7451A">
            <w:pPr>
              <w:jc w:val="center"/>
            </w:pPr>
            <w:r>
              <w:rPr>
                <w:noProof/>
                <w:lang w:eastAsia="fr-FR"/>
              </w:rPr>
              <w:drawing>
                <wp:inline distT="0" distB="0" distL="0" distR="0" wp14:anchorId="16F590F7" wp14:editId="65C71391">
                  <wp:extent cx="2077200" cy="2361600"/>
                  <wp:effectExtent l="0" t="0" r="0" b="635"/>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2077200" cy="2361600"/>
                          </a:xfrm>
                          <a:prstGeom prst="rect">
                            <a:avLst/>
                          </a:prstGeom>
                        </pic:spPr>
                      </pic:pic>
                    </a:graphicData>
                  </a:graphic>
                </wp:inline>
              </w:drawing>
            </w:r>
          </w:p>
        </w:tc>
      </w:tr>
    </w:tbl>
    <w:p w14:paraId="5BFE4C7B" w14:textId="77777777" w:rsidR="00C7451A" w:rsidRDefault="00C7451A" w:rsidP="00C7451A">
      <w:pPr>
        <w:spacing w:after="200" w:line="276" w:lineRule="auto"/>
        <w:jc w:val="left"/>
      </w:pPr>
      <w:r>
        <w:br w:type="page"/>
      </w:r>
    </w:p>
    <w:tbl>
      <w:tblPr>
        <w:tblStyle w:val="Grille"/>
        <w:tblW w:w="0" w:type="auto"/>
        <w:tblLook w:val="04A0" w:firstRow="1" w:lastRow="0" w:firstColumn="1" w:lastColumn="0" w:noHBand="0" w:noVBand="1"/>
      </w:tblPr>
      <w:tblGrid>
        <w:gridCol w:w="9212"/>
      </w:tblGrid>
      <w:tr w:rsidR="00C7451A" w14:paraId="4943DFB6" w14:textId="77777777" w:rsidTr="00C7451A">
        <w:tc>
          <w:tcPr>
            <w:tcW w:w="9212" w:type="dxa"/>
          </w:tcPr>
          <w:p w14:paraId="45C8F3F5" w14:textId="77777777" w:rsidR="00C7451A" w:rsidRDefault="00C7451A" w:rsidP="00C7451A">
            <w:r>
              <w:lastRenderedPageBreak/>
              <w:t xml:space="preserve">Synthèse des résultats </w:t>
            </w:r>
          </w:p>
        </w:tc>
      </w:tr>
      <w:tr w:rsidR="00C7451A" w14:paraId="6F7CEBFC" w14:textId="77777777" w:rsidTr="00C7451A">
        <w:tc>
          <w:tcPr>
            <w:tcW w:w="9212" w:type="dxa"/>
          </w:tcPr>
          <w:p w14:paraId="4BEA1D90" w14:textId="77777777" w:rsidR="00C7451A" w:rsidRDefault="00C7451A" w:rsidP="00C7451A">
            <w:pPr>
              <w:jc w:val="center"/>
            </w:pPr>
            <w:r>
              <w:rPr>
                <w:noProof/>
                <w:lang w:eastAsia="fr-FR"/>
              </w:rPr>
              <w:drawing>
                <wp:inline distT="0" distB="0" distL="0" distR="0" wp14:anchorId="21469897" wp14:editId="2C589673">
                  <wp:extent cx="3560400" cy="3535200"/>
                  <wp:effectExtent l="0" t="0" r="2540" b="8255"/>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560400" cy="3535200"/>
                          </a:xfrm>
                          <a:prstGeom prst="rect">
                            <a:avLst/>
                          </a:prstGeom>
                        </pic:spPr>
                      </pic:pic>
                    </a:graphicData>
                  </a:graphic>
                </wp:inline>
              </w:drawing>
            </w:r>
          </w:p>
        </w:tc>
      </w:tr>
    </w:tbl>
    <w:p w14:paraId="589BEC60" w14:textId="77777777" w:rsidR="006956D7" w:rsidRPr="006956D7" w:rsidRDefault="006956D7" w:rsidP="006956D7"/>
    <w:p w14:paraId="441F8962" w14:textId="0719CE31" w:rsidR="005E5443" w:rsidRDefault="005E5443" w:rsidP="0068106F">
      <w:pPr>
        <w:pStyle w:val="Titre2"/>
        <w:ind w:left="578" w:hanging="578"/>
      </w:pPr>
      <w:bookmarkStart w:id="51" w:name="_Toc290618175"/>
      <w:r>
        <w:t>Les acteurs</w:t>
      </w:r>
      <w:bookmarkEnd w:id="51"/>
    </w:p>
    <w:p w14:paraId="321B0B7A" w14:textId="77777777" w:rsidR="005E5443" w:rsidRDefault="005E5443" w:rsidP="005E5443">
      <w:pPr>
        <w:pStyle w:val="Titre3"/>
      </w:pPr>
      <w:bookmarkStart w:id="52" w:name="_Ref275497218"/>
      <w:bookmarkStart w:id="53" w:name="_Toc290618176"/>
      <w:r>
        <w:t>Le client du méta-système</w:t>
      </w:r>
      <w:bookmarkEnd w:id="52"/>
      <w:bookmarkEnd w:id="53"/>
    </w:p>
    <w:p w14:paraId="52941099" w14:textId="77777777" w:rsidR="005E5443" w:rsidRDefault="005E5443" w:rsidP="005E5443"/>
    <w:p w14:paraId="154DB026" w14:textId="77777777" w:rsidR="005E5443" w:rsidRDefault="005E5443" w:rsidP="005E5443">
      <w:r>
        <w:t>Tout dispositif permettant d’adresser des requêtes aux services de l’interface du méta-système peut être vu comme un « client du méta-système ».</w:t>
      </w:r>
    </w:p>
    <w:p w14:paraId="606B713A" w14:textId="77777777" w:rsidR="005E5443" w:rsidRDefault="005E5443" w:rsidP="005E5443">
      <w:r>
        <w:t>Le choix du protocole d’implémentation des interfaces est donc important par rapport aux contraintes que ce choix peut imposer. Autrement dit, le protocole choisi fixe le spectre des clients possibles du méta-système.</w:t>
      </w:r>
    </w:p>
    <w:p w14:paraId="56043B35" w14:textId="77777777" w:rsidR="00A93191" w:rsidRDefault="00A93191" w:rsidP="005E5443"/>
    <w:p w14:paraId="7B603C30" w14:textId="396AE7A7" w:rsidR="00A93191" w:rsidRDefault="00A93191" w:rsidP="005E5443">
      <w:r>
        <w:t>C’est le seul acteur du méta-système.</w:t>
      </w:r>
    </w:p>
    <w:p w14:paraId="08E65364" w14:textId="77777777" w:rsidR="005E5443" w:rsidRPr="005E5443" w:rsidRDefault="005E5443" w:rsidP="005E5443"/>
    <w:p w14:paraId="6D09B1F8" w14:textId="1BC36D54" w:rsidR="0068106F" w:rsidRDefault="0068106F" w:rsidP="0068106F">
      <w:pPr>
        <w:pStyle w:val="Titre2"/>
        <w:ind w:left="578" w:hanging="578"/>
      </w:pPr>
      <w:bookmarkStart w:id="54" w:name="_Toc290618177"/>
      <w:r>
        <w:t>Le</w:t>
      </w:r>
      <w:r w:rsidR="00CA7683">
        <w:t xml:space="preserve"> périmètre fonctionnel</w:t>
      </w:r>
      <w:r w:rsidR="00FA1C27">
        <w:t xml:space="preserve"> du méta-système</w:t>
      </w:r>
      <w:bookmarkEnd w:id="54"/>
    </w:p>
    <w:p w14:paraId="412645B3" w14:textId="3EE341E8" w:rsidR="002A05C6" w:rsidRDefault="002A05C6" w:rsidP="002A05C6">
      <w:r>
        <w:t>Le périmètre fonctionnel du méta-système est couvert par 2 services :</w:t>
      </w:r>
    </w:p>
    <w:p w14:paraId="2F644084" w14:textId="427567C4" w:rsidR="002A05C6" w:rsidRDefault="002A05C6" w:rsidP="007B392D">
      <w:pPr>
        <w:pStyle w:val="Paragraphedeliste"/>
        <w:numPr>
          <w:ilvl w:val="0"/>
          <w:numId w:val="10"/>
        </w:numPr>
      </w:pPr>
      <w:r>
        <w:t>le service de recherche d’itinéraire distribué</w:t>
      </w:r>
    </w:p>
    <w:p w14:paraId="4E503A69" w14:textId="70D7D9E4" w:rsidR="002A05C6" w:rsidRPr="002A05C6" w:rsidRDefault="002A05C6" w:rsidP="007B392D">
      <w:pPr>
        <w:pStyle w:val="Paragraphedeliste"/>
        <w:numPr>
          <w:ilvl w:val="0"/>
          <w:numId w:val="10"/>
        </w:numPr>
      </w:pPr>
      <w:r>
        <w:t>le service de recherche de localité</w:t>
      </w:r>
    </w:p>
    <w:p w14:paraId="2F795E6E" w14:textId="77777777" w:rsidR="00CA7683" w:rsidRDefault="00CA7683" w:rsidP="00CA7683"/>
    <w:p w14:paraId="0BC033BE" w14:textId="67C9E843" w:rsidR="00C4520D" w:rsidRDefault="00CA7683" w:rsidP="00CA7683">
      <w:pPr>
        <w:pStyle w:val="Titre3"/>
      </w:pPr>
      <w:bookmarkStart w:id="55" w:name="_Toc290618178"/>
      <w:r>
        <w:t xml:space="preserve">Les frontières fonctionnelles du </w:t>
      </w:r>
      <w:r w:rsidR="00FA1C27">
        <w:t>service de recherche d’itinéraire distribué</w:t>
      </w:r>
      <w:bookmarkEnd w:id="55"/>
    </w:p>
    <w:p w14:paraId="086557E0" w14:textId="2C0FB378" w:rsidR="002A05C6" w:rsidRDefault="002A05C6" w:rsidP="001D7ACE">
      <w:pPr>
        <w:pStyle w:val="Titre4"/>
      </w:pPr>
      <w:r>
        <w:t>Objectif du service</w:t>
      </w:r>
    </w:p>
    <w:p w14:paraId="315090B9" w14:textId="77777777" w:rsidR="001D7ACE" w:rsidRDefault="001D7ACE" w:rsidP="001D7ACE">
      <w:r>
        <w:t>Le but de ce service est de répondre à une recherche d’itinéraire entre 2 localités situées sur des SIM connectés différents.</w:t>
      </w:r>
    </w:p>
    <w:p w14:paraId="25FF7DE5" w14:textId="22094BBD" w:rsidR="00551474" w:rsidRDefault="00551474" w:rsidP="00551474">
      <w:r>
        <w:t>Pour cela, le service identifie les SIM où se situent les localités de la recherche et calcule l’ensemble des traces possibles.</w:t>
      </w:r>
    </w:p>
    <w:p w14:paraId="53EBBA63" w14:textId="5FF4F49C" w:rsidR="001D7ACE" w:rsidRDefault="00551474" w:rsidP="001D7ACE">
      <w:r>
        <w:lastRenderedPageBreak/>
        <w:t xml:space="preserve">Le service retourne </w:t>
      </w:r>
      <w:r w:rsidR="009C2078">
        <w:t>autant d’</w:t>
      </w:r>
      <w:r>
        <w:t>itinéraires composés</w:t>
      </w:r>
      <w:r w:rsidR="009C2078">
        <w:t xml:space="preserve"> qu’il existe de trace</w:t>
      </w:r>
      <w:ins w:id="56" w:author="casteran regis" w:date="2015-05-20T13:06:00Z">
        <w:r w:rsidR="00DE19A4">
          <w:t>s</w:t>
        </w:r>
      </w:ins>
      <w:r w:rsidR="009C2078">
        <w:t xml:space="preserve"> pour lesquelles une solution existe</w:t>
      </w:r>
      <w:r w:rsidR="001D7ACE">
        <w:t>.</w:t>
      </w:r>
    </w:p>
    <w:p w14:paraId="432DE6EA" w14:textId="77777777" w:rsidR="001D7ACE" w:rsidRDefault="001D7ACE" w:rsidP="001D7ACE"/>
    <w:p w14:paraId="09F7A4A5" w14:textId="5CC85643" w:rsidR="001D7ACE" w:rsidRDefault="009C2078" w:rsidP="001D7ACE">
      <w:r>
        <w:t>Pour une trace donnée, l’itinéraire composé est optimal</w:t>
      </w:r>
      <w:r w:rsidR="00406406">
        <w:t>:</w:t>
      </w:r>
    </w:p>
    <w:p w14:paraId="484739E0" w14:textId="0CA21EF6" w:rsidR="00406406" w:rsidRDefault="009C2078" w:rsidP="007B392D">
      <w:pPr>
        <w:pStyle w:val="Paragraphedeliste"/>
        <w:numPr>
          <w:ilvl w:val="0"/>
          <w:numId w:val="8"/>
        </w:numPr>
      </w:pPr>
      <w:r>
        <w:t xml:space="preserve">par rapport aux itinéraires proposés par les </w:t>
      </w:r>
      <w:r w:rsidR="00406406">
        <w:t xml:space="preserve">SIM </w:t>
      </w:r>
      <w:r>
        <w:t>de la trace</w:t>
      </w:r>
    </w:p>
    <w:p w14:paraId="428A75F2" w14:textId="60A6249D" w:rsidR="009C2078" w:rsidRDefault="009C2078" w:rsidP="007B392D">
      <w:pPr>
        <w:pStyle w:val="Paragraphedeliste"/>
        <w:numPr>
          <w:ilvl w:val="0"/>
          <w:numId w:val="8"/>
        </w:numPr>
      </w:pPr>
      <w:r>
        <w:t>par rapport aux transitions entre SIM de la trace</w:t>
      </w:r>
    </w:p>
    <w:p w14:paraId="445F53CA" w14:textId="77777777" w:rsidR="009C2078" w:rsidRDefault="009C2078" w:rsidP="009C2078"/>
    <w:p w14:paraId="2629743C" w14:textId="16B8FFEA" w:rsidR="001D7ACE" w:rsidRDefault="009C2078" w:rsidP="009C2078">
      <w:r>
        <w:t xml:space="preserve">En s’appuyant strictement sur les itinéraires proposés par les </w:t>
      </w:r>
      <w:r w:rsidR="00406406">
        <w:t xml:space="preserve">SIM </w:t>
      </w:r>
      <w:r>
        <w:t xml:space="preserve">de la trace, l’itinéraire composé intègre </w:t>
      </w:r>
      <w:r w:rsidR="00406406">
        <w:t xml:space="preserve">les réglages </w:t>
      </w:r>
      <w:r>
        <w:t xml:space="preserve">de chaque SIM </w:t>
      </w:r>
      <w:r w:rsidR="00406406">
        <w:t xml:space="preserve">qui </w:t>
      </w:r>
      <w:r>
        <w:t xml:space="preserve">peuvent privilégier </w:t>
      </w:r>
      <w:r w:rsidR="00406406">
        <w:t>tel</w:t>
      </w:r>
      <w:r w:rsidR="00076D81">
        <w:t>le</w:t>
      </w:r>
      <w:r w:rsidR="00406406">
        <w:t xml:space="preserve"> ou tel</w:t>
      </w:r>
      <w:r w:rsidR="00076D81">
        <w:t>le</w:t>
      </w:r>
      <w:r w:rsidR="00406406">
        <w:t xml:space="preserve"> solution de déplacement</w:t>
      </w:r>
      <w:r>
        <w:t xml:space="preserve"> sur leur territoire.</w:t>
      </w:r>
    </w:p>
    <w:p w14:paraId="635EBE72" w14:textId="7A955C11" w:rsidR="008431DD" w:rsidRDefault="008431DD" w:rsidP="00551474">
      <w:pPr>
        <w:pStyle w:val="Titre4"/>
      </w:pPr>
      <w:r>
        <w:t>Durée d’exécution du service</w:t>
      </w:r>
    </w:p>
    <w:p w14:paraId="07811D43" w14:textId="77777777" w:rsidR="008431DD" w:rsidRDefault="008431DD" w:rsidP="008431DD">
      <w:r>
        <w:t>Pour obtenir un itinéraire composé, le service interroge les SIM de la trace selon une même interface (l’interface générique de SIM). Pour autant, le temps de réponse des SIM varie :</w:t>
      </w:r>
    </w:p>
    <w:p w14:paraId="7F4C441D" w14:textId="77777777" w:rsidR="008431DD" w:rsidRDefault="008431DD" w:rsidP="007B392D">
      <w:pPr>
        <w:pStyle w:val="Paragraphedeliste"/>
        <w:numPr>
          <w:ilvl w:val="0"/>
          <w:numId w:val="11"/>
        </w:numPr>
      </w:pPr>
      <w:r>
        <w:t>selon le nombre de transitions pris en compte par rapport à la trace,</w:t>
      </w:r>
    </w:p>
    <w:p w14:paraId="2BDE1641" w14:textId="77777777" w:rsidR="008431DD" w:rsidRDefault="008431DD" w:rsidP="007B392D">
      <w:pPr>
        <w:pStyle w:val="Paragraphedeliste"/>
        <w:numPr>
          <w:ilvl w:val="0"/>
          <w:numId w:val="11"/>
        </w:numPr>
      </w:pPr>
      <w:r>
        <w:t>selon les performances de la solution technique mise en place derrière l’interface générique de SIM</w:t>
      </w:r>
    </w:p>
    <w:p w14:paraId="02089010" w14:textId="77777777" w:rsidR="008431DD" w:rsidRDefault="008431DD" w:rsidP="007B392D">
      <w:pPr>
        <w:pStyle w:val="Paragraphedeliste"/>
        <w:numPr>
          <w:ilvl w:val="0"/>
          <w:numId w:val="11"/>
        </w:numPr>
      </w:pPr>
      <w:r>
        <w:t>selon le niveau de sollicitation et la capacité de l’infrastructure derrière l’interface générique de SIM</w:t>
      </w:r>
    </w:p>
    <w:p w14:paraId="0CFB6434" w14:textId="77777777" w:rsidR="008431DD" w:rsidRDefault="008431DD" w:rsidP="008431DD">
      <w:pPr>
        <w:ind w:left="360"/>
      </w:pPr>
    </w:p>
    <w:p w14:paraId="21FCCEC7" w14:textId="65807AFF" w:rsidR="008431DD" w:rsidRPr="008431DD" w:rsidRDefault="008431DD" w:rsidP="008431DD">
      <w:r>
        <w:t>Par conséquent, le temps de calcul nécessaire pour obtenir une solution sur 2 traces différentes n’est pas identique, même si les traces comptent le même nombre de SIM et à plus forte raison si le nombre de SIM est différent.</w:t>
      </w:r>
    </w:p>
    <w:p w14:paraId="5D3489E6" w14:textId="352E7B52" w:rsidR="00551474" w:rsidRPr="00551474" w:rsidRDefault="009C2078" w:rsidP="00551474">
      <w:pPr>
        <w:pStyle w:val="Titre4"/>
      </w:pPr>
      <w:bookmarkStart w:id="57" w:name="_Ref290561438"/>
      <w:r>
        <w:t>L’interactivité du service</w:t>
      </w:r>
      <w:bookmarkEnd w:id="57"/>
    </w:p>
    <w:p w14:paraId="20A209CA" w14:textId="77777777" w:rsidR="008431DD" w:rsidRDefault="008431DD" w:rsidP="00B600EE"/>
    <w:p w14:paraId="7A34BF28" w14:textId="77777777" w:rsidR="00630F42" w:rsidRDefault="00630F42" w:rsidP="00B600EE">
      <w:r>
        <w:t xml:space="preserve">Supposons qu’un client du méta-système interroge le service de recherche d’itinéraire entre 2 localités pour lesquelles il existe n traces. </w:t>
      </w:r>
    </w:p>
    <w:p w14:paraId="4E9064B1" w14:textId="77777777" w:rsidR="00630F42" w:rsidRDefault="00630F42" w:rsidP="00B600EE">
      <w:r>
        <w:t>Pour chacune des n traces où un itinéraire composé existe, le client du méta-système reçoit :</w:t>
      </w:r>
    </w:p>
    <w:p w14:paraId="4172B1AA" w14:textId="337640E4" w:rsidR="00630F42" w:rsidRDefault="00630F42" w:rsidP="007B392D">
      <w:pPr>
        <w:pStyle w:val="Paragraphedeliste"/>
        <w:numPr>
          <w:ilvl w:val="0"/>
          <w:numId w:val="12"/>
        </w:numPr>
      </w:pPr>
      <w:r>
        <w:t>une notification d’existence de solution dès celle-ci est avérée pour la trace considérée et des informations partielles sur cette solution</w:t>
      </w:r>
    </w:p>
    <w:p w14:paraId="71A0F543" w14:textId="0C4E5096" w:rsidR="00630F42" w:rsidRDefault="00630F42" w:rsidP="007B392D">
      <w:pPr>
        <w:pStyle w:val="Paragraphedeliste"/>
        <w:numPr>
          <w:ilvl w:val="0"/>
          <w:numId w:val="12"/>
        </w:numPr>
      </w:pPr>
      <w:r>
        <w:t>la solution détaillée dès que celle-ci est obtenue</w:t>
      </w:r>
    </w:p>
    <w:p w14:paraId="5950E5BE" w14:textId="77777777" w:rsidR="003E5B4E" w:rsidRDefault="003E5B4E" w:rsidP="00B600EE"/>
    <w:p w14:paraId="47DCA207" w14:textId="1760343E" w:rsidR="003E5B4E" w:rsidRDefault="00630F42" w:rsidP="00B600EE">
      <w:r>
        <w:t xml:space="preserve">Le client du méta-système </w:t>
      </w:r>
      <w:r w:rsidR="008431DD">
        <w:t>reçoit progressivement l</w:t>
      </w:r>
      <w:r>
        <w:t>es solutions détaillées comme les notification</w:t>
      </w:r>
      <w:r w:rsidR="008431DD">
        <w:t>s</w:t>
      </w:r>
      <w:r>
        <w:t xml:space="preserve"> d’existence</w:t>
      </w:r>
      <w:r w:rsidR="008431DD">
        <w:t xml:space="preserve">. </w:t>
      </w:r>
    </w:p>
    <w:p w14:paraId="344C7D8F" w14:textId="3A49DA1B" w:rsidR="00630F42" w:rsidRDefault="008431DD" w:rsidP="00B600EE">
      <w:r>
        <w:t>Entre 2 traces, les temps de calcul sont variables, le client du méta-système peut recevoir</w:t>
      </w:r>
    </w:p>
    <w:p w14:paraId="5FF15211" w14:textId="063B4EAB" w:rsidR="008431DD" w:rsidRDefault="008431DD" w:rsidP="007B392D">
      <w:pPr>
        <w:pStyle w:val="Paragraphedeliste"/>
        <w:numPr>
          <w:ilvl w:val="0"/>
          <w:numId w:val="13"/>
        </w:numPr>
      </w:pPr>
      <w:r>
        <w:t>Les notifications d’existence d’abord (mais à des moments différents)</w:t>
      </w:r>
    </w:p>
    <w:p w14:paraId="274EC4C9" w14:textId="77777777" w:rsidR="008431DD" w:rsidRDefault="008431DD" w:rsidP="007B392D">
      <w:pPr>
        <w:pStyle w:val="Paragraphedeliste"/>
        <w:numPr>
          <w:ilvl w:val="0"/>
          <w:numId w:val="13"/>
        </w:numPr>
      </w:pPr>
      <w:r>
        <w:t>Puis les solutions détailles (mais à des moments différents)</w:t>
      </w:r>
    </w:p>
    <w:p w14:paraId="59FE2553" w14:textId="7F4EA79D" w:rsidR="00B600EE" w:rsidRPr="00B600EE" w:rsidRDefault="008431DD" w:rsidP="00B600EE">
      <w:r>
        <w:t>Ou bien la notification d’existence et la solution détaillée de la 1° trace puis la notification d’existence et la solution détaillée de la 2° trace.</w:t>
      </w:r>
    </w:p>
    <w:p w14:paraId="0A689D70" w14:textId="6983498C" w:rsidR="00545E45" w:rsidRDefault="00545E45" w:rsidP="00C4520D">
      <w:pPr>
        <w:pStyle w:val="Titre4"/>
      </w:pPr>
      <w:r>
        <w:t>Les différentes offres de transport prises en compte</w:t>
      </w:r>
    </w:p>
    <w:p w14:paraId="6B62206D" w14:textId="4A75CD9A" w:rsidR="003A1840" w:rsidRDefault="003A1840" w:rsidP="00DE0902">
      <w:r>
        <w:t>Le service est conçu pour permettre d’intégrer les</w:t>
      </w:r>
      <w:r w:rsidR="00C4520D">
        <w:t xml:space="preserve"> offres de transport </w:t>
      </w:r>
      <w:r w:rsidR="00DE0902">
        <w:t xml:space="preserve">des modes TC planifiés traditionnels (bus, </w:t>
      </w:r>
      <w:r w:rsidR="00753E14">
        <w:t xml:space="preserve">trolley bus, tramway, </w:t>
      </w:r>
      <w:r w:rsidR="00DE0902">
        <w:t xml:space="preserve">car, </w:t>
      </w:r>
      <w:r w:rsidR="00753E14">
        <w:t xml:space="preserve">train, train inter cité, train urbain, </w:t>
      </w:r>
      <w:r w:rsidR="00DE0902">
        <w:t>métro, avion</w:t>
      </w:r>
      <w:r w:rsidR="00753E14">
        <w:t>, bateau, câble, funiculaire, taxi, vélo, voiture</w:t>
      </w:r>
      <w:r w:rsidR="00DE0902">
        <w:t>) ainsi que des offres plus spécifiques</w:t>
      </w:r>
    </w:p>
    <w:p w14:paraId="0933E7ED" w14:textId="4C4CA923" w:rsidR="00C4520D" w:rsidRDefault="00C4520D" w:rsidP="00F12FA2">
      <w:pPr>
        <w:pStyle w:val="Paragraphedeliste"/>
        <w:numPr>
          <w:ilvl w:val="0"/>
          <w:numId w:val="4"/>
        </w:numPr>
      </w:pPr>
      <w:r>
        <w:t>TAD</w:t>
      </w:r>
      <w:r w:rsidR="00DE0902">
        <w:t> :</w:t>
      </w:r>
    </w:p>
    <w:p w14:paraId="34018738" w14:textId="20C4D647" w:rsidR="00DE0902" w:rsidRDefault="00DE0902" w:rsidP="00F12FA2">
      <w:pPr>
        <w:pStyle w:val="Paragraphedeliste"/>
        <w:numPr>
          <w:ilvl w:val="1"/>
          <w:numId w:val="4"/>
        </w:numPr>
      </w:pPr>
      <w:r>
        <w:t xml:space="preserve">Ce type d’offre ne peut pas être demandé spécifiquement dans la requête. Néanmoins l’itinéraire composé intègre ce type d’offre dès lors que l’itinéraire optimal sur un SIM </w:t>
      </w:r>
      <w:r w:rsidR="00962D15">
        <w:t>recoure au</w:t>
      </w:r>
      <w:r>
        <w:t xml:space="preserve"> TAD.</w:t>
      </w:r>
    </w:p>
    <w:p w14:paraId="324ED938" w14:textId="4548129E" w:rsidR="00DE0902" w:rsidRDefault="00DE0902" w:rsidP="00F12FA2">
      <w:pPr>
        <w:pStyle w:val="Paragraphedeliste"/>
        <w:numPr>
          <w:ilvl w:val="1"/>
          <w:numId w:val="4"/>
        </w:numPr>
      </w:pPr>
      <w:r>
        <w:lastRenderedPageBreak/>
        <w:t>Les informations concernant le TAD se réduisent à quelques informations de réservation.</w:t>
      </w:r>
    </w:p>
    <w:p w14:paraId="6C6A763D" w14:textId="246A9300" w:rsidR="00C4520D" w:rsidRDefault="00C4520D" w:rsidP="00F12FA2">
      <w:pPr>
        <w:pStyle w:val="Paragraphedeliste"/>
        <w:numPr>
          <w:ilvl w:val="0"/>
          <w:numId w:val="4"/>
        </w:numPr>
      </w:pPr>
      <w:proofErr w:type="spellStart"/>
      <w:r>
        <w:t>Autopartage</w:t>
      </w:r>
      <w:proofErr w:type="spellEnd"/>
    </w:p>
    <w:p w14:paraId="78FF1D13" w14:textId="6F9FC2A3" w:rsidR="00DE0902" w:rsidRDefault="00DE0902" w:rsidP="00F12FA2">
      <w:pPr>
        <w:pStyle w:val="Paragraphedeliste"/>
        <w:numPr>
          <w:ilvl w:val="1"/>
          <w:numId w:val="4"/>
        </w:numPr>
      </w:pPr>
      <w:r>
        <w:t xml:space="preserve">Comme pour le TAD, ce </w:t>
      </w:r>
      <w:r w:rsidR="00962D15">
        <w:t>type d’offre ne peut pas être demandé spécifiquement dans la requête. Néanmoins l’itinéraire composé intègre ce type d’offre dès lors que l’itinéraire optimal sur un SIM recoure à l’</w:t>
      </w:r>
      <w:proofErr w:type="spellStart"/>
      <w:r w:rsidR="00962D15">
        <w:t>autopartage</w:t>
      </w:r>
      <w:proofErr w:type="spellEnd"/>
      <w:r w:rsidR="00962D15">
        <w:t>.</w:t>
      </w:r>
    </w:p>
    <w:p w14:paraId="57A1673E" w14:textId="55881193" w:rsidR="00962D15" w:rsidRDefault="00962D15" w:rsidP="00F12FA2">
      <w:pPr>
        <w:pStyle w:val="Paragraphedeliste"/>
        <w:numPr>
          <w:ilvl w:val="1"/>
          <w:numId w:val="4"/>
        </w:numPr>
      </w:pPr>
      <w:r>
        <w:t>Les informations concernant l’</w:t>
      </w:r>
      <w:proofErr w:type="spellStart"/>
      <w:r>
        <w:t>auto</w:t>
      </w:r>
      <w:r w:rsidR="00010D75">
        <w:t>partage</w:t>
      </w:r>
      <w:proofErr w:type="spellEnd"/>
      <w:r>
        <w:t xml:space="preserve"> se réduisent à quelques informations </w:t>
      </w:r>
      <w:r w:rsidR="00010D75">
        <w:t>comme l’url du site d’</w:t>
      </w:r>
      <w:proofErr w:type="spellStart"/>
      <w:r w:rsidR="00010D75">
        <w:t>autopartage</w:t>
      </w:r>
      <w:proofErr w:type="spellEnd"/>
      <w:r>
        <w:t>.</w:t>
      </w:r>
    </w:p>
    <w:p w14:paraId="5D4F3943" w14:textId="6C997FCC" w:rsidR="00C4520D" w:rsidRDefault="00C4520D" w:rsidP="00F12FA2">
      <w:pPr>
        <w:pStyle w:val="Paragraphedeliste"/>
        <w:numPr>
          <w:ilvl w:val="0"/>
          <w:numId w:val="4"/>
        </w:numPr>
      </w:pPr>
      <w:r>
        <w:t>Covoiturage</w:t>
      </w:r>
    </w:p>
    <w:p w14:paraId="0AC86387" w14:textId="7E73E421" w:rsidR="00010D75" w:rsidRDefault="00010D75" w:rsidP="00F12FA2">
      <w:pPr>
        <w:pStyle w:val="Paragraphedeliste"/>
        <w:numPr>
          <w:ilvl w:val="1"/>
          <w:numId w:val="4"/>
        </w:numPr>
      </w:pPr>
      <w:r>
        <w:t>Comme pour le TAD, ce type d’offre ne peut pas être demandé spécifiquement dans la requête. Néanmoins l’itinéraire composé intègre ce type d’offre dès lors que l’itinéraire optimal sur un SIM recoure au covoiturage.</w:t>
      </w:r>
    </w:p>
    <w:p w14:paraId="7CCB05AF" w14:textId="1DECC460" w:rsidR="00010D75" w:rsidRDefault="00010D75" w:rsidP="00F12FA2">
      <w:pPr>
        <w:pStyle w:val="Paragraphedeliste"/>
        <w:numPr>
          <w:ilvl w:val="1"/>
          <w:numId w:val="4"/>
        </w:numPr>
      </w:pPr>
      <w:r>
        <w:t>Les informations concernant le covoiturage se réduisent à quelques informations comme l’url du site de covoiturage.</w:t>
      </w:r>
    </w:p>
    <w:p w14:paraId="27962052" w14:textId="46DE3278" w:rsidR="00C4520D" w:rsidRDefault="00C4520D" w:rsidP="00F12FA2">
      <w:pPr>
        <w:pStyle w:val="Paragraphedeliste"/>
        <w:numPr>
          <w:ilvl w:val="0"/>
          <w:numId w:val="4"/>
        </w:numPr>
      </w:pPr>
      <w:proofErr w:type="spellStart"/>
      <w:r>
        <w:t>Vélopartage</w:t>
      </w:r>
      <w:proofErr w:type="spellEnd"/>
    </w:p>
    <w:p w14:paraId="646FF6BD" w14:textId="1C2F4A16" w:rsidR="00010D75" w:rsidRDefault="00010D75" w:rsidP="00F12FA2">
      <w:pPr>
        <w:pStyle w:val="Paragraphedeliste"/>
        <w:numPr>
          <w:ilvl w:val="1"/>
          <w:numId w:val="4"/>
        </w:numPr>
      </w:pPr>
      <w:r>
        <w:t xml:space="preserve">Comme pour le TAD, ce type d’offre ne peut pas être demandé spécifiquement dans la requête. Néanmoins l’itinéraire composé intègre ce type d’offre dès lors que l’itinéraire optimal sur un SIM recoure </w:t>
      </w:r>
      <w:r w:rsidR="00545E45">
        <w:t>au</w:t>
      </w:r>
      <w:r>
        <w:t xml:space="preserve"> </w:t>
      </w:r>
      <w:proofErr w:type="spellStart"/>
      <w:r>
        <w:t>vélopartage</w:t>
      </w:r>
      <w:proofErr w:type="spellEnd"/>
      <w:r>
        <w:t>.</w:t>
      </w:r>
    </w:p>
    <w:p w14:paraId="04379C33" w14:textId="29C4C51F" w:rsidR="00010D75" w:rsidRDefault="00010D75" w:rsidP="00F12FA2">
      <w:pPr>
        <w:pStyle w:val="Paragraphedeliste"/>
        <w:numPr>
          <w:ilvl w:val="1"/>
          <w:numId w:val="4"/>
        </w:numPr>
      </w:pPr>
      <w:r>
        <w:t xml:space="preserve">Les informations concernant le </w:t>
      </w:r>
      <w:proofErr w:type="spellStart"/>
      <w:r>
        <w:t>vélopartage</w:t>
      </w:r>
      <w:proofErr w:type="spellEnd"/>
      <w:r>
        <w:t xml:space="preserve"> se réduisent à quelques informations comme l’url du site de </w:t>
      </w:r>
      <w:proofErr w:type="spellStart"/>
      <w:r>
        <w:t>vélopartage</w:t>
      </w:r>
      <w:proofErr w:type="spellEnd"/>
      <w:r>
        <w:t>.</w:t>
      </w:r>
    </w:p>
    <w:p w14:paraId="7B5C8B07" w14:textId="77777777" w:rsidR="008E622D" w:rsidRDefault="008E622D" w:rsidP="008E622D"/>
    <w:p w14:paraId="74A6AFA8" w14:textId="49861EA3" w:rsidR="00545E45" w:rsidRDefault="00545E45" w:rsidP="008E622D">
      <w:pPr>
        <w:pStyle w:val="Titre4"/>
      </w:pPr>
      <w:r>
        <w:t>Le rabattement selon des modes hors Transport en Commun</w:t>
      </w:r>
    </w:p>
    <w:p w14:paraId="3A4BEE9A" w14:textId="77777777" w:rsidR="00226554" w:rsidRDefault="00226554" w:rsidP="008E622D"/>
    <w:p w14:paraId="1C574EDA" w14:textId="523C97B0" w:rsidR="00545E45" w:rsidRDefault="008E622D" w:rsidP="008E622D">
      <w:r>
        <w:t xml:space="preserve">Le service </w:t>
      </w:r>
      <w:r w:rsidR="00FA1C27">
        <w:t xml:space="preserve">de recherche d’itinéraire </w:t>
      </w:r>
      <w:r>
        <w:t xml:space="preserve">permet également d’élargir la recherche </w:t>
      </w:r>
      <w:r w:rsidR="00FA1C27">
        <w:t xml:space="preserve">aux solutions avec </w:t>
      </w:r>
      <w:r>
        <w:t xml:space="preserve">rabattement </w:t>
      </w:r>
      <w:r w:rsidR="00545E45">
        <w:t xml:space="preserve">au </w:t>
      </w:r>
      <w:r>
        <w:t xml:space="preserve">début ou </w:t>
      </w:r>
      <w:r w:rsidR="00545E45">
        <w:t>à la fin de l’</w:t>
      </w:r>
      <w:r w:rsidR="00226554">
        <w:t xml:space="preserve">itinéraire composé. </w:t>
      </w:r>
    </w:p>
    <w:p w14:paraId="20C0193E" w14:textId="159C90C6" w:rsidR="00545E45" w:rsidRDefault="00545E45" w:rsidP="008E622D">
      <w:r>
        <w:t>Pour cela, la requête au service précise le mode de rabattement (voiture, vélo) et si le rabattement est possible en début ou en fin de parcours.</w:t>
      </w:r>
    </w:p>
    <w:p w14:paraId="3408FD8A" w14:textId="4323DDD1" w:rsidR="00545E45" w:rsidRDefault="006E0E08" w:rsidP="008E622D">
      <w:r>
        <w:t xml:space="preserve">La requête ne précise pas d’autre critère de rabattement tels que </w:t>
      </w:r>
      <w:r w:rsidR="00226554">
        <w:t xml:space="preserve">la présence de parking, </w:t>
      </w:r>
      <w:r>
        <w:t>la distance maximum, la vitesse de déplacement moyen</w:t>
      </w:r>
      <w:r w:rsidR="00226554">
        <w:t xml:space="preserve"> dans le mode vélo par exemple.</w:t>
      </w:r>
    </w:p>
    <w:p w14:paraId="520169C0" w14:textId="77777777" w:rsidR="00226554" w:rsidRDefault="00226554" w:rsidP="008E622D"/>
    <w:p w14:paraId="1B42C7E3" w14:textId="5C6B4F05" w:rsidR="00226554" w:rsidRDefault="00FA1C27" w:rsidP="008E622D">
      <w:r>
        <w:t>Bien que le service d’itinéraire permette d’étendre la recherche au rabattement, l’itinéraire composé ne prend réellement en compte ce critère qu’à la condition où le premier (ou le dernier) SIM de la trace prend en compte ce critère.</w:t>
      </w:r>
    </w:p>
    <w:p w14:paraId="661A9514" w14:textId="45A2AD86" w:rsidR="00545E45" w:rsidRDefault="00545E45" w:rsidP="00545E45">
      <w:pPr>
        <w:pStyle w:val="Titre4"/>
      </w:pPr>
      <w:r>
        <w:t>Le bilan carbone</w:t>
      </w:r>
    </w:p>
    <w:p w14:paraId="326AA7D7" w14:textId="77777777" w:rsidR="00545E45" w:rsidRDefault="00545E45" w:rsidP="00545E45"/>
    <w:p w14:paraId="2D8B0056" w14:textId="1D3BA528" w:rsidR="00545E45" w:rsidRDefault="00545E45" w:rsidP="00545E45">
      <w:pPr>
        <w:rPr>
          <w:ins w:id="58" w:author="Marc Florisson" w:date="2015-05-29T08:39:00Z"/>
        </w:rPr>
      </w:pPr>
      <w:r>
        <w:t xml:space="preserve">Le service renseigne un bilan carbone sur l’itinéraire composé à condition que tous les SIM de la trace associée aient renseignés leur bilan carbone également. </w:t>
      </w:r>
    </w:p>
    <w:p w14:paraId="27D158F4" w14:textId="4BCD9150" w:rsidR="007B0CE4" w:rsidRDefault="007B0CE4" w:rsidP="00545E45">
      <w:pPr>
        <w:rPr>
          <w:ins w:id="59" w:author="Marc Florisson" w:date="2015-05-29T08:39:00Z"/>
        </w:rPr>
      </w:pPr>
      <w:ins w:id="60" w:author="Marc Florisson" w:date="2015-05-29T08:39:00Z">
        <w:r>
          <w:t>L’ADEME propose une méthode de calcul du bilan carbone.</w:t>
        </w:r>
      </w:ins>
    </w:p>
    <w:p w14:paraId="151117DF" w14:textId="1D94C240" w:rsidR="007B0CE4" w:rsidRDefault="007B0CE4" w:rsidP="00545E45">
      <w:ins w:id="61" w:author="Marc Florisson" w:date="2015-05-29T08:39:00Z">
        <w:r w:rsidRPr="007B0CE4">
          <w:t>http://www.ademe.fr/particuliers-eco-citoyens/deplacements</w:t>
        </w:r>
      </w:ins>
    </w:p>
    <w:p w14:paraId="38C9B755" w14:textId="77777777" w:rsidR="00545E45" w:rsidRDefault="00545E45" w:rsidP="00545E45"/>
    <w:p w14:paraId="143BA050" w14:textId="1CA5E6CF" w:rsidR="00545E45" w:rsidRDefault="00545E45" w:rsidP="00545E45">
      <w:pPr>
        <w:pStyle w:val="Titre4"/>
      </w:pPr>
      <w:r>
        <w:t>Le temps réel</w:t>
      </w:r>
      <w:r w:rsidR="00B6316E">
        <w:t xml:space="preserve"> et calcul prédictif</w:t>
      </w:r>
    </w:p>
    <w:p w14:paraId="7688D02F" w14:textId="77777777" w:rsidR="00B6316E" w:rsidRDefault="00B6316E" w:rsidP="00545E45"/>
    <w:p w14:paraId="27C50757" w14:textId="47F0373F" w:rsidR="00545E45" w:rsidRDefault="00545E45" w:rsidP="00545E45">
      <w:pPr>
        <w:rPr>
          <w:ins w:id="62" w:author="Marc Florisson" w:date="2015-05-29T08:43:00Z"/>
        </w:rPr>
      </w:pPr>
      <w:r>
        <w:t xml:space="preserve">Le service </w:t>
      </w:r>
      <w:r w:rsidR="00B6316E">
        <w:t>fournit un itinéraire composé à partir des réponses des SIM</w:t>
      </w:r>
      <w:ins w:id="63" w:author="Marc Florisson" w:date="2015-05-29T08:40:00Z">
        <w:r w:rsidR="007B0CE4">
          <w:t xml:space="preserve">, ces réponses pouvant </w:t>
        </w:r>
      </w:ins>
      <w:ins w:id="64" w:author="Marc Florisson" w:date="2015-05-29T08:41:00Z">
        <w:r w:rsidR="007B0CE4">
          <w:t>obtenues à partir</w:t>
        </w:r>
      </w:ins>
      <w:ins w:id="65" w:author="Marc Florisson" w:date="2015-05-29T08:40:00Z">
        <w:r w:rsidR="007B0CE4">
          <w:t xml:space="preserve"> </w:t>
        </w:r>
      </w:ins>
      <w:ins w:id="66" w:author="Marc Florisson" w:date="2015-05-29T08:41:00Z">
        <w:r w:rsidR="007B0CE4">
          <w:t xml:space="preserve">des horaires </w:t>
        </w:r>
      </w:ins>
      <w:ins w:id="67" w:author="Marc Florisson" w:date="2015-05-29T08:40:00Z">
        <w:r w:rsidR="007B0CE4">
          <w:t>théorique</w:t>
        </w:r>
      </w:ins>
      <w:ins w:id="68" w:author="Marc Florisson" w:date="2015-05-29T08:41:00Z">
        <w:r w:rsidR="007B0CE4">
          <w:t>s</w:t>
        </w:r>
      </w:ins>
      <w:ins w:id="69" w:author="Marc Florisson" w:date="2015-05-29T08:40:00Z">
        <w:r w:rsidR="007B0CE4">
          <w:t xml:space="preserve">, des horaires temps-réel ou </w:t>
        </w:r>
      </w:ins>
      <w:ins w:id="70" w:author="Marc Florisson" w:date="2015-05-29T08:41:00Z">
        <w:r w:rsidR="007B0CE4">
          <w:t xml:space="preserve">bien d’horaires </w:t>
        </w:r>
      </w:ins>
      <w:ins w:id="71" w:author="Marc Florisson" w:date="2015-05-29T08:40:00Z">
        <w:r w:rsidR="007B0CE4">
          <w:t>prédictif</w:t>
        </w:r>
      </w:ins>
      <w:ins w:id="72" w:author="Marc Florisson" w:date="2015-05-29T08:41:00Z">
        <w:r w:rsidR="007B0CE4">
          <w:t>s</w:t>
        </w:r>
      </w:ins>
      <w:r w:rsidR="00B6316E">
        <w:t xml:space="preserve">. </w:t>
      </w:r>
      <w:r w:rsidR="00D133C9">
        <w:t xml:space="preserve">L’itinéraire composé reporte donc les informations fournies par les </w:t>
      </w:r>
      <w:r w:rsidR="00B6316E">
        <w:t>SIM</w:t>
      </w:r>
      <w:ins w:id="73" w:author="Marc Florisson" w:date="2015-05-29T08:41:00Z">
        <w:r w:rsidR="007B0CE4">
          <w:t xml:space="preserve"> quel que soit la nature des horaires ayant été utilisés (théorique, temps réel, prédictifs)</w:t>
        </w:r>
      </w:ins>
      <w:r w:rsidR="00D133C9">
        <w:t>.</w:t>
      </w:r>
    </w:p>
    <w:p w14:paraId="18CCF2B0" w14:textId="4DF55766" w:rsidR="00B6316E" w:rsidRDefault="000C2FE0" w:rsidP="00545E45">
      <w:ins w:id="74" w:author="Marc Florisson" w:date="2015-05-29T08:49:00Z">
        <w:r>
          <w:lastRenderedPageBreak/>
          <w:t>L</w:t>
        </w:r>
      </w:ins>
      <w:ins w:id="75" w:author="Marc Florisson" w:date="2015-05-29T08:46:00Z">
        <w:r>
          <w:t xml:space="preserve">a pertinence d’une réponse locale </w:t>
        </w:r>
      </w:ins>
      <w:ins w:id="76" w:author="Marc Florisson" w:date="2015-05-29T08:48:00Z">
        <w:r>
          <w:t>« </w:t>
        </w:r>
      </w:ins>
      <w:ins w:id="77" w:author="Marc Florisson" w:date="2015-05-29T08:46:00Z">
        <w:r>
          <w:t>temps réel</w:t>
        </w:r>
      </w:ins>
      <w:ins w:id="78" w:author="Marc Florisson" w:date="2015-05-29T08:48:00Z">
        <w:r>
          <w:t xml:space="preserve"> » </w:t>
        </w:r>
      </w:ins>
      <w:ins w:id="79" w:author="Marc Florisson" w:date="2015-05-29T08:46:00Z">
        <w:r>
          <w:t>ou prédictive est variable</w:t>
        </w:r>
      </w:ins>
      <w:ins w:id="80" w:author="Marc Florisson" w:date="2015-05-29T08:50:00Z">
        <w:r>
          <w:t xml:space="preserve"> au niveau de l’itinéraire composé</w:t>
        </w:r>
      </w:ins>
      <w:ins w:id="81" w:author="Marc Florisson" w:date="2015-05-29T08:49:00Z">
        <w:r>
          <w:rPr>
            <w:rStyle w:val="Marquenotebasdepage"/>
          </w:rPr>
          <w:footnoteReference w:id="1"/>
        </w:r>
      </w:ins>
      <w:ins w:id="86" w:author="Marc Florisson" w:date="2015-05-29T08:46:00Z">
        <w:r>
          <w:t>.</w:t>
        </w:r>
      </w:ins>
    </w:p>
    <w:p w14:paraId="4E9BB357" w14:textId="75B7BEF6" w:rsidR="00545E45" w:rsidRDefault="00545E45" w:rsidP="006E0E08">
      <w:pPr>
        <w:pStyle w:val="Titre4"/>
      </w:pPr>
      <w:r>
        <w:t>L’accessibilité</w:t>
      </w:r>
    </w:p>
    <w:p w14:paraId="2EEDD958" w14:textId="77777777" w:rsidR="00545E45" w:rsidRDefault="00545E45" w:rsidP="00545E45"/>
    <w:p w14:paraId="497756AE" w14:textId="2055719C" w:rsidR="006E0E08" w:rsidRDefault="006E0E08" w:rsidP="006E0E08">
      <w:r>
        <w:t>Le service permet également de restreindre la recherche d’itinéraire en reportant ce critère dans les échanges avec les SIM.</w:t>
      </w:r>
    </w:p>
    <w:p w14:paraId="3D0A96B1" w14:textId="62012903" w:rsidR="006E0E08" w:rsidRDefault="006E0E08" w:rsidP="006E0E08">
      <w:r>
        <w:t>Le critère d’accessibilité est binaire et représente un niveau d’accessibilité global PMR</w:t>
      </w:r>
      <w:r w:rsidR="00226554">
        <w:t xml:space="preserve"> (donc un niveau exigeant d’accessibilité)</w:t>
      </w:r>
      <w:r>
        <w:t>.</w:t>
      </w:r>
    </w:p>
    <w:p w14:paraId="66B4F155" w14:textId="172D20F5" w:rsidR="006E0E08" w:rsidRDefault="006E0E08" w:rsidP="006E0E08"/>
    <w:p w14:paraId="1A45443C" w14:textId="210CC801" w:rsidR="00C4520D" w:rsidRDefault="00FA1C27" w:rsidP="00FA1C27">
      <w:pPr>
        <w:pStyle w:val="Titre3"/>
      </w:pPr>
      <w:bookmarkStart w:id="87" w:name="_Toc290618179"/>
      <w:r>
        <w:t>Les frontières fonctionnelles du service de recherche de localité</w:t>
      </w:r>
      <w:bookmarkEnd w:id="87"/>
    </w:p>
    <w:p w14:paraId="758EC20F" w14:textId="4B80EF1E" w:rsidR="00FA1C27" w:rsidRDefault="002A05C6" w:rsidP="002A05C6">
      <w:pPr>
        <w:pStyle w:val="Titre3"/>
      </w:pPr>
      <w:bookmarkStart w:id="88" w:name="_Toc290618180"/>
      <w:r>
        <w:t>L’objectif du service</w:t>
      </w:r>
      <w:bookmarkEnd w:id="88"/>
    </w:p>
    <w:p w14:paraId="7B11992D" w14:textId="0C462462" w:rsidR="004B3AB9" w:rsidRDefault="004B3AB9" w:rsidP="00C4520D">
      <w:r>
        <w:t xml:space="preserve">Le but de ce service est de fournir les localités qui peuvent servir de point de départ ou d’arrivée du service de recherche d’itinéraire distribué. </w:t>
      </w:r>
    </w:p>
    <w:p w14:paraId="15F961F6" w14:textId="77777777" w:rsidR="001970B3" w:rsidRDefault="001970B3" w:rsidP="001970B3"/>
    <w:p w14:paraId="1B2FD49F" w14:textId="1123B7FA" w:rsidR="001970B3" w:rsidRDefault="001970B3" w:rsidP="001970B3">
      <w:r>
        <w:t xml:space="preserve">D’une part ce service de recherche doit </w:t>
      </w:r>
      <w:r w:rsidR="00B72356">
        <w:t xml:space="preserve">s’utiliser sans </w:t>
      </w:r>
      <w:r>
        <w:t>connaître les SIM connectés et les territoires qu’ils recouvrent. La recherche doit pouvoir s’appuyer selon des critères généraux indépendants des SIM connectés.</w:t>
      </w:r>
    </w:p>
    <w:p w14:paraId="1527FE29" w14:textId="77777777" w:rsidR="001970B3" w:rsidRDefault="001970B3" w:rsidP="00C4520D"/>
    <w:p w14:paraId="4E7FAC4A" w14:textId="50EC528E" w:rsidR="00C4520D" w:rsidRDefault="001970B3" w:rsidP="00C4520D">
      <w:r>
        <w:t>D’autre part l</w:t>
      </w:r>
      <w:r w:rsidR="006173E3">
        <w:t xml:space="preserve">e service </w:t>
      </w:r>
      <w:r>
        <w:t xml:space="preserve">doit offrir </w:t>
      </w:r>
      <w:r w:rsidR="006173E3">
        <w:t xml:space="preserve">une recherche de localité </w:t>
      </w:r>
      <w:r w:rsidR="00DC24C4">
        <w:t xml:space="preserve">très générale </w:t>
      </w:r>
      <w:r w:rsidR="006173E3">
        <w:t xml:space="preserve">qui </w:t>
      </w:r>
      <w:r w:rsidR="00DC24C4">
        <w:t xml:space="preserve">puisse répondre </w:t>
      </w:r>
      <w:r w:rsidR="00FE1D9B">
        <w:t>à la diversité des significations que recouvre la notion de localité pour le grand public.</w:t>
      </w:r>
    </w:p>
    <w:p w14:paraId="79466BD1" w14:textId="77777777" w:rsidR="00FE1D9B" w:rsidRDefault="00FE1D9B" w:rsidP="00C4520D"/>
    <w:p w14:paraId="1CA8B1CD" w14:textId="60F6AFDF" w:rsidR="00FE1D9B" w:rsidRDefault="00FE1D9B" w:rsidP="00C4520D">
      <w:r>
        <w:t>En effet une localité peut se décliner selon une typologie assez riche, les types de local</w:t>
      </w:r>
      <w:r w:rsidR="00076D81">
        <w:t xml:space="preserve">ité principaux </w:t>
      </w:r>
      <w:ins w:id="89" w:author="casteran regis" w:date="2015-05-20T13:18:00Z">
        <w:r w:rsidR="00B569E7">
          <w:t>étant :</w:t>
        </w:r>
      </w:ins>
    </w:p>
    <w:p w14:paraId="27D3CA06" w14:textId="50DD3D06" w:rsidR="00FE1D9B" w:rsidRDefault="00FE1D9B" w:rsidP="00FE1D9B">
      <w:pPr>
        <w:pStyle w:val="Paragraphedeliste"/>
        <w:numPr>
          <w:ilvl w:val="0"/>
          <w:numId w:val="5"/>
        </w:numPr>
      </w:pPr>
      <w:r>
        <w:t>Les adresses dans les territoires des SIM connectés</w:t>
      </w:r>
    </w:p>
    <w:p w14:paraId="527AE5A5" w14:textId="245D5D58" w:rsidR="00FE1D9B" w:rsidRDefault="004D5853" w:rsidP="00FE1D9B">
      <w:pPr>
        <w:pStyle w:val="Paragraphedeliste"/>
        <w:numPr>
          <w:ilvl w:val="1"/>
          <w:numId w:val="5"/>
        </w:numPr>
      </w:pPr>
      <w:r>
        <w:t>Au-delà</w:t>
      </w:r>
      <w:r w:rsidR="00FE1D9B">
        <w:t xml:space="preserve"> de ces territoires, le service de recherche d’itinéraire n’est plus en mesure de répondre</w:t>
      </w:r>
    </w:p>
    <w:p w14:paraId="160622E9" w14:textId="1F875F0E" w:rsidR="006173E3" w:rsidRDefault="006173E3" w:rsidP="00F12FA2">
      <w:pPr>
        <w:pStyle w:val="Paragraphedeliste"/>
        <w:numPr>
          <w:ilvl w:val="0"/>
          <w:numId w:val="5"/>
        </w:numPr>
      </w:pPr>
      <w:r>
        <w:t>Les arrêts des offres de transport des SIM connectés</w:t>
      </w:r>
    </w:p>
    <w:p w14:paraId="00963EEE" w14:textId="72C5E410" w:rsidR="006173E3" w:rsidRDefault="00213054" w:rsidP="00F12FA2">
      <w:pPr>
        <w:pStyle w:val="Paragraphedeliste"/>
        <w:numPr>
          <w:ilvl w:val="1"/>
          <w:numId w:val="5"/>
        </w:numPr>
      </w:pPr>
      <w:r>
        <w:t>A priori, le service peut adresser l’ensemble des arrêts quelque</w:t>
      </w:r>
      <w:r w:rsidR="004D5853">
        <w:t>-</w:t>
      </w:r>
      <w:r>
        <w:t>soit leur typolo</w:t>
      </w:r>
      <w:r w:rsidR="00FE1D9B">
        <w:t xml:space="preserve">gie définie sur le SIM connecté : potelet, quai, zone d’échange, arrêt </w:t>
      </w:r>
      <w:ins w:id="90" w:author="casteran regis" w:date="2015-05-20T14:03:00Z">
        <w:r w:rsidR="000B3632">
          <w:t>commercial…</w:t>
        </w:r>
      </w:ins>
    </w:p>
    <w:p w14:paraId="0EBDC2A3" w14:textId="2756704F" w:rsidR="006173E3" w:rsidRDefault="006173E3" w:rsidP="00F12FA2">
      <w:pPr>
        <w:pStyle w:val="Paragraphedeliste"/>
        <w:numPr>
          <w:ilvl w:val="0"/>
          <w:numId w:val="5"/>
        </w:numPr>
      </w:pPr>
      <w:r>
        <w:t>Les points d’intérêt localisés dans les territoires des SIM connectés</w:t>
      </w:r>
    </w:p>
    <w:p w14:paraId="0EA6DF5C" w14:textId="77777777" w:rsidR="00542103" w:rsidRDefault="00542103" w:rsidP="00C4520D"/>
    <w:p w14:paraId="4BFE031F" w14:textId="628C9C8D" w:rsidR="00DC24C4" w:rsidRDefault="00E64E66" w:rsidP="00DC24C4">
      <w:pPr>
        <w:pStyle w:val="Titre4"/>
      </w:pPr>
      <w:r>
        <w:t>Périmètre fonctionnel minimal</w:t>
      </w:r>
    </w:p>
    <w:p w14:paraId="6ACAAAEE" w14:textId="77777777" w:rsidR="00DC24C4" w:rsidRDefault="00DC24C4" w:rsidP="00C4520D"/>
    <w:p w14:paraId="47894EA7" w14:textId="1A28EF37" w:rsidR="00213054" w:rsidRDefault="00213054" w:rsidP="00C4520D">
      <w:r>
        <w:t xml:space="preserve">Néanmoins le service n’impose pas de prendre en compte </w:t>
      </w:r>
      <w:r w:rsidR="00FE1D9B">
        <w:t xml:space="preserve">tous les </w:t>
      </w:r>
      <w:r>
        <w:t>types de localités</w:t>
      </w:r>
      <w:r w:rsidR="00FE1D9B">
        <w:t xml:space="preserve"> possibles</w:t>
      </w:r>
      <w:r>
        <w:t>.</w:t>
      </w:r>
    </w:p>
    <w:p w14:paraId="2F6DE1FB" w14:textId="7F113C38" w:rsidR="00FE1D9B" w:rsidRDefault="00FE1D9B" w:rsidP="00C4520D">
      <w:r>
        <w:t xml:space="preserve">Pour fournir une recherche d’itinéraire distribuée de type </w:t>
      </w:r>
      <w:r w:rsidR="00DC24C4">
        <w:t>« </w:t>
      </w:r>
      <w:r>
        <w:t>porte à porte</w:t>
      </w:r>
      <w:r w:rsidR="00DC24C4">
        <w:t> »</w:t>
      </w:r>
      <w:r>
        <w:t>, un service de recherche de localité limité aux adresses est suffisant.</w:t>
      </w:r>
    </w:p>
    <w:p w14:paraId="399D4E2C" w14:textId="77777777" w:rsidR="00FE1D9B" w:rsidRDefault="00FE1D9B" w:rsidP="00C4520D"/>
    <w:p w14:paraId="17935BD3" w14:textId="117FC6D7" w:rsidR="00592FCC" w:rsidRDefault="00592FCC" w:rsidP="00C4520D">
      <w:r>
        <w:t>En principe, il est nécessaire de disposer d’une base de données de voirie pour offrir un tel service.</w:t>
      </w:r>
    </w:p>
    <w:p w14:paraId="420D8B95" w14:textId="77777777" w:rsidR="00592FCC" w:rsidRDefault="00592FCC" w:rsidP="00C4520D"/>
    <w:p w14:paraId="2F151742" w14:textId="79E4E0A6" w:rsidR="00DC24C4" w:rsidRDefault="00592FCC" w:rsidP="00C4520D">
      <w:r>
        <w:lastRenderedPageBreak/>
        <w:t>Néanmoins, ce type de service étant d’un intérêt très général,</w:t>
      </w:r>
      <w:r w:rsidR="00DC24C4">
        <w:t xml:space="preserve"> il existe déjà un ensemble de service</w:t>
      </w:r>
      <w:r>
        <w:t>s</w:t>
      </w:r>
      <w:r w:rsidR="00DC24C4">
        <w:t xml:space="preserve"> disponible</w:t>
      </w:r>
      <w:r>
        <w:t>s</w:t>
      </w:r>
      <w:r w:rsidR="00DC24C4">
        <w:t xml:space="preserve"> sous forme d’API WEB et selon différentes licences.</w:t>
      </w:r>
      <w:r w:rsidR="00DC748E">
        <w:t xml:space="preserve"> Parmi les services les plus répandus sur le marché :</w:t>
      </w:r>
    </w:p>
    <w:p w14:paraId="5BCFFE4A" w14:textId="4FE67FB0" w:rsidR="00592FCC" w:rsidRDefault="00592FCC" w:rsidP="007B392D">
      <w:pPr>
        <w:pStyle w:val="Paragraphedeliste"/>
        <w:numPr>
          <w:ilvl w:val="0"/>
          <w:numId w:val="7"/>
        </w:numPr>
      </w:pPr>
      <w:r w:rsidRPr="00592FCC">
        <w:t>https://developers.google.com/maps/documentation/geocoding/</w:t>
      </w:r>
    </w:p>
    <w:p w14:paraId="72066C37" w14:textId="384B019D" w:rsidR="00592FCC" w:rsidRDefault="00E36493" w:rsidP="007B392D">
      <w:pPr>
        <w:pStyle w:val="Paragraphedeliste"/>
        <w:numPr>
          <w:ilvl w:val="0"/>
          <w:numId w:val="7"/>
        </w:numPr>
      </w:pPr>
      <w:hyperlink r:id="rId41" w:history="1">
        <w:r w:rsidR="00592FCC" w:rsidRPr="00592FCC">
          <w:t>http://www.postcodeanywhere.co.uk/</w:t>
        </w:r>
      </w:hyperlink>
    </w:p>
    <w:p w14:paraId="76AAECC9" w14:textId="2F854934" w:rsidR="00592FCC" w:rsidRDefault="00592FCC" w:rsidP="007B392D">
      <w:pPr>
        <w:pStyle w:val="Paragraphedeliste"/>
        <w:numPr>
          <w:ilvl w:val="0"/>
          <w:numId w:val="7"/>
        </w:numPr>
      </w:pPr>
      <w:r w:rsidRPr="00592FCC">
        <w:t>http://nominatim.openstreetmap.org/search</w:t>
      </w:r>
    </w:p>
    <w:p w14:paraId="50918766" w14:textId="24813FBF" w:rsidR="00DC24C4" w:rsidRDefault="00E36493" w:rsidP="007B392D">
      <w:pPr>
        <w:pStyle w:val="Paragraphedeliste"/>
        <w:numPr>
          <w:ilvl w:val="0"/>
          <w:numId w:val="7"/>
        </w:numPr>
      </w:pPr>
      <w:hyperlink r:id="rId42" w:history="1">
        <w:r w:rsidR="00592FCC" w:rsidRPr="004A4F75">
          <w:rPr>
            <w:rStyle w:val="Lienhypertexte"/>
          </w:rPr>
          <w:t>https://www.usps.com/business/web-tools-apis/address-information.htm</w:t>
        </w:r>
      </w:hyperlink>
    </w:p>
    <w:p w14:paraId="667F2B49" w14:textId="77777777" w:rsidR="00FE1D9B" w:rsidRDefault="00FE1D9B" w:rsidP="00C4520D"/>
    <w:p w14:paraId="103489B0" w14:textId="77777777" w:rsidR="00DC748E" w:rsidRDefault="00DC748E" w:rsidP="00E46671"/>
    <w:p w14:paraId="522A77DF" w14:textId="77777777" w:rsidR="00E46671" w:rsidRDefault="00E46671" w:rsidP="00E46671"/>
    <w:p w14:paraId="4BD8A781" w14:textId="20491FE2" w:rsidR="00E46671" w:rsidRPr="00E46671" w:rsidRDefault="00E46671" w:rsidP="00E46671">
      <w:pPr>
        <w:pStyle w:val="Titre4"/>
      </w:pPr>
      <w:r>
        <w:t>La fonction de score</w:t>
      </w:r>
    </w:p>
    <w:p w14:paraId="20C01F66" w14:textId="77777777" w:rsidR="00DC748E" w:rsidRDefault="00DC748E" w:rsidP="00C4520D">
      <w:r>
        <w:t>Le service de recherche de localité nécessite d’établir :</w:t>
      </w:r>
    </w:p>
    <w:p w14:paraId="55E167C4" w14:textId="0898DCE6" w:rsidR="00213054" w:rsidRDefault="00DC748E" w:rsidP="007B392D">
      <w:pPr>
        <w:pStyle w:val="Paragraphedeliste"/>
        <w:numPr>
          <w:ilvl w:val="0"/>
          <w:numId w:val="9"/>
        </w:numPr>
      </w:pPr>
      <w:r>
        <w:t>un filtre des localités à partir des critères fournis en entrée</w:t>
      </w:r>
    </w:p>
    <w:p w14:paraId="16F63BC4" w14:textId="04A455E1" w:rsidR="00DC748E" w:rsidRDefault="00DC748E" w:rsidP="007B392D">
      <w:pPr>
        <w:pStyle w:val="Paragraphedeliste"/>
        <w:numPr>
          <w:ilvl w:val="1"/>
          <w:numId w:val="9"/>
        </w:numPr>
      </w:pPr>
      <w:r>
        <w:t>seules les localités pertinentes par rapport aux critères fournis au service sont retournées</w:t>
      </w:r>
    </w:p>
    <w:p w14:paraId="52AD93FC" w14:textId="23266BF8" w:rsidR="00DC748E" w:rsidRDefault="00DC748E" w:rsidP="007B392D">
      <w:pPr>
        <w:pStyle w:val="Paragraphedeliste"/>
        <w:numPr>
          <w:ilvl w:val="0"/>
          <w:numId w:val="9"/>
        </w:numPr>
      </w:pPr>
      <w:r>
        <w:t>un classement parmi toutes les localités sélectionnées</w:t>
      </w:r>
    </w:p>
    <w:p w14:paraId="2F7F489E" w14:textId="7E3AA6F0" w:rsidR="00DC748E" w:rsidRDefault="00DC748E" w:rsidP="007B392D">
      <w:pPr>
        <w:pStyle w:val="Paragraphedeliste"/>
        <w:numPr>
          <w:ilvl w:val="1"/>
          <w:numId w:val="9"/>
        </w:numPr>
      </w:pPr>
      <w:r>
        <w:t>les localités sont retournées par ordre décroissant de pertinence</w:t>
      </w:r>
    </w:p>
    <w:p w14:paraId="7F94674E" w14:textId="77777777" w:rsidR="00DC748E" w:rsidRDefault="00DC748E" w:rsidP="00C4520D"/>
    <w:p w14:paraId="5F59EA15" w14:textId="0FBC8E78" w:rsidR="00DC748E" w:rsidRDefault="00DC748E" w:rsidP="00C4520D">
      <w:r>
        <w:t xml:space="preserve">La fonction de score est une fonction qui associe un nombre à chaque localité et ensemble de critères fournis. La fonction de score s’applique aux localités quelque soit leur typologie (potelet de bus, zone d’échange, adresses, </w:t>
      </w:r>
      <w:proofErr w:type="gramStart"/>
      <w:r>
        <w:t>POI</w:t>
      </w:r>
      <w:ins w:id="91" w:author="casteran regis" w:date="2015-05-20T14:05:00Z">
        <w:r w:rsidR="000B3632">
          <w:t>…</w:t>
        </w:r>
      </w:ins>
      <w:r>
        <w:t>)</w:t>
      </w:r>
      <w:proofErr w:type="gramEnd"/>
      <w:r>
        <w:t>.</w:t>
      </w:r>
    </w:p>
    <w:p w14:paraId="0BEA76F4" w14:textId="2D9F5502" w:rsidR="006173E3" w:rsidRDefault="00DC748E" w:rsidP="00C4520D">
      <w:r>
        <w:t>La fonction de score évalue donc la pertinence d’une localité par rapport aux critères de recherche.</w:t>
      </w:r>
    </w:p>
    <w:p w14:paraId="708EB414" w14:textId="77777777" w:rsidR="00DC748E" w:rsidRDefault="00DC748E" w:rsidP="00C4520D"/>
    <w:p w14:paraId="548CFD60" w14:textId="4DD6AE77" w:rsidR="00DC748E" w:rsidRDefault="00DC748E" w:rsidP="00C4520D">
      <w:r>
        <w:t xml:space="preserve">En général la fonction de score prend en compte toutes les propriétés d’une localité : son nom, tout le découpage administratif (commune, département, région, </w:t>
      </w:r>
      <w:proofErr w:type="spellStart"/>
      <w:proofErr w:type="gramStart"/>
      <w:r>
        <w:t>etc</w:t>
      </w:r>
      <w:proofErr w:type="spellEnd"/>
      <w:r>
        <w:t>…)</w:t>
      </w:r>
      <w:proofErr w:type="gramEnd"/>
      <w:r>
        <w:t xml:space="preserve">.  </w:t>
      </w:r>
    </w:p>
    <w:p w14:paraId="617980E7" w14:textId="77777777" w:rsidR="004B3AB9" w:rsidRDefault="004B3AB9" w:rsidP="00C4520D"/>
    <w:p w14:paraId="3FEFED29" w14:textId="04B1514A" w:rsidR="00DC748E" w:rsidRDefault="001751E7" w:rsidP="00C4520D">
      <w:r>
        <w:t>L</w:t>
      </w:r>
      <w:r w:rsidR="00DC748E">
        <w:t>a fonction de score peut également prendre en compte différentes langues.</w:t>
      </w:r>
    </w:p>
    <w:p w14:paraId="74ADF10E" w14:textId="5A1F8088" w:rsidR="00DC748E" w:rsidRDefault="00DC748E" w:rsidP="00C4520D">
      <w:r>
        <w:t xml:space="preserve">En effet, selon la langue, les localités portent des noms différents : Londres, London, Naples, </w:t>
      </w:r>
      <w:proofErr w:type="spellStart"/>
      <w:r>
        <w:t>Napoli</w:t>
      </w:r>
      <w:proofErr w:type="spellEnd"/>
      <w:r>
        <w:t xml:space="preserve">, </w:t>
      </w:r>
      <w:proofErr w:type="spellStart"/>
      <w:r>
        <w:t>etc</w:t>
      </w:r>
      <w:proofErr w:type="spellEnd"/>
      <w:r>
        <w:t>…</w:t>
      </w:r>
    </w:p>
    <w:p w14:paraId="039DC0A1" w14:textId="68C260AF" w:rsidR="001751E7" w:rsidRDefault="001751E7" w:rsidP="001751E7">
      <w:r>
        <w:t>La fonction de score peut également prendre en compte la pertinence phonétique.</w:t>
      </w:r>
    </w:p>
    <w:p w14:paraId="25FA76CD" w14:textId="77777777" w:rsidR="00EE3302" w:rsidRDefault="00EE3302" w:rsidP="00CA7683"/>
    <w:p w14:paraId="5289B47D" w14:textId="08A4CB46" w:rsidR="00CA7683" w:rsidRPr="00CA7683" w:rsidRDefault="00CA7683" w:rsidP="004A0CDC">
      <w:pPr>
        <w:pStyle w:val="Titre2"/>
      </w:pPr>
      <w:bookmarkStart w:id="92" w:name="_Toc290618181"/>
      <w:r>
        <w:t>Les composants</w:t>
      </w:r>
      <w:r w:rsidR="004A0CDC">
        <w:t xml:space="preserve"> internes</w:t>
      </w:r>
      <w:bookmarkEnd w:id="92"/>
    </w:p>
    <w:p w14:paraId="62BDD2E8" w14:textId="37AA01D7" w:rsidR="00CA7683" w:rsidRDefault="00333480" w:rsidP="0068106F">
      <w:r>
        <w:t>L’adjectif interne signifie que les composants présentés dans ce chapitre sont du ressort de la maitrise d’œuvre qui aurait en charge la réalisation du méta-système.</w:t>
      </w:r>
    </w:p>
    <w:p w14:paraId="363E79E7" w14:textId="32E272CD" w:rsidR="0068106F" w:rsidRDefault="00420611" w:rsidP="00880CFC">
      <w:pPr>
        <w:pStyle w:val="Titre3"/>
      </w:pPr>
      <w:bookmarkStart w:id="93" w:name="_Toc290618182"/>
      <w:r>
        <w:t>La base des</w:t>
      </w:r>
      <w:r w:rsidR="000868F6">
        <w:t xml:space="preserve"> métadonnées</w:t>
      </w:r>
      <w:bookmarkEnd w:id="93"/>
    </w:p>
    <w:p w14:paraId="6FACB0B8" w14:textId="77777777" w:rsidR="0091231A" w:rsidRDefault="0091231A" w:rsidP="0068106F"/>
    <w:p w14:paraId="1BFC38F3" w14:textId="76170DA8" w:rsidR="00363E46" w:rsidRDefault="002D2D1F" w:rsidP="00363E46">
      <w:r>
        <w:t xml:space="preserve">La </w:t>
      </w:r>
      <w:r w:rsidR="005E5443">
        <w:t>base des méta</w:t>
      </w:r>
      <w:r w:rsidR="0091231A">
        <w:t xml:space="preserve">données </w:t>
      </w:r>
      <w:r w:rsidR="00F90523">
        <w:t xml:space="preserve">est le composant qui stocke de manière persistante </w:t>
      </w:r>
      <w:r w:rsidR="00363E46">
        <w:t>les données suivantes :</w:t>
      </w:r>
    </w:p>
    <w:p w14:paraId="2BB12843" w14:textId="12573D58" w:rsidR="00363E46" w:rsidRDefault="00363E46" w:rsidP="007B392D">
      <w:pPr>
        <w:pStyle w:val="Paragraphedeliste"/>
        <w:numPr>
          <w:ilvl w:val="0"/>
          <w:numId w:val="21"/>
        </w:numPr>
      </w:pPr>
      <w:r>
        <w:t>les SIM connectés et les moyens d’interroger leur interface générique de SIM</w:t>
      </w:r>
    </w:p>
    <w:p w14:paraId="3B28F651" w14:textId="1C12CAD9" w:rsidR="00363E46" w:rsidRDefault="00363E46" w:rsidP="007B392D">
      <w:pPr>
        <w:pStyle w:val="Paragraphedeliste"/>
        <w:numPr>
          <w:ilvl w:val="0"/>
          <w:numId w:val="21"/>
        </w:numPr>
      </w:pPr>
      <w:r>
        <w:t>les arrêts des SIM connectés</w:t>
      </w:r>
    </w:p>
    <w:p w14:paraId="58927B73" w14:textId="5336BDA9" w:rsidR="00363E46" w:rsidRDefault="00363E46" w:rsidP="007B392D">
      <w:pPr>
        <w:pStyle w:val="Paragraphedeliste"/>
        <w:numPr>
          <w:ilvl w:val="0"/>
          <w:numId w:val="21"/>
        </w:numPr>
      </w:pPr>
      <w:r>
        <w:t>les transitions entre arrêts de SIM connectés différents</w:t>
      </w:r>
    </w:p>
    <w:p w14:paraId="13F6C294" w14:textId="77777777" w:rsidR="00363E46" w:rsidRDefault="00363E46" w:rsidP="0068106F"/>
    <w:p w14:paraId="44B9B94B" w14:textId="20E60438" w:rsidR="00F12FA2" w:rsidRDefault="0091231A" w:rsidP="0068106F">
      <w:r>
        <w:t xml:space="preserve">La base prend en compte le critère d’accessibilité dans la </w:t>
      </w:r>
      <w:r w:rsidR="0045328F">
        <w:t>définition</w:t>
      </w:r>
      <w:r>
        <w:t xml:space="preserve"> des transitions.</w:t>
      </w:r>
    </w:p>
    <w:p w14:paraId="422099FB" w14:textId="0E308B39" w:rsidR="000868F6" w:rsidRDefault="000868F6" w:rsidP="0068106F"/>
    <w:p w14:paraId="1D6C15EC" w14:textId="0A698FFB" w:rsidR="000868F6" w:rsidRDefault="000868F6" w:rsidP="00880CFC">
      <w:pPr>
        <w:pStyle w:val="Titre3"/>
      </w:pPr>
      <w:bookmarkStart w:id="94" w:name="_Toc290618183"/>
      <w:r>
        <w:t xml:space="preserve">Le </w:t>
      </w:r>
      <w:r w:rsidR="002D2D1F">
        <w:t>système de synchronisation des métadonnées</w:t>
      </w:r>
      <w:bookmarkEnd w:id="94"/>
    </w:p>
    <w:p w14:paraId="5372BFBC" w14:textId="77777777" w:rsidR="000868F6" w:rsidRDefault="000868F6" w:rsidP="000868F6"/>
    <w:p w14:paraId="29233E52" w14:textId="36746C7B" w:rsidR="0091231A" w:rsidRDefault="0091231A" w:rsidP="000868F6">
      <w:r>
        <w:lastRenderedPageBreak/>
        <w:t xml:space="preserve">C’est le composant </w:t>
      </w:r>
      <w:r w:rsidR="00F90523">
        <w:t>qui assure le</w:t>
      </w:r>
      <w:r w:rsidR="002D2D1F">
        <w:t xml:space="preserve"> service de mise à jour des métadonnées par rapport à l’offre des SIM connectés</w:t>
      </w:r>
      <w:r>
        <w:t xml:space="preserve">. </w:t>
      </w:r>
    </w:p>
    <w:p w14:paraId="030F298F" w14:textId="35CC1E53" w:rsidR="00C06EA6" w:rsidRDefault="00C06EA6" w:rsidP="000868F6">
      <w:r>
        <w:t>Ce service est assuré de manière périodique en fonction du rythme de renouvellement des offres de transport sur les différents SIM connectés.</w:t>
      </w:r>
    </w:p>
    <w:p w14:paraId="22A2B6E3" w14:textId="3BAA1757" w:rsidR="00C06EA6" w:rsidRDefault="00C06EA6" w:rsidP="000868F6">
      <w:r>
        <w:t xml:space="preserve">Le service intègre la planification de </w:t>
      </w:r>
      <w:r w:rsidR="00363E46">
        <w:t>synchronisation des données.</w:t>
      </w:r>
    </w:p>
    <w:p w14:paraId="574EF7E2" w14:textId="77777777" w:rsidR="00C06EA6" w:rsidRDefault="00C06EA6" w:rsidP="000868F6"/>
    <w:p w14:paraId="77BA012D" w14:textId="6EE60C4F" w:rsidR="00C06EA6" w:rsidRDefault="00C06EA6" w:rsidP="000868F6">
      <w:r>
        <w:t>Au niveau fonctionnel, l’hypothèse est faite que les SIM connectés conservent la même offre de transport durant la tranche horaire de disponibilité de l’interface générique des SIM.</w:t>
      </w:r>
    </w:p>
    <w:p w14:paraId="19617A97" w14:textId="4DA0D522" w:rsidR="00F90523" w:rsidRDefault="00C06EA6" w:rsidP="000868F6">
      <w:r>
        <w:t>Il en résulte que la fréquence la plus grande d’exécution du service de synchronisation est une fois par jour.</w:t>
      </w:r>
    </w:p>
    <w:p w14:paraId="4F0BFD76" w14:textId="2339A84E" w:rsidR="000868F6" w:rsidRDefault="000868F6" w:rsidP="00880CFC">
      <w:pPr>
        <w:pStyle w:val="Titre3"/>
      </w:pPr>
      <w:bookmarkStart w:id="95" w:name="_Toc290618184"/>
      <w:r>
        <w:t>L’aiguilleur</w:t>
      </w:r>
      <w:bookmarkEnd w:id="95"/>
    </w:p>
    <w:p w14:paraId="00EF96F9" w14:textId="77777777" w:rsidR="004A0CDC" w:rsidRDefault="004A0CDC" w:rsidP="000868F6"/>
    <w:p w14:paraId="7CFEE5B2" w14:textId="614A197E" w:rsidR="00F12FA2" w:rsidRDefault="00F12FA2" w:rsidP="00F12FA2">
      <w:r>
        <w:t xml:space="preserve">C’est le composant qui implémente les interfaces </w:t>
      </w:r>
      <w:r w:rsidR="00F90523">
        <w:t xml:space="preserve">externes </w:t>
      </w:r>
      <w:r>
        <w:t>du méta-système.</w:t>
      </w:r>
    </w:p>
    <w:p w14:paraId="11064805" w14:textId="77777777" w:rsidR="004B3AB9" w:rsidRDefault="004B3AB9" w:rsidP="00F12FA2"/>
    <w:p w14:paraId="7495C46B" w14:textId="77777777" w:rsidR="00B36A04" w:rsidRDefault="00F12FA2" w:rsidP="00F12FA2">
      <w:r>
        <w:t xml:space="preserve">Au niveau de la recherche d’itinéraire </w:t>
      </w:r>
      <w:r w:rsidR="00B36A04">
        <w:t xml:space="preserve">c’est ce composant </w:t>
      </w:r>
    </w:p>
    <w:p w14:paraId="1ACF9891" w14:textId="2F4D24A3" w:rsidR="00B36A04" w:rsidRDefault="00B36A04" w:rsidP="007B392D">
      <w:pPr>
        <w:pStyle w:val="Paragraphedeliste"/>
        <w:numPr>
          <w:ilvl w:val="0"/>
          <w:numId w:val="6"/>
        </w:numPr>
      </w:pPr>
      <w:r>
        <w:t xml:space="preserve">qui calcule les </w:t>
      </w:r>
      <w:r w:rsidR="005E5443">
        <w:t>traces de SIM à partir des méta</w:t>
      </w:r>
      <w:r>
        <w:t>données</w:t>
      </w:r>
    </w:p>
    <w:p w14:paraId="5A333AA5" w14:textId="6D5041C6" w:rsidR="00F12FA2" w:rsidRDefault="00B36A04" w:rsidP="007B392D">
      <w:pPr>
        <w:pStyle w:val="Paragraphedeliste"/>
        <w:numPr>
          <w:ilvl w:val="0"/>
          <w:numId w:val="6"/>
        </w:numPr>
      </w:pPr>
      <w:r>
        <w:t xml:space="preserve">qui décompose la requête de recherche en une succession de requêtes élémentaires adressées aux SIM connectés. De ce point de vue, ce composant « distribue » le calcul en recherches </w:t>
      </w:r>
      <w:r w:rsidR="00880CFC">
        <w:t>« localisées » sur les territoires de SIM connectés</w:t>
      </w:r>
      <w:r>
        <w:t>.</w:t>
      </w:r>
    </w:p>
    <w:p w14:paraId="308FAEBA" w14:textId="77777777" w:rsidR="00617E0A" w:rsidRDefault="00617E0A" w:rsidP="000868F6"/>
    <w:p w14:paraId="5A15F059" w14:textId="68DAEFCC" w:rsidR="00333480" w:rsidRDefault="004A0CDC" w:rsidP="00333480">
      <w:pPr>
        <w:pStyle w:val="Titre2"/>
      </w:pPr>
      <w:bookmarkStart w:id="96" w:name="_Toc290618185"/>
      <w:r>
        <w:t>Les composants externes</w:t>
      </w:r>
      <w:bookmarkEnd w:id="96"/>
    </w:p>
    <w:p w14:paraId="79592ECD" w14:textId="3B805509" w:rsidR="00333480" w:rsidRDefault="00333480" w:rsidP="00333480">
      <w:r>
        <w:t xml:space="preserve">L’adjectif externe signifie que les composants présentés dans ce chapitre ne sont pas du ressort de la maitrise d’œuvre qui aurait en charge la réalisation </w:t>
      </w:r>
      <w:r w:rsidR="002A05C6">
        <w:t xml:space="preserve">ou l’hébergement </w:t>
      </w:r>
      <w:r>
        <w:t>du méta-système.</w:t>
      </w:r>
    </w:p>
    <w:p w14:paraId="72995F72" w14:textId="07CBB080" w:rsidR="004A0CDC" w:rsidRDefault="00333480" w:rsidP="00333480">
      <w:r>
        <w:t xml:space="preserve">En l’occurrence les composants externes se limitent aux </w:t>
      </w:r>
      <w:r w:rsidR="00880CFC">
        <w:t>SIM</w:t>
      </w:r>
      <w:r w:rsidR="004A0CDC">
        <w:t xml:space="preserve"> </w:t>
      </w:r>
      <w:r w:rsidR="00880CFC">
        <w:t>connectés</w:t>
      </w:r>
      <w:r>
        <w:t>.</w:t>
      </w:r>
      <w:r w:rsidR="00880CFC">
        <w:t xml:space="preserve"> </w:t>
      </w:r>
      <w:r>
        <w:t>Or l</w:t>
      </w:r>
      <w:r w:rsidR="00880CFC">
        <w:t>es SIM existent indépendamment du méta-système</w:t>
      </w:r>
      <w:r>
        <w:t xml:space="preserve"> et font l’objet d’un marché spécifique entre une collectivité et un prestataire.</w:t>
      </w:r>
    </w:p>
    <w:p w14:paraId="0944FBBA" w14:textId="77777777" w:rsidR="00880CFC" w:rsidRDefault="00880CFC" w:rsidP="004A0CDC"/>
    <w:p w14:paraId="62E04319" w14:textId="4E01396A" w:rsidR="00880CFC" w:rsidRDefault="00333480" w:rsidP="004A0CDC">
      <w:r>
        <w:t>Néanmoins p</w:t>
      </w:r>
      <w:r w:rsidR="00880CFC">
        <w:t>our être accessibles du méta-système, les SIM connectés doivent implémenter une « interface générique » de SIM.</w:t>
      </w:r>
    </w:p>
    <w:p w14:paraId="028A72F6" w14:textId="60B81F00" w:rsidR="00880CFC" w:rsidRDefault="00880CFC" w:rsidP="004A0CDC">
      <w:r>
        <w:t xml:space="preserve">Cette interface est décrite au </w:t>
      </w:r>
      <w:r w:rsidR="00C2256A">
        <w:t xml:space="preserve">§ </w:t>
      </w:r>
      <w:r w:rsidR="0066352B">
        <w:fldChar w:fldCharType="begin"/>
      </w:r>
      <w:r w:rsidR="0066352B">
        <w:instrText xml:space="preserve"> REF _Ref290097604 \r \h </w:instrText>
      </w:r>
      <w:r w:rsidR="0066352B">
        <w:fldChar w:fldCharType="separate"/>
      </w:r>
      <w:r w:rsidR="0066352B">
        <w:t>5.3</w:t>
      </w:r>
      <w:r w:rsidR="0066352B">
        <w:fldChar w:fldCharType="end"/>
      </w:r>
      <w:r w:rsidR="0066352B">
        <w:t xml:space="preserve"> </w:t>
      </w:r>
      <w:r w:rsidR="0066352B">
        <w:fldChar w:fldCharType="begin"/>
      </w:r>
      <w:r w:rsidR="0066352B">
        <w:instrText xml:space="preserve"> REF _Ref290097642 \h </w:instrText>
      </w:r>
      <w:r w:rsidR="0066352B">
        <w:fldChar w:fldCharType="separate"/>
      </w:r>
      <w:r w:rsidR="0066352B">
        <w:t>Interface générique de SIM</w:t>
      </w:r>
      <w:r w:rsidR="0066352B">
        <w:fldChar w:fldCharType="end"/>
      </w:r>
      <w:r w:rsidR="0066352B">
        <w:t>.</w:t>
      </w:r>
    </w:p>
    <w:p w14:paraId="65377752" w14:textId="77777777" w:rsidR="000868F6" w:rsidRDefault="000868F6" w:rsidP="000868F6"/>
    <w:p w14:paraId="3E9339C3" w14:textId="426927C8" w:rsidR="0068106F" w:rsidRDefault="00CA7683" w:rsidP="0068106F">
      <w:pPr>
        <w:pStyle w:val="Titre2"/>
      </w:pPr>
      <w:bookmarkStart w:id="97" w:name="_Toc290618186"/>
      <w:r>
        <w:t xml:space="preserve">Les </w:t>
      </w:r>
      <w:r w:rsidR="004A0CDC">
        <w:t>interfaces entre les composants</w:t>
      </w:r>
      <w:bookmarkEnd w:id="97"/>
    </w:p>
    <w:p w14:paraId="074E4B69" w14:textId="2D014D78" w:rsidR="00363E46" w:rsidRDefault="00363E46" w:rsidP="00363E46">
      <w:pPr>
        <w:pStyle w:val="Titre3"/>
      </w:pPr>
      <w:bookmarkStart w:id="98" w:name="_Toc290618187"/>
      <w:r>
        <w:t>La base des métadonnées</w:t>
      </w:r>
      <w:bookmarkEnd w:id="98"/>
    </w:p>
    <w:p w14:paraId="7759B889" w14:textId="77777777" w:rsidR="00363E46" w:rsidRDefault="00363E46" w:rsidP="0068106F"/>
    <w:p w14:paraId="61AFB6B6" w14:textId="57280117" w:rsidR="00363E46" w:rsidRDefault="00363E46" w:rsidP="0068106F">
      <w:r>
        <w:t>La base expose une interface de lecture/écriture aux seuls composants internes.</w:t>
      </w:r>
    </w:p>
    <w:p w14:paraId="2605B6E8" w14:textId="673EB35B" w:rsidR="00363E46" w:rsidRDefault="00363E46" w:rsidP="00363E46">
      <w:pPr>
        <w:pStyle w:val="Titre3"/>
      </w:pPr>
      <w:bookmarkStart w:id="99" w:name="_Toc290618188"/>
      <w:r>
        <w:t>Le système de synchronisation des métadonnées</w:t>
      </w:r>
      <w:bookmarkEnd w:id="99"/>
    </w:p>
    <w:p w14:paraId="4446B29B" w14:textId="77777777" w:rsidR="00363E46" w:rsidRDefault="00363E46" w:rsidP="0068106F"/>
    <w:p w14:paraId="5D13A3BD" w14:textId="0B31D8F0" w:rsidR="00363E46" w:rsidRDefault="00363E46" w:rsidP="00363E46">
      <w:r>
        <w:t>Le composant utilise :</w:t>
      </w:r>
    </w:p>
    <w:p w14:paraId="557D77BB" w14:textId="2CCB22CA" w:rsidR="00363E46" w:rsidRDefault="00363E46" w:rsidP="007B392D">
      <w:pPr>
        <w:pStyle w:val="Paragraphedeliste"/>
        <w:numPr>
          <w:ilvl w:val="0"/>
          <w:numId w:val="20"/>
        </w:numPr>
      </w:pPr>
      <w:r>
        <w:t xml:space="preserve">l’interface de lecture/écriture de la base des </w:t>
      </w:r>
      <w:ins w:id="100" w:author="casteran regis" w:date="2015-05-20T12:38:00Z">
        <w:r w:rsidR="00025983">
          <w:t>métadonnées</w:t>
        </w:r>
      </w:ins>
    </w:p>
    <w:p w14:paraId="49671441" w14:textId="77777777" w:rsidR="00363E46" w:rsidRDefault="00363E46" w:rsidP="007B392D">
      <w:pPr>
        <w:pStyle w:val="Paragraphedeliste"/>
        <w:numPr>
          <w:ilvl w:val="0"/>
          <w:numId w:val="20"/>
        </w:numPr>
      </w:pPr>
      <w:r>
        <w:t>l’interface générique des SIM exposée par l’ensemble des SIM connectés</w:t>
      </w:r>
    </w:p>
    <w:p w14:paraId="1280DADB" w14:textId="77777777" w:rsidR="00363E46" w:rsidRDefault="00363E46" w:rsidP="00363E46"/>
    <w:p w14:paraId="125C292F" w14:textId="77777777" w:rsidR="00363E46" w:rsidRDefault="00363E46" w:rsidP="00363E46">
      <w:r>
        <w:t>Le composant est autonome vis à vis des autres composants internes.</w:t>
      </w:r>
    </w:p>
    <w:p w14:paraId="7458C3D8" w14:textId="561BFA8F" w:rsidR="00363E46" w:rsidRDefault="00363E46" w:rsidP="00363E46">
      <w:r>
        <w:t>Le composant n’expose pas d’interface externe non plus.</w:t>
      </w:r>
    </w:p>
    <w:p w14:paraId="0C5E2FD5" w14:textId="77777777" w:rsidR="00363E46" w:rsidRDefault="00363E46" w:rsidP="00363E46"/>
    <w:p w14:paraId="1AF9F268" w14:textId="674F4951" w:rsidR="00363E46" w:rsidRDefault="00363E46" w:rsidP="00363E46">
      <w:r>
        <w:lastRenderedPageBreak/>
        <w:t>Même si l’implémentation de ce composant nécessite une interface avec son environnement de déploiement, cette interface pourra être adaptée librement en fonction du choix d’environnement et d’hébergement.</w:t>
      </w:r>
    </w:p>
    <w:p w14:paraId="1357F592" w14:textId="3074AC38" w:rsidR="00363E46" w:rsidRDefault="00363E46" w:rsidP="00363E46">
      <w:r>
        <w:t>L’interface de ce composant n’entre donc pas dans le cadre de ce document.</w:t>
      </w:r>
    </w:p>
    <w:p w14:paraId="06FFB371" w14:textId="77777777" w:rsidR="00363E46" w:rsidRDefault="00363E46" w:rsidP="0068106F"/>
    <w:p w14:paraId="6B739C19" w14:textId="14D0B3EC" w:rsidR="00363E46" w:rsidRDefault="00363E46" w:rsidP="00363E46">
      <w:pPr>
        <w:pStyle w:val="Titre3"/>
      </w:pPr>
      <w:bookmarkStart w:id="101" w:name="_Toc290618189"/>
      <w:r>
        <w:t>L’aiguilleur</w:t>
      </w:r>
      <w:bookmarkEnd w:id="101"/>
    </w:p>
    <w:p w14:paraId="1EAAAD8D" w14:textId="77777777" w:rsidR="00363E46" w:rsidRDefault="00363E46" w:rsidP="0068106F"/>
    <w:p w14:paraId="1A93BA63" w14:textId="6BC3E372" w:rsidR="00363E46" w:rsidRDefault="00363E46" w:rsidP="0068106F">
      <w:r>
        <w:t>L’aiguilleur utilise :</w:t>
      </w:r>
    </w:p>
    <w:p w14:paraId="54F97157" w14:textId="35FF7605" w:rsidR="00363E46" w:rsidRDefault="00363E46" w:rsidP="007B392D">
      <w:pPr>
        <w:pStyle w:val="Paragraphedeliste"/>
        <w:numPr>
          <w:ilvl w:val="0"/>
          <w:numId w:val="22"/>
        </w:numPr>
      </w:pPr>
      <w:r>
        <w:t>La base des métadonnées</w:t>
      </w:r>
    </w:p>
    <w:p w14:paraId="32C12043" w14:textId="746435B2" w:rsidR="00363E46" w:rsidRDefault="00363E46" w:rsidP="007B392D">
      <w:pPr>
        <w:pStyle w:val="Paragraphedeliste"/>
        <w:numPr>
          <w:ilvl w:val="0"/>
          <w:numId w:val="22"/>
        </w:numPr>
      </w:pPr>
      <w:r>
        <w:t>L’interface générique de SIM des SIM connectés</w:t>
      </w:r>
    </w:p>
    <w:p w14:paraId="1DB6444F" w14:textId="11751F23" w:rsidR="00363E46" w:rsidRDefault="00363E46" w:rsidP="00363E46">
      <w:r>
        <w:t>L’aiguilleur publie l’interface des 2 services du méta-système :</w:t>
      </w:r>
    </w:p>
    <w:p w14:paraId="5F105AB8" w14:textId="20E4D10D" w:rsidR="00363E46" w:rsidRDefault="00363E46" w:rsidP="007B392D">
      <w:pPr>
        <w:pStyle w:val="Paragraphedeliste"/>
        <w:numPr>
          <w:ilvl w:val="0"/>
          <w:numId w:val="23"/>
        </w:numPr>
      </w:pPr>
      <w:r>
        <w:t>le service de recherche de localité</w:t>
      </w:r>
    </w:p>
    <w:p w14:paraId="3D6FD0C9" w14:textId="265C045C" w:rsidR="00363E46" w:rsidRDefault="00363E46" w:rsidP="007B392D">
      <w:pPr>
        <w:pStyle w:val="Paragraphedeliste"/>
        <w:numPr>
          <w:ilvl w:val="0"/>
          <w:numId w:val="23"/>
        </w:numPr>
      </w:pPr>
      <w:r>
        <w:t>le service de recherche d’itinéraire distribué</w:t>
      </w:r>
    </w:p>
    <w:p w14:paraId="7AC1E6AE" w14:textId="77777777" w:rsidR="00363E46" w:rsidRDefault="00363E46" w:rsidP="00363E46"/>
    <w:p w14:paraId="259312F8" w14:textId="0B0EBB8D" w:rsidR="00363E46" w:rsidRDefault="00363E46" w:rsidP="00363E46">
      <w:pPr>
        <w:pStyle w:val="Titre3"/>
      </w:pPr>
      <w:bookmarkStart w:id="102" w:name="_Toc290618190"/>
      <w:r>
        <w:t>Vue d’ensemble des interfaces</w:t>
      </w:r>
      <w:bookmarkEnd w:id="102"/>
    </w:p>
    <w:p w14:paraId="5DEDE8F4" w14:textId="77777777" w:rsidR="00363E46" w:rsidRDefault="00363E46" w:rsidP="0068106F"/>
    <w:p w14:paraId="7E44ECAE" w14:textId="5FB364AB" w:rsidR="00832CE8" w:rsidRDefault="00832CE8" w:rsidP="0068106F">
      <w:r>
        <w:t>Le schéma ci-dessous présente les différents composants et leurs interfaces.</w:t>
      </w:r>
    </w:p>
    <w:p w14:paraId="2C97CE6D" w14:textId="5E9F41A1" w:rsidR="00832CE8" w:rsidRDefault="00B108D6" w:rsidP="00832CE8">
      <w:pPr>
        <w:keepNext/>
      </w:pPr>
      <w:ins w:id="103" w:author="casteran regis" w:date="2015-05-20T14:35:00Z">
        <w:r>
          <w:rPr>
            <w:noProof/>
            <w:lang w:eastAsia="fr-FR"/>
          </w:rPr>
          <mc:AlternateContent>
            <mc:Choice Requires="wps">
              <w:drawing>
                <wp:anchor distT="0" distB="0" distL="114300" distR="114300" simplePos="0" relativeHeight="251656192" behindDoc="0" locked="0" layoutInCell="1" allowOverlap="1" wp14:anchorId="6B44223E" wp14:editId="56295982">
                  <wp:simplePos x="0" y="0"/>
                  <wp:positionH relativeFrom="column">
                    <wp:posOffset>1183005</wp:posOffset>
                  </wp:positionH>
                  <wp:positionV relativeFrom="paragraph">
                    <wp:posOffset>662940</wp:posOffset>
                  </wp:positionV>
                  <wp:extent cx="1047750" cy="1200150"/>
                  <wp:effectExtent l="0" t="0" r="19050" b="19050"/>
                  <wp:wrapNone/>
                  <wp:docPr id="18" name="Rectangle 18"/>
                  <wp:cNvGraphicFramePr/>
                  <a:graphic xmlns:a="http://schemas.openxmlformats.org/drawingml/2006/main">
                    <a:graphicData uri="http://schemas.microsoft.com/office/word/2010/wordprocessingShape">
                      <wps:wsp>
                        <wps:cNvSpPr/>
                        <wps:spPr>
                          <a:xfrm>
                            <a:off x="0" y="0"/>
                            <a:ext cx="1047750" cy="1200150"/>
                          </a:xfrm>
                          <a:prstGeom prst="rect">
                            <a:avLst/>
                          </a:prstGeom>
                          <a:no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5="http://schemas.microsoft.com/office/word/2012/wordml">
              <w:pict>
                <v:rect w14:anchorId="3D145DAC" id="Rectangle 18" o:spid="_x0000_s1026" style="position:absolute;margin-left:93.15pt;margin-top:52.2pt;width:82.5pt;height:94.5pt;z-index:2516561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" filled="f" strokecolor="#f79646 [3209]" strokeweight="2pt"/>
              </w:pict>
            </mc:Fallback>
          </mc:AlternateContent>
        </w:r>
      </w:ins>
      <w:r w:rsidR="00832CE8">
        <w:rPr>
          <w:noProof/>
          <w:lang w:eastAsia="fr-FR"/>
        </w:rPr>
        <w:drawing>
          <wp:inline distT="0" distB="0" distL="0" distR="0" wp14:anchorId="09466DD3" wp14:editId="4BEEEFA1">
            <wp:extent cx="5760720" cy="2570447"/>
            <wp:effectExtent l="0" t="0" r="508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me des composants.png"/>
                    <pic:cNvPicPr/>
                  </pic:nvPicPr>
                  <pic:blipFill>
                    <a:blip r:embed="rId43">
                      <a:extLst>
                        <a:ext uri="{28A0092B-C50C-407E-A947-70E740481C1C}">
                          <a14:useLocalDpi xmlns:a14="http://schemas.microsoft.com/office/drawing/2010/main" val="0"/>
                        </a:ext>
                      </a:extLst>
                    </a:blip>
                    <a:stretch>
                      <a:fillRect/>
                    </a:stretch>
                  </pic:blipFill>
                  <pic:spPr>
                    <a:xfrm>
                      <a:off x="0" y="0"/>
                      <a:ext cx="5760720" cy="2570447"/>
                    </a:xfrm>
                    <a:prstGeom prst="rect">
                      <a:avLst/>
                    </a:prstGeom>
                  </pic:spPr>
                </pic:pic>
              </a:graphicData>
            </a:graphic>
          </wp:inline>
        </w:drawing>
      </w:r>
    </w:p>
    <w:p w14:paraId="3538D0EA" w14:textId="610F6355" w:rsidR="00832CE8" w:rsidRDefault="00832CE8" w:rsidP="00832CE8">
      <w:pPr>
        <w:pStyle w:val="Lgende"/>
        <w:jc w:val="center"/>
        <w:rPr>
          <w:ins w:id="104" w:author="Marc Florisson" w:date="2015-05-29T08:57:00Z"/>
        </w:rPr>
      </w:pPr>
      <w:bookmarkStart w:id="105" w:name="_Toc290618222"/>
      <w:r>
        <w:t xml:space="preserve">Figure </w:t>
      </w:r>
      <w:fldSimple w:instr=" SEQ Figure \* ARABIC ">
        <w:r w:rsidR="00C7451A">
          <w:rPr>
            <w:noProof/>
          </w:rPr>
          <w:t>3</w:t>
        </w:r>
      </w:fldSimple>
      <w:r>
        <w:t xml:space="preserve"> Diagramme de composants</w:t>
      </w:r>
      <w:bookmarkEnd w:id="105"/>
    </w:p>
    <w:p w14:paraId="46871F7B" w14:textId="4A4E50F9" w:rsidR="00D40AA5" w:rsidRDefault="00D40AA5" w:rsidP="00A96D9E">
      <w:pPr>
        <w:rPr>
          <w:ins w:id="106" w:author="Marc Florisson" w:date="2015-05-29T08:58:00Z"/>
        </w:rPr>
      </w:pPr>
      <w:ins w:id="107" w:author="Marc Florisson" w:date="2015-05-29T08:58:00Z">
        <w:r>
          <w:t xml:space="preserve">Précision au niveau du </w:t>
        </w:r>
      </w:ins>
      <w:ins w:id="108" w:author="Marc Florisson" w:date="2015-05-29T08:57:00Z">
        <w:r>
          <w:t>cadre orange</w:t>
        </w:r>
      </w:ins>
      <w:ins w:id="109" w:author="Marc Florisson" w:date="2015-05-29T08:58:00Z">
        <w:r>
          <w:t xml:space="preserve"> de ce schéma :</w:t>
        </w:r>
      </w:ins>
    </w:p>
    <w:p w14:paraId="39854A55" w14:textId="69A6DF28" w:rsidR="00D40AA5" w:rsidRDefault="00D40AA5" w:rsidP="00A96D9E">
      <w:pPr>
        <w:rPr>
          <w:ins w:id="110" w:author="Marc Florisson" w:date="2015-05-29T09:04:00Z"/>
        </w:rPr>
      </w:pPr>
      <w:ins w:id="111" w:author="Marc Florisson" w:date="2015-05-29T08:58:00Z">
        <w:r>
          <w:t>C</w:t>
        </w:r>
      </w:ins>
      <w:ins w:id="112" w:author="Marc Florisson" w:date="2015-05-29T08:59:00Z">
        <w:r>
          <w:t xml:space="preserve">’est l’aiguilleur </w:t>
        </w:r>
      </w:ins>
      <w:ins w:id="113" w:author="Marc Florisson" w:date="2015-05-29T09:05:00Z">
        <w:r w:rsidR="00A96D9E">
          <w:t xml:space="preserve">seul </w:t>
        </w:r>
      </w:ins>
      <w:ins w:id="114" w:author="Marc Florisson" w:date="2015-05-29T08:59:00Z">
        <w:r>
          <w:t xml:space="preserve">qui définit les 2 interfaces </w:t>
        </w:r>
      </w:ins>
      <w:ins w:id="115" w:author="Marc Florisson" w:date="2015-05-29T09:05:00Z">
        <w:r w:rsidR="00A96D9E">
          <w:t xml:space="preserve">(Fournisseur et Demandeur de Recherche d’itinéraire et de localité) </w:t>
        </w:r>
      </w:ins>
      <w:ins w:id="116" w:author="Marc Florisson" w:date="2015-05-29T08:59:00Z">
        <w:r>
          <w:t>avec le client méta système.</w:t>
        </w:r>
      </w:ins>
    </w:p>
    <w:p w14:paraId="223DA13E" w14:textId="4C07B45D" w:rsidR="00D40AA5" w:rsidRPr="00D40AA5" w:rsidRDefault="00D40AA5" w:rsidP="00A96D9E"/>
    <w:p w14:paraId="195E86BD" w14:textId="67CFF45B" w:rsidR="00BB5F4E" w:rsidRDefault="0068106F" w:rsidP="004A0CDC">
      <w:pPr>
        <w:pStyle w:val="Titre2"/>
        <w:ind w:left="578" w:hanging="578"/>
      </w:pPr>
      <w:bookmarkStart w:id="117" w:name="_Toc290618191"/>
      <w:r>
        <w:t>Principaux cas d’utilisation</w:t>
      </w:r>
      <w:bookmarkEnd w:id="117"/>
    </w:p>
    <w:p w14:paraId="07012056" w14:textId="77777777" w:rsidR="00B72356" w:rsidRDefault="00B72356" w:rsidP="00B72356"/>
    <w:p w14:paraId="40E85F26" w14:textId="61641776" w:rsidR="00622D9E" w:rsidRDefault="00AB5735" w:rsidP="00B72356">
      <w:r>
        <w:t xml:space="preserve">Il existe </w:t>
      </w:r>
      <w:r w:rsidR="003A1DDF">
        <w:t xml:space="preserve">2 </w:t>
      </w:r>
      <w:r>
        <w:t xml:space="preserve">principaux </w:t>
      </w:r>
      <w:r w:rsidR="003A1DDF">
        <w:t>cas d’utilisation</w:t>
      </w:r>
      <w:r>
        <w:t> :</w:t>
      </w:r>
    </w:p>
    <w:p w14:paraId="57E4E979" w14:textId="79412A0E" w:rsidR="00AB5735" w:rsidRDefault="00AB5735" w:rsidP="007B392D">
      <w:pPr>
        <w:pStyle w:val="Paragraphedeliste"/>
        <w:numPr>
          <w:ilvl w:val="0"/>
          <w:numId w:val="14"/>
        </w:numPr>
      </w:pPr>
      <w:r>
        <w:t>L’un pour trouver une localité</w:t>
      </w:r>
    </w:p>
    <w:p w14:paraId="32DA3C1E" w14:textId="4C9C510A" w:rsidR="00AB5735" w:rsidRDefault="00AB5735" w:rsidP="007B392D">
      <w:pPr>
        <w:pStyle w:val="Paragraphedeliste"/>
        <w:numPr>
          <w:ilvl w:val="0"/>
          <w:numId w:val="14"/>
        </w:numPr>
      </w:pPr>
      <w:r>
        <w:t>L’autre pour trouver un itinéraire</w:t>
      </w:r>
    </w:p>
    <w:p w14:paraId="71E70C8E" w14:textId="77777777" w:rsidR="00AB5735" w:rsidRDefault="00AB5735" w:rsidP="00AB5735"/>
    <w:p w14:paraId="49039D14" w14:textId="77777777" w:rsidR="00AB5735" w:rsidRDefault="00AB5735" w:rsidP="00AB5735">
      <w:pPr>
        <w:keepNext/>
      </w:pPr>
      <w:r>
        <w:rPr>
          <w:noProof/>
          <w:lang w:eastAsia="fr-FR"/>
        </w:rPr>
        <w:lastRenderedPageBreak/>
        <w:drawing>
          <wp:inline distT="0" distB="0" distL="0" distR="0" wp14:anchorId="328A1A24" wp14:editId="32ACAB68">
            <wp:extent cx="4571909" cy="2148878"/>
            <wp:effectExtent l="0" t="0" r="635" b="1016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s.png"/>
                    <pic:cNvPicPr/>
                  </pic:nvPicPr>
                  <pic:blipFill>
                    <a:blip r:embed="rId44">
                      <a:extLst>
                        <a:ext uri="{28A0092B-C50C-407E-A947-70E740481C1C}">
                          <a14:useLocalDpi xmlns:a14="http://schemas.microsoft.com/office/drawing/2010/main" val="0"/>
                        </a:ext>
                      </a:extLst>
                    </a:blip>
                    <a:stretch>
                      <a:fillRect/>
                    </a:stretch>
                  </pic:blipFill>
                  <pic:spPr>
                    <a:xfrm>
                      <a:off x="0" y="0"/>
                      <a:ext cx="4571909" cy="2148878"/>
                    </a:xfrm>
                    <a:prstGeom prst="rect">
                      <a:avLst/>
                    </a:prstGeom>
                  </pic:spPr>
                </pic:pic>
              </a:graphicData>
            </a:graphic>
          </wp:inline>
        </w:drawing>
      </w:r>
    </w:p>
    <w:p w14:paraId="5315A2B7" w14:textId="4B4D7B46" w:rsidR="00AB5735" w:rsidRDefault="00AB5735" w:rsidP="00AB5735">
      <w:pPr>
        <w:pStyle w:val="Lgende"/>
        <w:jc w:val="center"/>
      </w:pPr>
      <w:bookmarkStart w:id="118" w:name="_Toc290618223"/>
      <w:r>
        <w:t xml:space="preserve">Figure </w:t>
      </w:r>
      <w:fldSimple w:instr=" SEQ Figure \* ARABIC ">
        <w:r w:rsidR="00C7451A">
          <w:rPr>
            <w:noProof/>
          </w:rPr>
          <w:t>4</w:t>
        </w:r>
      </w:fldSimple>
      <w:r>
        <w:t xml:space="preserve"> Principaux cas d'usage</w:t>
      </w:r>
      <w:bookmarkEnd w:id="118"/>
    </w:p>
    <w:p w14:paraId="114B7712" w14:textId="77777777" w:rsidR="00622D9E" w:rsidRDefault="00622D9E" w:rsidP="00B72356"/>
    <w:p w14:paraId="40A49CFA" w14:textId="37D726BC" w:rsidR="00CD03C1" w:rsidRDefault="00CD03C1" w:rsidP="00B72356">
      <w:r>
        <w:t>Les tableaux ci-dessous décrivent en détail les cas d’usage.</w:t>
      </w:r>
    </w:p>
    <w:p w14:paraId="22A53B0D" w14:textId="77777777" w:rsidR="00CD03C1" w:rsidRDefault="00CD03C1" w:rsidP="00B72356"/>
    <w:tbl>
      <w:tblPr>
        <w:tblStyle w:val="Grille"/>
        <w:tblW w:w="0" w:type="auto"/>
        <w:tblLook w:val="04A0" w:firstRow="1" w:lastRow="0" w:firstColumn="1" w:lastColumn="0" w:noHBand="0" w:noVBand="1"/>
      </w:tblPr>
      <w:tblGrid>
        <w:gridCol w:w="1809"/>
        <w:gridCol w:w="7403"/>
      </w:tblGrid>
      <w:tr w:rsidR="00622D9E" w14:paraId="019105A6" w14:textId="77777777" w:rsidTr="003A1DDF">
        <w:tc>
          <w:tcPr>
            <w:tcW w:w="1809" w:type="dxa"/>
          </w:tcPr>
          <w:p w14:paraId="05DD773A" w14:textId="3392727E" w:rsidR="00622D9E" w:rsidRDefault="00622D9E" w:rsidP="00B72356">
            <w:r>
              <w:t>Nom</w:t>
            </w:r>
          </w:p>
        </w:tc>
        <w:tc>
          <w:tcPr>
            <w:tcW w:w="7403" w:type="dxa"/>
          </w:tcPr>
          <w:p w14:paraId="1C3392BC" w14:textId="3A9780C3" w:rsidR="00622D9E" w:rsidRDefault="00622D9E" w:rsidP="00B72356">
            <w:r>
              <w:t>« Trouver une localité »</w:t>
            </w:r>
          </w:p>
        </w:tc>
      </w:tr>
      <w:tr w:rsidR="00622D9E" w14:paraId="7A5898DB" w14:textId="77777777" w:rsidTr="003A1DDF">
        <w:tc>
          <w:tcPr>
            <w:tcW w:w="1809" w:type="dxa"/>
          </w:tcPr>
          <w:p w14:paraId="7FD56726" w14:textId="2776C86B" w:rsidR="00622D9E" w:rsidRDefault="00622D9E" w:rsidP="00B72356">
            <w:r>
              <w:t>Acteur</w:t>
            </w:r>
          </w:p>
        </w:tc>
        <w:tc>
          <w:tcPr>
            <w:tcW w:w="7403" w:type="dxa"/>
          </w:tcPr>
          <w:p w14:paraId="38E312E4" w14:textId="0DBE3346" w:rsidR="00622D9E" w:rsidRDefault="00622D9E" w:rsidP="00B72356">
            <w:r>
              <w:t>Le client du méta-système</w:t>
            </w:r>
          </w:p>
        </w:tc>
      </w:tr>
      <w:tr w:rsidR="00622D9E" w14:paraId="44DEF842" w14:textId="77777777" w:rsidTr="003A1DDF">
        <w:tc>
          <w:tcPr>
            <w:tcW w:w="1809" w:type="dxa"/>
          </w:tcPr>
          <w:p w14:paraId="33ECF635" w14:textId="2387C084" w:rsidR="00622D9E" w:rsidRDefault="00622D9E" w:rsidP="00B72356">
            <w:r>
              <w:t>Description</w:t>
            </w:r>
          </w:p>
        </w:tc>
        <w:tc>
          <w:tcPr>
            <w:tcW w:w="7403" w:type="dxa"/>
          </w:tcPr>
          <w:p w14:paraId="7D4403CF" w14:textId="77777777" w:rsidR="00E64E66" w:rsidRDefault="00622D9E" w:rsidP="00622D9E">
            <w:r>
              <w:t>L’acteur interroge le méta-système en fournissant</w:t>
            </w:r>
            <w:r w:rsidR="00E64E66">
              <w:t> :</w:t>
            </w:r>
          </w:p>
          <w:p w14:paraId="50AEEA94" w14:textId="77777777" w:rsidR="00622D9E" w:rsidRDefault="00622D9E" w:rsidP="007B392D">
            <w:pPr>
              <w:pStyle w:val="Paragraphedeliste"/>
              <w:numPr>
                <w:ilvl w:val="0"/>
                <w:numId w:val="15"/>
              </w:numPr>
            </w:pPr>
            <w:r>
              <w:t>une chaine de caractères</w:t>
            </w:r>
          </w:p>
          <w:p w14:paraId="3C1EEF8F" w14:textId="0D8091B0" w:rsidR="00E64E66" w:rsidRDefault="00E64E66" w:rsidP="007B392D">
            <w:pPr>
              <w:pStyle w:val="Paragraphedeliste"/>
              <w:numPr>
                <w:ilvl w:val="0"/>
                <w:numId w:val="15"/>
              </w:numPr>
            </w:pPr>
            <w:r>
              <w:t>une zone géographique</w:t>
            </w:r>
            <w:r w:rsidR="00356E3B">
              <w:t xml:space="preserve"> (optionnel)</w:t>
            </w:r>
          </w:p>
          <w:p w14:paraId="6B3E3111" w14:textId="548592F9" w:rsidR="00E64E66" w:rsidRDefault="00E64E66" w:rsidP="007B392D">
            <w:pPr>
              <w:pStyle w:val="Paragraphedeliste"/>
              <w:numPr>
                <w:ilvl w:val="0"/>
                <w:numId w:val="15"/>
              </w:numPr>
            </w:pPr>
            <w:r>
              <w:t>un type de localité</w:t>
            </w:r>
            <w:r w:rsidR="00356E3B">
              <w:t xml:space="preserve"> (optionnel)</w:t>
            </w:r>
          </w:p>
          <w:p w14:paraId="24AE116B" w14:textId="4EE43251" w:rsidR="00356E3B" w:rsidRDefault="00356E3B" w:rsidP="007B392D">
            <w:pPr>
              <w:pStyle w:val="Paragraphedeliste"/>
              <w:numPr>
                <w:ilvl w:val="0"/>
                <w:numId w:val="15"/>
              </w:numPr>
            </w:pPr>
            <w:r>
              <w:t>une limite sur la quantité de réponses retournées (optionnel)</w:t>
            </w:r>
          </w:p>
        </w:tc>
      </w:tr>
      <w:tr w:rsidR="00622D9E" w14:paraId="63F20FBD" w14:textId="77777777" w:rsidTr="003A1DDF">
        <w:tc>
          <w:tcPr>
            <w:tcW w:w="1809" w:type="dxa"/>
          </w:tcPr>
          <w:p w14:paraId="10EB3468" w14:textId="6030147C" w:rsidR="00622D9E" w:rsidRDefault="00356E3B" w:rsidP="00B72356">
            <w:r>
              <w:t>Scénario</w:t>
            </w:r>
            <w:r w:rsidR="00622D9E">
              <w:t xml:space="preserve"> nominal</w:t>
            </w:r>
          </w:p>
        </w:tc>
        <w:tc>
          <w:tcPr>
            <w:tcW w:w="7403" w:type="dxa"/>
          </w:tcPr>
          <w:p w14:paraId="604CE3C9" w14:textId="1EA5A245" w:rsidR="00356E3B" w:rsidRDefault="00356E3B" w:rsidP="00E64E66">
            <w:r>
              <w:t>L’acteur interroge le méta-système en fournissant une chaine de caractère « </w:t>
            </w:r>
            <w:ins w:id="119" w:author="casteran regis" w:date="2015-05-20T12:38:00Z">
              <w:r w:rsidR="00025983">
                <w:t>Lyon</w:t>
              </w:r>
            </w:ins>
            <w:r>
              <w:t> ». </w:t>
            </w:r>
          </w:p>
          <w:p w14:paraId="16D0B8C4" w14:textId="4574342A" w:rsidR="00E64E66" w:rsidRDefault="00622D9E" w:rsidP="00E64E66">
            <w:r>
              <w:t>Le méta-système</w:t>
            </w:r>
            <w:r w:rsidR="00B06D37">
              <w:t xml:space="preserve"> </w:t>
            </w:r>
            <w:r w:rsidR="00356E3B">
              <w:t>retourne</w:t>
            </w:r>
            <w:r w:rsidR="00B06D37">
              <w:t xml:space="preserve"> une </w:t>
            </w:r>
            <w:r w:rsidR="00E64E66">
              <w:t xml:space="preserve">liste de localités </w:t>
            </w:r>
            <w:r w:rsidR="00CA7445">
              <w:t xml:space="preserve">dont </w:t>
            </w:r>
            <w:r w:rsidR="00356E3B">
              <w:t xml:space="preserve">une partie des propriétés </w:t>
            </w:r>
            <w:r w:rsidR="00E64E66">
              <w:t>contient la chaine de caractères fournie</w:t>
            </w:r>
            <w:r w:rsidR="00356E3B">
              <w:t>.</w:t>
            </w:r>
          </w:p>
          <w:p w14:paraId="25B5B29F" w14:textId="1A2748CB" w:rsidR="00356E3B" w:rsidRDefault="00356E3B" w:rsidP="007B392D">
            <w:pPr>
              <w:pStyle w:val="Paragraphedeliste"/>
              <w:numPr>
                <w:ilvl w:val="0"/>
                <w:numId w:val="16"/>
              </w:numPr>
            </w:pPr>
            <w:r>
              <w:t>Les localités qui sont des adresses ont une partie des informations d’adresse qui contient la chaine fournie. Il peut s’agir de la voirie</w:t>
            </w:r>
            <w:r w:rsidR="00306D6B">
              <w:t xml:space="preserve"> (rue de Lyon)</w:t>
            </w:r>
            <w:r>
              <w:t>, de la commune</w:t>
            </w:r>
            <w:r w:rsidR="00306D6B">
              <w:t xml:space="preserve"> (Lyon)</w:t>
            </w:r>
            <w:r>
              <w:t>, du code postal</w:t>
            </w:r>
            <w:r w:rsidR="008157A7">
              <w:t>.</w:t>
            </w:r>
          </w:p>
          <w:p w14:paraId="1E5DDD91" w14:textId="7D935A74" w:rsidR="00356E3B" w:rsidRDefault="00356E3B" w:rsidP="007B392D">
            <w:pPr>
              <w:pStyle w:val="Paragraphedeliste"/>
              <w:numPr>
                <w:ilvl w:val="0"/>
                <w:numId w:val="16"/>
              </w:numPr>
            </w:pPr>
            <w:r>
              <w:t xml:space="preserve">Les localités qui sont des </w:t>
            </w:r>
            <w:r w:rsidR="008157A7">
              <w:t>arrêts ont un nom qui contient la chaine fournie</w:t>
            </w:r>
            <w:r>
              <w:t>.</w:t>
            </w:r>
          </w:p>
          <w:p w14:paraId="2A463F2B" w14:textId="693BB2DE" w:rsidR="00356E3B" w:rsidRDefault="008157A7" w:rsidP="007B392D">
            <w:pPr>
              <w:pStyle w:val="Paragraphedeliste"/>
              <w:numPr>
                <w:ilvl w:val="0"/>
                <w:numId w:val="16"/>
              </w:numPr>
            </w:pPr>
            <w:r>
              <w:t>Les localités qui sont des POI ont un nom qui contient la chaine fournie.</w:t>
            </w:r>
          </w:p>
        </w:tc>
      </w:tr>
      <w:tr w:rsidR="00622D9E" w14:paraId="074E1F31" w14:textId="77777777" w:rsidTr="003A1DDF">
        <w:tc>
          <w:tcPr>
            <w:tcW w:w="1809" w:type="dxa"/>
          </w:tcPr>
          <w:p w14:paraId="39A21505" w14:textId="1209B98D" w:rsidR="00622D9E" w:rsidRDefault="00356E3B" w:rsidP="00B72356">
            <w:r>
              <w:t xml:space="preserve">Scénario </w:t>
            </w:r>
            <w:r w:rsidR="00622D9E">
              <w:t>alternatif</w:t>
            </w:r>
          </w:p>
        </w:tc>
        <w:tc>
          <w:tcPr>
            <w:tcW w:w="7403" w:type="dxa"/>
          </w:tcPr>
          <w:p w14:paraId="001D444E" w14:textId="0BCF5547" w:rsidR="00CA7445" w:rsidRDefault="00CA7445" w:rsidP="00306D6B">
            <w:r>
              <w:t>C’est le même scénario que le scénario nominal mais avec une chaine qui comporte une faute d’orthographe, par exemple « </w:t>
            </w:r>
            <w:proofErr w:type="spellStart"/>
            <w:r>
              <w:t>monparnasse</w:t>
            </w:r>
            <w:proofErr w:type="spellEnd"/>
            <w:r>
              <w:t> ».</w:t>
            </w:r>
          </w:p>
          <w:p w14:paraId="2213DB9E" w14:textId="77777777" w:rsidR="00622D9E" w:rsidRDefault="00CA7445" w:rsidP="00CA7445">
            <w:r>
              <w:t>Le méta-système retourne une liste de localités dont une partie des propriétés contient est « voisine » la chaine de caractères proche.</w:t>
            </w:r>
          </w:p>
          <w:p w14:paraId="1A0D3244" w14:textId="534EF04E" w:rsidR="00CA7445" w:rsidRDefault="00CA7445">
            <w:r>
              <w:t xml:space="preserve">Ce scénario permet de </w:t>
            </w:r>
            <w:ins w:id="120" w:author="casteran regis" w:date="2015-05-20T14:44:00Z">
              <w:r w:rsidR="00E41077">
                <w:t xml:space="preserve">gérer </w:t>
              </w:r>
            </w:ins>
            <w:r>
              <w:t>une approximation phonétique.</w:t>
            </w:r>
          </w:p>
        </w:tc>
      </w:tr>
      <w:tr w:rsidR="00E64E66" w14:paraId="59567E5C" w14:textId="77777777" w:rsidTr="003A1DDF">
        <w:tc>
          <w:tcPr>
            <w:tcW w:w="1809" w:type="dxa"/>
          </w:tcPr>
          <w:p w14:paraId="33BD9ADF" w14:textId="6EDD0EBE" w:rsidR="00E64E66" w:rsidRDefault="00356E3B" w:rsidP="00B72356">
            <w:r>
              <w:t xml:space="preserve">Scénario </w:t>
            </w:r>
            <w:r w:rsidR="00E64E66">
              <w:t>d’exception</w:t>
            </w:r>
          </w:p>
        </w:tc>
        <w:tc>
          <w:tcPr>
            <w:tcW w:w="7403" w:type="dxa"/>
          </w:tcPr>
          <w:p w14:paraId="624FC4D0" w14:textId="77777777" w:rsidR="00CA7445" w:rsidRDefault="00CA7445" w:rsidP="00CA7445">
            <w:r>
              <w:t>C’est le même scénario que le scénario nominal seulement l</w:t>
            </w:r>
            <w:r w:rsidR="00E64E66">
              <w:t>a chaine fournie correspond à trop gran</w:t>
            </w:r>
            <w:r>
              <w:t>d nombre de localités possibles.</w:t>
            </w:r>
            <w:r w:rsidR="00E64E66">
              <w:t xml:space="preserve"> </w:t>
            </w:r>
            <w:r>
              <w:t>P</w:t>
            </w:r>
            <w:r w:rsidR="00E64E66">
              <w:t xml:space="preserve">ar exemple si la chaine fournie est </w:t>
            </w:r>
            <w:r>
              <w:t>« rue ».</w:t>
            </w:r>
          </w:p>
          <w:p w14:paraId="0BEB34D5" w14:textId="287B635F" w:rsidR="00E64E66" w:rsidRDefault="00CA7445" w:rsidP="00CA7445">
            <w:r>
              <w:t>Le méta-système retourne une liste vide.</w:t>
            </w:r>
          </w:p>
        </w:tc>
      </w:tr>
      <w:tr w:rsidR="00E64E66" w14:paraId="16B38DDB" w14:textId="77777777" w:rsidTr="003A1DDF">
        <w:tc>
          <w:tcPr>
            <w:tcW w:w="1809" w:type="dxa"/>
          </w:tcPr>
          <w:p w14:paraId="10EA2F01" w14:textId="293E4132" w:rsidR="00E64E66" w:rsidRDefault="00356E3B" w:rsidP="00B72356">
            <w:r>
              <w:t xml:space="preserve">Scénario </w:t>
            </w:r>
            <w:r w:rsidR="00E64E66">
              <w:t>d’exception</w:t>
            </w:r>
          </w:p>
        </w:tc>
        <w:tc>
          <w:tcPr>
            <w:tcW w:w="7403" w:type="dxa"/>
          </w:tcPr>
          <w:p w14:paraId="5DC65D3B" w14:textId="1113EA63" w:rsidR="00CA7445" w:rsidRDefault="00CA7445" w:rsidP="00CA7445">
            <w:r>
              <w:t>C’est le même scénario que le scénario nominal seulement la chaine fournie ne correspond à aucune localité connue. Par exemple si la chaine fournie est « </w:t>
            </w:r>
            <w:proofErr w:type="spellStart"/>
            <w:r>
              <w:t>zrtp</w:t>
            </w:r>
            <w:proofErr w:type="spellEnd"/>
            <w:r>
              <w:t> ».</w:t>
            </w:r>
          </w:p>
          <w:p w14:paraId="0319FAB4" w14:textId="1DF39626" w:rsidR="00E64E66" w:rsidRDefault="00CA7445" w:rsidP="00CA7445">
            <w:r>
              <w:t>Le méta-système retourne une liste vide.</w:t>
            </w:r>
          </w:p>
        </w:tc>
      </w:tr>
      <w:tr w:rsidR="00E64E66" w14:paraId="2BC3323C" w14:textId="77777777" w:rsidTr="003A1DDF">
        <w:tc>
          <w:tcPr>
            <w:tcW w:w="1809" w:type="dxa"/>
          </w:tcPr>
          <w:p w14:paraId="074D5B8B" w14:textId="7A6B02AF" w:rsidR="00E64E66" w:rsidRDefault="00E64E66" w:rsidP="00B72356">
            <w:r>
              <w:t>Post-conditions</w:t>
            </w:r>
          </w:p>
        </w:tc>
        <w:tc>
          <w:tcPr>
            <w:tcW w:w="7403" w:type="dxa"/>
          </w:tcPr>
          <w:p w14:paraId="4B427FA4" w14:textId="164941C8" w:rsidR="00E64E66" w:rsidRDefault="00E64E66" w:rsidP="00356E3B">
            <w:r>
              <w:t xml:space="preserve">La liste de </w:t>
            </w:r>
            <w:r w:rsidR="00356E3B">
              <w:t>proposition est triée en fonction du score.</w:t>
            </w:r>
          </w:p>
          <w:p w14:paraId="136D4191" w14:textId="408BD12B" w:rsidR="00356E3B" w:rsidRDefault="00356E3B" w:rsidP="00356E3B">
            <w:r>
              <w:t>La liste de proposition ne retourne que le type de localités demandées, tous les types si rien n’est précisé.</w:t>
            </w:r>
          </w:p>
          <w:p w14:paraId="3DBD8C7B" w14:textId="74EAB567" w:rsidR="00356E3B" w:rsidRDefault="00356E3B" w:rsidP="00356E3B">
            <w:r>
              <w:t>La taille de la liste est limitée en fonction du paramètre fourni</w:t>
            </w:r>
          </w:p>
        </w:tc>
      </w:tr>
    </w:tbl>
    <w:p w14:paraId="6A1CA2C7" w14:textId="51278A1F" w:rsidR="00622D9E" w:rsidRDefault="00622D9E" w:rsidP="00B72356"/>
    <w:p w14:paraId="6D18CBE8" w14:textId="77777777" w:rsidR="003A1DDF" w:rsidRDefault="003A1DDF" w:rsidP="003A1DDF"/>
    <w:tbl>
      <w:tblPr>
        <w:tblStyle w:val="Grille"/>
        <w:tblW w:w="0" w:type="auto"/>
        <w:tblLook w:val="04A0" w:firstRow="1" w:lastRow="0" w:firstColumn="1" w:lastColumn="0" w:noHBand="0" w:noVBand="1"/>
      </w:tblPr>
      <w:tblGrid>
        <w:gridCol w:w="1809"/>
        <w:gridCol w:w="7403"/>
      </w:tblGrid>
      <w:tr w:rsidR="003A1DDF" w14:paraId="1AEE5768" w14:textId="77777777" w:rsidTr="003A1DDF">
        <w:tc>
          <w:tcPr>
            <w:tcW w:w="1809" w:type="dxa"/>
          </w:tcPr>
          <w:p w14:paraId="6B537B04" w14:textId="77777777" w:rsidR="003A1DDF" w:rsidRDefault="003A1DDF" w:rsidP="003A1DDF">
            <w:r>
              <w:t>Nom</w:t>
            </w:r>
          </w:p>
        </w:tc>
        <w:tc>
          <w:tcPr>
            <w:tcW w:w="7403" w:type="dxa"/>
          </w:tcPr>
          <w:p w14:paraId="7CA32C7B" w14:textId="1665C5DE" w:rsidR="003A1DDF" w:rsidRDefault="003A1DDF">
            <w:r>
              <w:t>« Trouver un itinéraire »</w:t>
            </w:r>
          </w:p>
        </w:tc>
      </w:tr>
      <w:tr w:rsidR="003A1DDF" w14:paraId="72349F34" w14:textId="77777777" w:rsidTr="003A1DDF">
        <w:tc>
          <w:tcPr>
            <w:tcW w:w="1809" w:type="dxa"/>
          </w:tcPr>
          <w:p w14:paraId="449BF9D6" w14:textId="77777777" w:rsidR="003A1DDF" w:rsidRDefault="003A1DDF" w:rsidP="003A1DDF">
            <w:r>
              <w:t>Acteur</w:t>
            </w:r>
          </w:p>
        </w:tc>
        <w:tc>
          <w:tcPr>
            <w:tcW w:w="7403" w:type="dxa"/>
          </w:tcPr>
          <w:p w14:paraId="2ECC6467" w14:textId="77777777" w:rsidR="003A1DDF" w:rsidRDefault="003A1DDF" w:rsidP="003A1DDF">
            <w:r>
              <w:t>Le client du méta-système</w:t>
            </w:r>
          </w:p>
        </w:tc>
      </w:tr>
      <w:tr w:rsidR="003A1DDF" w14:paraId="37360329" w14:textId="77777777" w:rsidTr="003A1DDF">
        <w:tc>
          <w:tcPr>
            <w:tcW w:w="1809" w:type="dxa"/>
          </w:tcPr>
          <w:p w14:paraId="67CC7B49" w14:textId="77777777" w:rsidR="003A1DDF" w:rsidRDefault="003A1DDF" w:rsidP="003A1DDF">
            <w:r>
              <w:t>Description</w:t>
            </w:r>
          </w:p>
        </w:tc>
        <w:tc>
          <w:tcPr>
            <w:tcW w:w="7403" w:type="dxa"/>
          </w:tcPr>
          <w:p w14:paraId="2AA280DA" w14:textId="367D7224" w:rsidR="003A1DDF" w:rsidRDefault="003A1DDF" w:rsidP="00700F9D">
            <w:r>
              <w:t xml:space="preserve">L’acteur interroge </w:t>
            </w:r>
            <w:r w:rsidR="00700F9D">
              <w:t xml:space="preserve">d’abord le </w:t>
            </w:r>
            <w:r>
              <w:t xml:space="preserve">méta-système </w:t>
            </w:r>
            <w:r w:rsidR="00700F9D">
              <w:t xml:space="preserve">pour sélectionner un point de départ et un point d’arrivée puis demande </w:t>
            </w:r>
            <w:r w:rsidR="00CA7445">
              <w:t>une recherche d’itinéraire</w:t>
            </w:r>
            <w:r w:rsidR="00700F9D">
              <w:t xml:space="preserve"> au méta-système.</w:t>
            </w:r>
          </w:p>
        </w:tc>
      </w:tr>
      <w:tr w:rsidR="003A1DDF" w14:paraId="5E2187B5" w14:textId="77777777" w:rsidTr="003A1DDF">
        <w:tc>
          <w:tcPr>
            <w:tcW w:w="1809" w:type="dxa"/>
          </w:tcPr>
          <w:p w14:paraId="2E241F2D" w14:textId="4177FC33" w:rsidR="003A1DDF" w:rsidRDefault="00700F9D" w:rsidP="003A1DDF">
            <w:r>
              <w:t xml:space="preserve">Scénario </w:t>
            </w:r>
            <w:r w:rsidR="003A1DDF">
              <w:t>nominal</w:t>
            </w:r>
          </w:p>
        </w:tc>
        <w:tc>
          <w:tcPr>
            <w:tcW w:w="7403" w:type="dxa"/>
          </w:tcPr>
          <w:p w14:paraId="4052E19D" w14:textId="120DC642" w:rsidR="00CA7445" w:rsidRDefault="00700F9D" w:rsidP="00CA7445">
            <w:r>
              <w:t xml:space="preserve">1. </w:t>
            </w:r>
            <w:r w:rsidR="003A1DDF">
              <w:t>L</w:t>
            </w:r>
            <w:r>
              <w:t xml:space="preserve">’acteur </w:t>
            </w:r>
            <w:r w:rsidR="00CA7445">
              <w:t>déroule le scénario nominal pour « trouver une localité » de départ et d’arrivée.</w:t>
            </w:r>
          </w:p>
          <w:p w14:paraId="00B1F88B" w14:textId="357B8A79" w:rsidR="00CA7445" w:rsidRDefault="00700F9D" w:rsidP="00CA7445">
            <w:r>
              <w:t xml:space="preserve">2. </w:t>
            </w:r>
            <w:r w:rsidR="00CA7445">
              <w:t>L</w:t>
            </w:r>
            <w:r>
              <w:t>’acteur</w:t>
            </w:r>
            <w:r w:rsidR="00CA7445">
              <w:t xml:space="preserve"> interroge ensuite le méta-système en précisant :</w:t>
            </w:r>
          </w:p>
          <w:p w14:paraId="1CAA0BF0" w14:textId="2D6E7474" w:rsidR="00CA7445" w:rsidRDefault="00700F9D" w:rsidP="007B392D">
            <w:pPr>
              <w:pStyle w:val="Paragraphedeliste"/>
              <w:numPr>
                <w:ilvl w:val="0"/>
                <w:numId w:val="17"/>
              </w:numPr>
            </w:pPr>
            <w:r>
              <w:t>u</w:t>
            </w:r>
            <w:r w:rsidR="00CA7445">
              <w:t>ne position géographique de départ</w:t>
            </w:r>
          </w:p>
          <w:p w14:paraId="0927ABA0" w14:textId="32533421" w:rsidR="00CA7445" w:rsidRDefault="00700F9D" w:rsidP="007B392D">
            <w:pPr>
              <w:pStyle w:val="Paragraphedeliste"/>
              <w:numPr>
                <w:ilvl w:val="0"/>
                <w:numId w:val="17"/>
              </w:numPr>
            </w:pPr>
            <w:r>
              <w:t>u</w:t>
            </w:r>
            <w:r w:rsidR="00CA7445">
              <w:t>ne position géographique d’arrivée</w:t>
            </w:r>
          </w:p>
          <w:p w14:paraId="3274A360" w14:textId="4E5B3945" w:rsidR="00CA7445" w:rsidRDefault="00700F9D" w:rsidP="007B392D">
            <w:pPr>
              <w:pStyle w:val="Paragraphedeliste"/>
              <w:numPr>
                <w:ilvl w:val="0"/>
                <w:numId w:val="17"/>
              </w:numPr>
            </w:pPr>
            <w:r>
              <w:t>u</w:t>
            </w:r>
            <w:r w:rsidR="00CA7445">
              <w:t>n horaire de départ et une date</w:t>
            </w:r>
          </w:p>
          <w:p w14:paraId="7B1D6C16" w14:textId="4FAEB226" w:rsidR="00CA7445" w:rsidRDefault="00CA7445" w:rsidP="007B392D">
            <w:pPr>
              <w:pStyle w:val="Paragraphedeliste"/>
              <w:numPr>
                <w:ilvl w:val="0"/>
                <w:numId w:val="17"/>
              </w:numPr>
            </w:pPr>
            <w:r>
              <w:t>une sélection de modes de transport</w:t>
            </w:r>
          </w:p>
          <w:p w14:paraId="1CB0F305" w14:textId="4AB9A144" w:rsidR="00CA7445" w:rsidRDefault="00700F9D" w:rsidP="00700F9D">
            <w:r>
              <w:t>3. Le méta-système identifie les SIM où se situent les points de départ et d’arrivée, soit les SIMO et SIMD.</w:t>
            </w:r>
          </w:p>
          <w:p w14:paraId="4E6C7842" w14:textId="3A2DBEFB" w:rsidR="00700F9D" w:rsidRDefault="00700F9D" w:rsidP="00700F9D">
            <w:r>
              <w:t>4. Le méta-système identifie les traces t1 et t2 permettant de relier SIMO à SIMD.</w:t>
            </w:r>
          </w:p>
          <w:p w14:paraId="5B19B1FB" w14:textId="0AF9886B" w:rsidR="00700F9D" w:rsidRDefault="00700F9D" w:rsidP="00700F9D">
            <w:r>
              <w:t>5. Le méta-système établit l’existence d’un itinéraire composé I1 sur t1 et notifie cette existence à l’acteur en fournissant certaines informations sur l’itinéraire composé I1.</w:t>
            </w:r>
          </w:p>
          <w:p w14:paraId="791C2D09" w14:textId="095C2CD7" w:rsidR="00700F9D" w:rsidRDefault="00700F9D" w:rsidP="00700F9D">
            <w:r>
              <w:t>6. Le méta-système établit l’existence d’un itinéraire composé I2 sur t2 et notifie cette existence à l’acteur en fournissant certaines informations sur l’itinéraire composé I2.</w:t>
            </w:r>
          </w:p>
          <w:p w14:paraId="48EB8796" w14:textId="77777777" w:rsidR="00700F9D" w:rsidRDefault="00700F9D" w:rsidP="00700F9D">
            <w:r>
              <w:t>7. Le méta-système obtient tout le détail de l’itinéraire composé I1 et notifie tout le détail de I1 à l’acteur.</w:t>
            </w:r>
          </w:p>
          <w:p w14:paraId="789FAA40" w14:textId="77777777" w:rsidR="00700F9D" w:rsidRDefault="00700F9D" w:rsidP="00700F9D">
            <w:r>
              <w:t>8. Le méta-système obtient tout le détail de l’itinéraire composé I2 et notifie tout le détail de I2 à l’acteur.</w:t>
            </w:r>
          </w:p>
          <w:p w14:paraId="66F1DD51" w14:textId="77777777" w:rsidR="00700F9D" w:rsidRDefault="00700F9D" w:rsidP="00700F9D">
            <w:r>
              <w:t>9. Fin du scénario</w:t>
            </w:r>
          </w:p>
          <w:p w14:paraId="3ACCCEAD" w14:textId="34D5B458" w:rsidR="000576D1" w:rsidRDefault="000576D1" w:rsidP="00700F9D"/>
        </w:tc>
      </w:tr>
      <w:tr w:rsidR="003A1DDF" w14:paraId="38D71244" w14:textId="77777777" w:rsidTr="003A1DDF">
        <w:tc>
          <w:tcPr>
            <w:tcW w:w="1809" w:type="dxa"/>
          </w:tcPr>
          <w:p w14:paraId="476001D2" w14:textId="060BD68B" w:rsidR="003A1DDF" w:rsidRDefault="00700F9D" w:rsidP="003A1DDF">
            <w:r>
              <w:t xml:space="preserve">Scénario </w:t>
            </w:r>
            <w:r w:rsidR="003A1DDF">
              <w:t>alternatif</w:t>
            </w:r>
            <w:r>
              <w:t xml:space="preserve"> 1</w:t>
            </w:r>
          </w:p>
        </w:tc>
        <w:tc>
          <w:tcPr>
            <w:tcW w:w="7403" w:type="dxa"/>
          </w:tcPr>
          <w:p w14:paraId="5A08ACC4" w14:textId="26FA8C25" w:rsidR="00700F9D" w:rsidRDefault="00700F9D" w:rsidP="00700F9D">
            <w:r>
              <w:t xml:space="preserve">Même scénario que le scénario nominal sauf aux étapes </w:t>
            </w:r>
            <w:r w:rsidR="00321614">
              <w:t>6, 7 qui sont interverties.</w:t>
            </w:r>
          </w:p>
          <w:p w14:paraId="59C99B0F" w14:textId="77777777" w:rsidR="00321614" w:rsidRDefault="00321614" w:rsidP="00700F9D"/>
          <w:p w14:paraId="2086E73A" w14:textId="0000CD50" w:rsidR="00321614" w:rsidRDefault="00700F9D" w:rsidP="00700F9D">
            <w:r>
              <w:t xml:space="preserve">6. </w:t>
            </w:r>
            <w:r w:rsidR="00321614">
              <w:t>Le méta-système obtient tout le détail de l’itinéraire composé I1 et notifie tout le détail de I1 à l’acteur.</w:t>
            </w:r>
          </w:p>
          <w:p w14:paraId="2A6D8E58" w14:textId="628692BC" w:rsidR="00700F9D" w:rsidRDefault="00700F9D" w:rsidP="00700F9D"/>
          <w:p w14:paraId="67C44A29" w14:textId="77777777" w:rsidR="003A1DDF" w:rsidRDefault="00700F9D" w:rsidP="00700F9D">
            <w:r>
              <w:t xml:space="preserve">7. </w:t>
            </w:r>
            <w:r w:rsidR="00321614">
              <w:t>Le méta-système établit l’existence d’un itinéraire composé I2 sur t2 et notifie cette existence à l’acteur en fournissant certaines informations sur l’itinéraire composé I2.</w:t>
            </w:r>
          </w:p>
          <w:p w14:paraId="4932B1AD" w14:textId="01B7B754" w:rsidR="000576D1" w:rsidRDefault="000576D1" w:rsidP="00700F9D"/>
        </w:tc>
      </w:tr>
      <w:tr w:rsidR="00153C29" w14:paraId="7C8A80C4" w14:textId="77777777" w:rsidTr="003A1DDF">
        <w:tc>
          <w:tcPr>
            <w:tcW w:w="1809" w:type="dxa"/>
          </w:tcPr>
          <w:p w14:paraId="1B43ABD2" w14:textId="1C6CC362" w:rsidR="00153C29" w:rsidRDefault="00153C29" w:rsidP="00321614">
            <w:r>
              <w:t>Scénario alternatif 2</w:t>
            </w:r>
          </w:p>
        </w:tc>
        <w:tc>
          <w:tcPr>
            <w:tcW w:w="7403" w:type="dxa"/>
          </w:tcPr>
          <w:p w14:paraId="39747C60" w14:textId="249650C9" w:rsidR="00153C29" w:rsidRDefault="00153C29" w:rsidP="00153C29">
            <w:r>
              <w:t>Ce scénario est une simplification du scénario nominal qui se produit lorsqu’une seule trace convient. Jusqu’à l’étape 3, ce scénario est identique au scénario nominal.</w:t>
            </w:r>
          </w:p>
          <w:p w14:paraId="3225DFEB" w14:textId="77777777" w:rsidR="00153C29" w:rsidRDefault="00153C29" w:rsidP="00153C29"/>
          <w:p w14:paraId="3312EF99" w14:textId="58E3E750" w:rsidR="00153C29" w:rsidRDefault="00153C29" w:rsidP="00153C29">
            <w:r>
              <w:t>4. Le méta-système identifie la seule trace t1 qui relie SIMO à SIMD.</w:t>
            </w:r>
          </w:p>
          <w:p w14:paraId="787E903A" w14:textId="77777777" w:rsidR="00153C29" w:rsidRDefault="00153C29" w:rsidP="00153C29">
            <w:r>
              <w:t>5. Le méta-système établit l’existence d’un itinéraire composé I1 sur t1 et notifie cette existence à l’acteur en fournissant certaines informations sur l’itinéraire composé I1.</w:t>
            </w:r>
          </w:p>
          <w:p w14:paraId="266946B1" w14:textId="77777777" w:rsidR="00153C29" w:rsidRDefault="00153C29" w:rsidP="00153C29">
            <w:r>
              <w:t>7. Le méta-système obtient tout le détail de l’itinéraire composé I1 et notifie tout le détail de I1 à l’acteur.</w:t>
            </w:r>
          </w:p>
          <w:p w14:paraId="6A6C3E77" w14:textId="77777777" w:rsidR="00153C29" w:rsidRDefault="00153C29" w:rsidP="00153C29">
            <w:r>
              <w:t>9. Fin du scénario</w:t>
            </w:r>
          </w:p>
          <w:p w14:paraId="0E235542" w14:textId="77777777" w:rsidR="00153C29" w:rsidRDefault="00153C29" w:rsidP="00321614"/>
        </w:tc>
      </w:tr>
      <w:tr w:rsidR="00153C29" w14:paraId="7D14D6FC" w14:textId="77777777" w:rsidTr="003A1DDF">
        <w:tc>
          <w:tcPr>
            <w:tcW w:w="1809" w:type="dxa"/>
          </w:tcPr>
          <w:p w14:paraId="5E19571C" w14:textId="720C024D" w:rsidR="00153C29" w:rsidRDefault="00153C29" w:rsidP="00321614">
            <w:r>
              <w:lastRenderedPageBreak/>
              <w:t>Scénario alternatif 3</w:t>
            </w:r>
          </w:p>
        </w:tc>
        <w:tc>
          <w:tcPr>
            <w:tcW w:w="7403" w:type="dxa"/>
          </w:tcPr>
          <w:p w14:paraId="6C9D3B1E" w14:textId="080471A3" w:rsidR="00153C29" w:rsidRDefault="00153C29" w:rsidP="00321614">
            <w:r>
              <w:t>Ce scénario est une généralisation du scénario nominal et du scénario alternatif 1 avec n traces, n &gt; 2.</w:t>
            </w:r>
          </w:p>
          <w:p w14:paraId="0D2FC7E8" w14:textId="7E2D3435" w:rsidR="00153C29" w:rsidRDefault="00153C29" w:rsidP="00321614"/>
        </w:tc>
      </w:tr>
      <w:tr w:rsidR="00153C29" w14:paraId="0859737E" w14:textId="77777777" w:rsidTr="003A1DDF">
        <w:tc>
          <w:tcPr>
            <w:tcW w:w="1809" w:type="dxa"/>
          </w:tcPr>
          <w:p w14:paraId="28300FC7" w14:textId="7A5B1D3F" w:rsidR="00153C29" w:rsidRDefault="00153C29" w:rsidP="00321614">
            <w:r>
              <w:t>Scénario alternatif 4</w:t>
            </w:r>
          </w:p>
        </w:tc>
        <w:tc>
          <w:tcPr>
            <w:tcW w:w="7403" w:type="dxa"/>
          </w:tcPr>
          <w:p w14:paraId="42011B1E" w14:textId="68440B98" w:rsidR="00153C29" w:rsidRDefault="00153C29" w:rsidP="00321614">
            <w:r>
              <w:t>Même scénario que le scénario nominal jusqu’à l’étape 5.</w:t>
            </w:r>
          </w:p>
          <w:p w14:paraId="157DB9B0" w14:textId="77777777" w:rsidR="00153C29" w:rsidRDefault="00153C29" w:rsidP="00321614"/>
          <w:p w14:paraId="134944E5" w14:textId="03111C56" w:rsidR="00153C29" w:rsidRDefault="00153C29" w:rsidP="00321614">
            <w:r>
              <w:t>6. L’acteur demande au méta-système l’interruption de la recherche d’itinéraire distribuée.</w:t>
            </w:r>
          </w:p>
          <w:p w14:paraId="4278C437" w14:textId="2E0C5BEF" w:rsidR="00153C29" w:rsidRDefault="00153C29" w:rsidP="00321614">
            <w:r>
              <w:t>7. Fin du scénario.</w:t>
            </w:r>
          </w:p>
          <w:p w14:paraId="56DA1B62" w14:textId="17E186E7" w:rsidR="00153C29" w:rsidRDefault="00153C29" w:rsidP="00321614"/>
        </w:tc>
      </w:tr>
      <w:tr w:rsidR="00153C29" w14:paraId="1B082AD8" w14:textId="77777777" w:rsidTr="003A1DDF">
        <w:tc>
          <w:tcPr>
            <w:tcW w:w="1809" w:type="dxa"/>
          </w:tcPr>
          <w:p w14:paraId="24C45702" w14:textId="7B0CB03D" w:rsidR="00153C29" w:rsidRDefault="00153C29" w:rsidP="00321614">
            <w:r>
              <w:t>Scénario d’exception 1</w:t>
            </w:r>
          </w:p>
        </w:tc>
        <w:tc>
          <w:tcPr>
            <w:tcW w:w="7403" w:type="dxa"/>
          </w:tcPr>
          <w:p w14:paraId="05268D7B" w14:textId="6388AE5E" w:rsidR="00153C29" w:rsidRDefault="00153C29" w:rsidP="00321614">
            <w:r>
              <w:t>Même scénario que le scénario nominal jusqu’à l’étape 1.</w:t>
            </w:r>
          </w:p>
          <w:p w14:paraId="4A09A747" w14:textId="77777777" w:rsidR="00153C29" w:rsidRDefault="00153C29" w:rsidP="00321614"/>
          <w:p w14:paraId="00D5F322" w14:textId="77777777" w:rsidR="00153C29" w:rsidRDefault="00153C29" w:rsidP="00321614">
            <w:r>
              <w:t>2. L’acteur renseigne une requête invalide en fournissant un mode de transport inconnu.</w:t>
            </w:r>
          </w:p>
          <w:p w14:paraId="0310B828" w14:textId="77777777" w:rsidR="00153C29" w:rsidRDefault="00153C29" w:rsidP="00321614">
            <w:r>
              <w:t>3. Le méta-système renvoie une réponse qui indique le paramètre en erreur.</w:t>
            </w:r>
          </w:p>
          <w:p w14:paraId="705DE9A6" w14:textId="77777777" w:rsidR="00153C29" w:rsidRDefault="00153C29" w:rsidP="00321614">
            <w:r>
              <w:t>4. Fin du scénario</w:t>
            </w:r>
          </w:p>
          <w:p w14:paraId="1B4AAE29" w14:textId="33758823" w:rsidR="00153C29" w:rsidRDefault="00153C29" w:rsidP="00321614"/>
        </w:tc>
      </w:tr>
      <w:tr w:rsidR="00153C29" w14:paraId="35282A30" w14:textId="77777777" w:rsidTr="003A1DDF">
        <w:tc>
          <w:tcPr>
            <w:tcW w:w="1809" w:type="dxa"/>
          </w:tcPr>
          <w:p w14:paraId="2DE47B11" w14:textId="330E6371" w:rsidR="00153C29" w:rsidRDefault="00153C29" w:rsidP="00321614">
            <w:r>
              <w:t>Scénario d’exception 2</w:t>
            </w:r>
          </w:p>
        </w:tc>
        <w:tc>
          <w:tcPr>
            <w:tcW w:w="7403" w:type="dxa"/>
          </w:tcPr>
          <w:p w14:paraId="4C24BB43" w14:textId="3143073A" w:rsidR="00153C29" w:rsidRDefault="00153C29" w:rsidP="000576D1">
            <w:r>
              <w:t>Même scénario que le scénario nominal jusqu’à l’étape 2.</w:t>
            </w:r>
          </w:p>
          <w:p w14:paraId="4527F19D" w14:textId="238AB470" w:rsidR="00153C29" w:rsidRDefault="00153C29" w:rsidP="000576D1"/>
          <w:p w14:paraId="286CF60B" w14:textId="473F828D" w:rsidR="00153C29" w:rsidRDefault="00153C29" w:rsidP="000576D1">
            <w:r>
              <w:t>3. Le méta-système détermine que les positions de départ et d’arrivée sont en dehors des SIM connectés.</w:t>
            </w:r>
          </w:p>
          <w:p w14:paraId="6A803AE8" w14:textId="395F196D" w:rsidR="00153C29" w:rsidRDefault="00153C29" w:rsidP="000576D1">
            <w:r>
              <w:t>4. Le méta-système renvoie une réponse sans solution en précisant si le départ, l’arrivée ou les 2 sont en dehors des SIM connectés.</w:t>
            </w:r>
          </w:p>
          <w:p w14:paraId="5DD96E94" w14:textId="77777777" w:rsidR="00153C29" w:rsidRDefault="00153C29" w:rsidP="000576D1">
            <w:r>
              <w:t>5. Fin du scénario</w:t>
            </w:r>
          </w:p>
          <w:p w14:paraId="31521624" w14:textId="323309F7" w:rsidR="00153C29" w:rsidRDefault="00153C29" w:rsidP="000576D1"/>
        </w:tc>
      </w:tr>
      <w:tr w:rsidR="00153C29" w14:paraId="0469D673" w14:textId="77777777" w:rsidTr="003A1DDF">
        <w:tc>
          <w:tcPr>
            <w:tcW w:w="1809" w:type="dxa"/>
          </w:tcPr>
          <w:p w14:paraId="33EF20DE" w14:textId="28F98238" w:rsidR="00153C29" w:rsidRDefault="00153C29" w:rsidP="00321614">
            <w:r>
              <w:t>Scénario d’exception 3</w:t>
            </w:r>
          </w:p>
        </w:tc>
        <w:tc>
          <w:tcPr>
            <w:tcW w:w="7403" w:type="dxa"/>
          </w:tcPr>
          <w:p w14:paraId="1CC85682" w14:textId="3AEEF2FC" w:rsidR="00153C29" w:rsidRDefault="00153C29" w:rsidP="000576D1">
            <w:r>
              <w:t>Même scénario que le scénario nominal jusqu’à l’étape 3.</w:t>
            </w:r>
          </w:p>
          <w:p w14:paraId="4CAB8DBF" w14:textId="77777777" w:rsidR="00153C29" w:rsidRDefault="00153C29" w:rsidP="000576D1"/>
          <w:p w14:paraId="6C69AE07" w14:textId="3F177DCD" w:rsidR="00153C29" w:rsidRDefault="00153C29" w:rsidP="000576D1">
            <w:r>
              <w:t>3. Le méta-système détermine qu’il n’existe aucune trace de SIMO à SIMD</w:t>
            </w:r>
          </w:p>
          <w:p w14:paraId="2D4633FC" w14:textId="0341F47F" w:rsidR="00153C29" w:rsidRDefault="00153C29" w:rsidP="000576D1">
            <w:r>
              <w:t>4. Le méta-système renvoie une réponse sans solution.</w:t>
            </w:r>
          </w:p>
          <w:p w14:paraId="7974058B" w14:textId="77777777" w:rsidR="00153C29" w:rsidRDefault="00153C29" w:rsidP="000576D1">
            <w:r>
              <w:t>5. Fin du scénario</w:t>
            </w:r>
          </w:p>
          <w:p w14:paraId="77CCBC89" w14:textId="794524AF" w:rsidR="00153C29" w:rsidRDefault="00153C29" w:rsidP="000576D1"/>
        </w:tc>
      </w:tr>
      <w:tr w:rsidR="00153C29" w14:paraId="78779203" w14:textId="77777777" w:rsidTr="003A1DDF">
        <w:tc>
          <w:tcPr>
            <w:tcW w:w="1809" w:type="dxa"/>
          </w:tcPr>
          <w:p w14:paraId="299D38B7" w14:textId="43E4879C" w:rsidR="00153C29" w:rsidRDefault="00153C29" w:rsidP="00321614">
            <w:r>
              <w:t>Scénario d’exception 4</w:t>
            </w:r>
          </w:p>
        </w:tc>
        <w:tc>
          <w:tcPr>
            <w:tcW w:w="7403" w:type="dxa"/>
          </w:tcPr>
          <w:p w14:paraId="14E08BFF" w14:textId="154C77CB" w:rsidR="00153C29" w:rsidRDefault="00153C29" w:rsidP="000576D1">
            <w:r>
              <w:t>Même scénario que le scénario nominal jusqu’à l’étape 4.</w:t>
            </w:r>
          </w:p>
          <w:p w14:paraId="5E92BDE5" w14:textId="7C4AFF6F" w:rsidR="00153C29" w:rsidRDefault="00153C29" w:rsidP="000576D1">
            <w:r>
              <w:t>C’est ce scénario qui se produit lorsque la base des métadonnées n’a pas été synchronisée depuis longtemps.</w:t>
            </w:r>
          </w:p>
          <w:p w14:paraId="056777BA" w14:textId="77777777" w:rsidR="00153C29" w:rsidRDefault="00153C29" w:rsidP="000576D1"/>
          <w:p w14:paraId="69E62652" w14:textId="139FC6FD" w:rsidR="00153C29" w:rsidRDefault="00153C29" w:rsidP="000576D1">
            <w:r>
              <w:t xml:space="preserve">4. Le méta-système détermine qu’il n’existe </w:t>
            </w:r>
            <w:ins w:id="121" w:author="casteran regis" w:date="2015-05-20T14:49:00Z">
              <w:r w:rsidR="00AF3A4C">
                <w:t xml:space="preserve">pas </w:t>
              </w:r>
            </w:ins>
            <w:r>
              <w:t>de solution ni avec t1 ni avec t2.</w:t>
            </w:r>
          </w:p>
          <w:p w14:paraId="04132D9B" w14:textId="2DF70D61" w:rsidR="00153C29" w:rsidRDefault="00153C29" w:rsidP="000576D1">
            <w:r>
              <w:t>5. Le méta-système renvoie une réponse sans solution.</w:t>
            </w:r>
          </w:p>
          <w:p w14:paraId="3D5908B5" w14:textId="2EE30F81" w:rsidR="00153C29" w:rsidRDefault="00153C29" w:rsidP="000576D1">
            <w:r>
              <w:t>6. Fin du scénario</w:t>
            </w:r>
          </w:p>
          <w:p w14:paraId="0F9594BB" w14:textId="77777777" w:rsidR="00153C29" w:rsidRDefault="00153C29" w:rsidP="000576D1"/>
        </w:tc>
      </w:tr>
      <w:tr w:rsidR="00153C29" w14:paraId="50B8B17F" w14:textId="77777777" w:rsidTr="003A1DDF">
        <w:tc>
          <w:tcPr>
            <w:tcW w:w="1809" w:type="dxa"/>
          </w:tcPr>
          <w:p w14:paraId="60E7355F" w14:textId="77777777" w:rsidR="00153C29" w:rsidRDefault="00153C29" w:rsidP="003A1DDF">
            <w:r>
              <w:t>Post-conditions</w:t>
            </w:r>
          </w:p>
        </w:tc>
        <w:tc>
          <w:tcPr>
            <w:tcW w:w="7403" w:type="dxa"/>
          </w:tcPr>
          <w:p w14:paraId="48379C62" w14:textId="55AB0A50" w:rsidR="000D5989" w:rsidRDefault="00153C29" w:rsidP="003A1DDF">
            <w:r>
              <w:t xml:space="preserve">Les </w:t>
            </w:r>
            <w:r w:rsidR="000D5989">
              <w:t>itinéraires composés sont optimaux relativement:</w:t>
            </w:r>
          </w:p>
          <w:p w14:paraId="42148DE7" w14:textId="1DB79155" w:rsidR="000D5989" w:rsidRDefault="000D5989" w:rsidP="007B392D">
            <w:pPr>
              <w:pStyle w:val="Paragraphedeliste"/>
              <w:numPr>
                <w:ilvl w:val="0"/>
                <w:numId w:val="19"/>
              </w:numPr>
            </w:pPr>
            <w:r>
              <w:t xml:space="preserve">à la trace considérée </w:t>
            </w:r>
          </w:p>
          <w:p w14:paraId="2792896D" w14:textId="3EDA3EE1" w:rsidR="00153C29" w:rsidRDefault="000D5989" w:rsidP="007B392D">
            <w:pPr>
              <w:pStyle w:val="Paragraphedeliste"/>
              <w:numPr>
                <w:ilvl w:val="0"/>
                <w:numId w:val="19"/>
              </w:numPr>
            </w:pPr>
            <w:r>
              <w:t>aux réponses fournies par les SIM de la trace</w:t>
            </w:r>
          </w:p>
          <w:p w14:paraId="6E715D92" w14:textId="77777777" w:rsidR="000D5989" w:rsidRDefault="000D5989" w:rsidP="000D5989">
            <w:r>
              <w:t>L’optimisation garantit :</w:t>
            </w:r>
          </w:p>
          <w:p w14:paraId="7F1FB762" w14:textId="4A8935AD" w:rsidR="000D5989" w:rsidRDefault="000D5989" w:rsidP="007B392D">
            <w:pPr>
              <w:pStyle w:val="Paragraphedeliste"/>
              <w:numPr>
                <w:ilvl w:val="0"/>
                <w:numId w:val="18"/>
              </w:numPr>
            </w:pPr>
            <w:r>
              <w:t>soit d’arriver au plus tôt partant à partir de l’horaire demandé et en respectant les autres critères</w:t>
            </w:r>
          </w:p>
          <w:p w14:paraId="5D9B04F7" w14:textId="16433F33" w:rsidR="000D5989" w:rsidRDefault="000D5989" w:rsidP="007B392D">
            <w:pPr>
              <w:pStyle w:val="Paragraphedeliste"/>
              <w:numPr>
                <w:ilvl w:val="0"/>
                <w:numId w:val="18"/>
              </w:numPr>
            </w:pPr>
            <w:r>
              <w:t>soit de partir le plus tard possible pour arriver avant l’horaire d’arrivée demandé et en respectant les autres critères</w:t>
            </w:r>
          </w:p>
          <w:p w14:paraId="20F777B9" w14:textId="7B72D343" w:rsidR="000D5989" w:rsidRDefault="000D5989" w:rsidP="000D5989"/>
        </w:tc>
      </w:tr>
    </w:tbl>
    <w:p w14:paraId="68C76903" w14:textId="7ECB2927" w:rsidR="00C2256A" w:rsidRDefault="00C2256A" w:rsidP="00B72356"/>
    <w:p w14:paraId="6A3659DF" w14:textId="77777777" w:rsidR="00B72356" w:rsidRPr="00B72356" w:rsidRDefault="00B72356" w:rsidP="00B72356"/>
    <w:p w14:paraId="2DC9199B" w14:textId="77777777" w:rsidR="004A1B7D" w:rsidRDefault="004A1B7D" w:rsidP="004A1B7D">
      <w:pPr>
        <w:pStyle w:val="Titre1"/>
      </w:pPr>
      <w:bookmarkStart w:id="122" w:name="_Toc290618192"/>
      <w:r>
        <w:lastRenderedPageBreak/>
        <w:t>Partie 2</w:t>
      </w:r>
      <w:bookmarkEnd w:id="122"/>
    </w:p>
    <w:p w14:paraId="0F19F518" w14:textId="6E120F53" w:rsidR="006E577A" w:rsidRDefault="00354819" w:rsidP="004A1B7D">
      <w:r>
        <w:t xml:space="preserve">Ce chapitre spécifie les interfaces </w:t>
      </w:r>
      <w:r w:rsidR="00C83DF9">
        <w:t xml:space="preserve">attendues sur les </w:t>
      </w:r>
      <w:r>
        <w:t>composants du</w:t>
      </w:r>
      <w:r w:rsidR="006E577A">
        <w:t xml:space="preserve"> système (internes</w:t>
      </w:r>
      <w:r w:rsidR="00C83DF9">
        <w:t xml:space="preserve"> ou externes).</w:t>
      </w:r>
      <w:r w:rsidR="006E577A">
        <w:t xml:space="preserve"> La spécification précise l’ensemble des services de chaque interface.</w:t>
      </w:r>
      <w:r>
        <w:t xml:space="preserve"> </w:t>
      </w:r>
    </w:p>
    <w:p w14:paraId="3DFD289B" w14:textId="4C1A8695" w:rsidR="004A1B7D" w:rsidRDefault="00C83DF9" w:rsidP="004A1B7D">
      <w:r>
        <w:t>Lorsque c’est nécessaire, l</w:t>
      </w:r>
      <w:r w:rsidR="00354819">
        <w:t xml:space="preserve">es interfaces sont présentées </w:t>
      </w:r>
      <w:r>
        <w:t>en 2 demi-interfaces réparties sur les composants mis en relation</w:t>
      </w:r>
      <w:r w:rsidR="006E577A">
        <w:t>.</w:t>
      </w:r>
    </w:p>
    <w:p w14:paraId="7AF6A28F" w14:textId="77777777" w:rsidR="006E577A" w:rsidRDefault="006E577A" w:rsidP="004A1B7D"/>
    <w:p w14:paraId="16E82375" w14:textId="5F087575" w:rsidR="004A1B7D" w:rsidRDefault="006E577A" w:rsidP="004A1B7D">
      <w:r>
        <w:t>Le détail des données échangées au travers des interfaces fait l’objet du chapitre suivant.</w:t>
      </w:r>
    </w:p>
    <w:p w14:paraId="7663B280" w14:textId="5CFAC441" w:rsidR="000868F6" w:rsidRDefault="000868F6" w:rsidP="000868F6">
      <w:pPr>
        <w:pStyle w:val="Titre2"/>
      </w:pPr>
      <w:bookmarkStart w:id="123" w:name="_Toc290618193"/>
      <w:r>
        <w:t>Interface</w:t>
      </w:r>
      <w:r w:rsidR="00F80B74">
        <w:t>s</w:t>
      </w:r>
      <w:r>
        <w:t xml:space="preserve"> </w:t>
      </w:r>
      <w:r w:rsidR="0037396C">
        <w:t>DRI et FRI</w:t>
      </w:r>
      <w:bookmarkEnd w:id="123"/>
    </w:p>
    <w:p w14:paraId="4A31BD89" w14:textId="77777777" w:rsidR="009A40BB" w:rsidRDefault="009A40BB" w:rsidP="009A40BB"/>
    <w:p w14:paraId="3AAB795F" w14:textId="59648DD8" w:rsidR="0048095F" w:rsidRDefault="003D7C02" w:rsidP="009A40BB">
      <w:r>
        <w:t>Pour le service de recherche d’itinéraire distribuée, l</w:t>
      </w:r>
      <w:r w:rsidR="0048095F">
        <w:t>es exigences fonctionnelles (</w:t>
      </w:r>
      <w:ins w:id="124" w:author="casteran regis" w:date="2015-05-20T12:38:00Z">
        <w:r w:rsidR="00025983">
          <w:t>cf.</w:t>
        </w:r>
      </w:ins>
      <w:r w:rsidR="0048095F">
        <w:t xml:space="preserve"> </w:t>
      </w:r>
      <w:r w:rsidR="001E5AA2">
        <w:fldChar w:fldCharType="begin"/>
      </w:r>
      <w:r w:rsidR="001E5AA2">
        <w:instrText xml:space="preserve"> REF _Ref290561438 \r \h </w:instrText>
      </w:r>
      <w:r w:rsidR="001E5AA2">
        <w:fldChar w:fldCharType="separate"/>
      </w:r>
      <w:r w:rsidR="001E5AA2">
        <w:t>4.3.1.3</w:t>
      </w:r>
      <w:r w:rsidR="001E5AA2">
        <w:fldChar w:fldCharType="end"/>
      </w:r>
      <w:r w:rsidR="001E5AA2">
        <w:t xml:space="preserve"> </w:t>
      </w:r>
      <w:r w:rsidR="001E5AA2">
        <w:fldChar w:fldCharType="begin"/>
      </w:r>
      <w:r w:rsidR="001E5AA2">
        <w:instrText xml:space="preserve"> REF _Ref290561438 \h </w:instrText>
      </w:r>
      <w:r w:rsidR="001E5AA2">
        <w:fldChar w:fldCharType="separate"/>
      </w:r>
      <w:r w:rsidR="001E5AA2">
        <w:t>L’interactivité du service</w:t>
      </w:r>
      <w:r w:rsidR="001E5AA2">
        <w:fldChar w:fldCharType="end"/>
      </w:r>
      <w:r w:rsidR="0048095F">
        <w:t xml:space="preserve">) nécessitent une interface </w:t>
      </w:r>
      <w:r w:rsidR="00117FB6">
        <w:t xml:space="preserve">permettant </w:t>
      </w:r>
      <w:r w:rsidR="0048095F">
        <w:t>des notifications asynchrones, que ce soit pour transmettre :</w:t>
      </w:r>
    </w:p>
    <w:p w14:paraId="18D1611E" w14:textId="21B4CD21" w:rsidR="0048095F" w:rsidRDefault="001D64E5" w:rsidP="007B392D">
      <w:pPr>
        <w:pStyle w:val="Paragraphedeliste"/>
        <w:numPr>
          <w:ilvl w:val="0"/>
          <w:numId w:val="24"/>
        </w:numPr>
      </w:pPr>
      <w:r>
        <w:t>les itinéraires composés</w:t>
      </w:r>
      <w:r w:rsidR="0048095F">
        <w:t xml:space="preserve"> aussitôt que chacun d’eux est connu</w:t>
      </w:r>
    </w:p>
    <w:p w14:paraId="1FAA9953" w14:textId="01A27A27" w:rsidR="0048095F" w:rsidRDefault="0048095F" w:rsidP="007B392D">
      <w:pPr>
        <w:pStyle w:val="Paragraphedeliste"/>
        <w:numPr>
          <w:ilvl w:val="0"/>
          <w:numId w:val="24"/>
        </w:numPr>
      </w:pPr>
      <w:r>
        <w:t>les notifications d’existence d’itinéraire compos</w:t>
      </w:r>
      <w:r w:rsidR="001D64E5">
        <w:t>é</w:t>
      </w:r>
      <w:r>
        <w:t xml:space="preserve"> aussitôt que chacune d’elle est établie </w:t>
      </w:r>
    </w:p>
    <w:p w14:paraId="26F465C5" w14:textId="77777777" w:rsidR="0048095F" w:rsidRDefault="0048095F" w:rsidP="009A40BB"/>
    <w:p w14:paraId="425CA596" w14:textId="5203F6A7" w:rsidR="004D6344" w:rsidRDefault="001D64E5" w:rsidP="009A40BB">
      <w:r>
        <w:t>Les requêtes de recherche d’itinéraire, comme les informations reçues en retour (existence d’itinéraire composé o</w:t>
      </w:r>
      <w:r w:rsidR="00862414">
        <w:t>u détail d’itinéraire composé),</w:t>
      </w:r>
      <w:r>
        <w:t xml:space="preserve"> correspondent à des événements pour lesquels l’aiguilleur </w:t>
      </w:r>
      <w:r w:rsidR="009F6C92">
        <w:t xml:space="preserve">et </w:t>
      </w:r>
      <w:r w:rsidR="0048095F">
        <w:t xml:space="preserve">le client </w:t>
      </w:r>
      <w:r w:rsidR="00C45627">
        <w:t xml:space="preserve">du méta-système </w:t>
      </w:r>
      <w:r w:rsidR="009F6C92">
        <w:t>sont à la fois émetteurs et récepteurs.</w:t>
      </w:r>
    </w:p>
    <w:p w14:paraId="2F6D4406" w14:textId="77777777" w:rsidR="001D64E5" w:rsidRDefault="001D64E5" w:rsidP="009A40BB"/>
    <w:p w14:paraId="0DD7761F" w14:textId="519F981C" w:rsidR="001D64E5" w:rsidRDefault="001D64E5" w:rsidP="009A40BB">
      <w:r>
        <w:t>Nous distinguerons les 2 demi interfaces suivantes</w:t>
      </w:r>
    </w:p>
    <w:p w14:paraId="267E2D61" w14:textId="61BBA92B" w:rsidR="001D64E5" w:rsidRDefault="00E214DA" w:rsidP="007B392D">
      <w:pPr>
        <w:pStyle w:val="Paragraphedeliste"/>
        <w:numPr>
          <w:ilvl w:val="0"/>
          <w:numId w:val="25"/>
        </w:numPr>
      </w:pPr>
      <w:ins w:id="125" w:author="Marc Florisson" w:date="2015-05-29T09:28:00Z">
        <w:r>
          <w:t xml:space="preserve">la </w:t>
        </w:r>
      </w:ins>
      <w:r w:rsidR="001D64E5">
        <w:t xml:space="preserve">demi interface </w:t>
      </w:r>
      <w:ins w:id="126" w:author="Marc Florisson" w:date="2015-05-29T09:07:00Z">
        <w:r w:rsidR="00A96D9E">
          <w:t xml:space="preserve">DRI </w:t>
        </w:r>
      </w:ins>
    </w:p>
    <w:p w14:paraId="7094672B" w14:textId="05D9EE34" w:rsidR="00C45627" w:rsidRDefault="00A96D9E" w:rsidP="00A96D9E">
      <w:pPr>
        <w:pStyle w:val="Paragraphedeliste"/>
        <w:numPr>
          <w:ilvl w:val="1"/>
          <w:numId w:val="25"/>
        </w:numPr>
      </w:pPr>
      <w:ins w:id="127" w:author="Marc Florisson" w:date="2015-05-29T09:07:00Z">
        <w:r>
          <w:t xml:space="preserve">Cette </w:t>
        </w:r>
      </w:ins>
      <w:ins w:id="128" w:author="Marc Florisson" w:date="2015-05-29T09:14:00Z">
        <w:r w:rsidR="00F76F22">
          <w:t>demi-</w:t>
        </w:r>
      </w:ins>
      <w:ins w:id="129" w:author="Marc Florisson" w:date="2015-05-29T09:07:00Z">
        <w:r>
          <w:t xml:space="preserve">interface permet </w:t>
        </w:r>
      </w:ins>
      <w:ins w:id="130" w:author="Marc Florisson" w:date="2015-05-29T09:10:00Z">
        <w:r>
          <w:t>de recevoir les résultats d’une requête de recherche d’itinéraire ou de localité</w:t>
        </w:r>
      </w:ins>
    </w:p>
    <w:p w14:paraId="17DF74F7" w14:textId="2246CA8F" w:rsidR="00A96D9E" w:rsidRDefault="00E214DA" w:rsidP="007B392D">
      <w:pPr>
        <w:pStyle w:val="Paragraphedeliste"/>
        <w:numPr>
          <w:ilvl w:val="0"/>
          <w:numId w:val="25"/>
        </w:numPr>
        <w:rPr>
          <w:ins w:id="131" w:author="Marc Florisson" w:date="2015-05-29T09:11:00Z"/>
        </w:rPr>
      </w:pPr>
      <w:ins w:id="132" w:author="Marc Florisson" w:date="2015-05-29T09:28:00Z">
        <w:r>
          <w:t xml:space="preserve">la </w:t>
        </w:r>
      </w:ins>
      <w:r w:rsidR="001D64E5">
        <w:t>demi interface</w:t>
      </w:r>
      <w:del w:id="133" w:author="Marc Florisson" w:date="2015-05-29T09:28:00Z">
        <w:r w:rsidR="001D64E5" w:rsidDel="00E214DA">
          <w:delText xml:space="preserve"> </w:delText>
        </w:r>
      </w:del>
      <w:ins w:id="134" w:author="Marc Florisson" w:date="2015-05-29T09:28:00Z">
        <w:r>
          <w:t xml:space="preserve"> </w:t>
        </w:r>
      </w:ins>
      <w:ins w:id="135" w:author="Marc Florisson" w:date="2015-05-29T09:10:00Z">
        <w:r w:rsidR="00A96D9E">
          <w:t>FRI</w:t>
        </w:r>
      </w:ins>
    </w:p>
    <w:p w14:paraId="39573517" w14:textId="40436F66" w:rsidR="001D64E5" w:rsidRDefault="00A96D9E" w:rsidP="00E214DA">
      <w:pPr>
        <w:pStyle w:val="Paragraphedeliste"/>
        <w:numPr>
          <w:ilvl w:val="1"/>
          <w:numId w:val="25"/>
        </w:numPr>
      </w:pPr>
      <w:ins w:id="136" w:author="Marc Florisson" w:date="2015-05-29T09:11:00Z">
        <w:r>
          <w:t xml:space="preserve">Cette </w:t>
        </w:r>
      </w:ins>
      <w:ins w:id="137" w:author="Marc Florisson" w:date="2015-05-29T09:14:00Z">
        <w:r w:rsidR="00F76F22">
          <w:t>demi-</w:t>
        </w:r>
      </w:ins>
      <w:ins w:id="138" w:author="Marc Florisson" w:date="2015-05-29T09:11:00Z">
        <w:r>
          <w:t xml:space="preserve">interface permet </w:t>
        </w:r>
      </w:ins>
      <w:ins w:id="139" w:author="Marc Florisson" w:date="2015-05-29T09:12:00Z">
        <w:r>
          <w:t xml:space="preserve">de traiter </w:t>
        </w:r>
      </w:ins>
      <w:ins w:id="140" w:author="Marc Florisson" w:date="2015-05-29T09:11:00Z">
        <w:r>
          <w:t>une requête de recherche d’itinéraire ainsi qu’un recherche de localité</w:t>
        </w:r>
      </w:ins>
    </w:p>
    <w:p w14:paraId="1180C20A" w14:textId="77777777" w:rsidR="00561331" w:rsidDel="00E214DA" w:rsidRDefault="00561331" w:rsidP="00E214DA">
      <w:pPr>
        <w:ind w:left="360"/>
        <w:rPr>
          <w:del w:id="141" w:author="Marc Florisson" w:date="2015-05-29T09:28:00Z"/>
        </w:rPr>
      </w:pPr>
    </w:p>
    <w:p w14:paraId="5E516353" w14:textId="77777777" w:rsidR="001D64E5" w:rsidRDefault="001D64E5" w:rsidP="009A40BB"/>
    <w:p w14:paraId="4B32A916" w14:textId="7AD6244C" w:rsidR="001D64E5" w:rsidRDefault="001D64E5" w:rsidP="001D64E5">
      <w:r>
        <w:t xml:space="preserve">Les services de la demi interface </w:t>
      </w:r>
      <w:r w:rsidR="00117FB6">
        <w:t>FRI</w:t>
      </w:r>
      <w:r w:rsidR="008D16C8">
        <w:t> </w:t>
      </w:r>
      <w:ins w:id="142" w:author="Marc Florisson" w:date="2015-05-29T09:28:00Z">
        <w:r w:rsidR="00E214DA">
          <w:t>sont les suivants</w:t>
        </w:r>
      </w:ins>
      <w:ins w:id="143" w:author="Marc Florisson" w:date="2015-05-29T09:29:00Z">
        <w:r w:rsidR="00E214DA">
          <w:t> :</w:t>
        </w:r>
      </w:ins>
      <w:del w:id="144" w:author="Marc Florisson" w:date="2015-05-29T09:29:00Z">
        <w:r w:rsidR="008D16C8" w:rsidDel="00E214DA">
          <w:delText>:</w:delText>
        </w:r>
      </w:del>
    </w:p>
    <w:p w14:paraId="4B3D0C49" w14:textId="77CBB971" w:rsidR="008D16C8" w:rsidRDefault="008D16C8" w:rsidP="007B392D">
      <w:pPr>
        <w:pStyle w:val="Paragraphedeliste"/>
        <w:numPr>
          <w:ilvl w:val="0"/>
          <w:numId w:val="26"/>
        </w:numPr>
      </w:pPr>
      <w:r>
        <w:t>Service de demande de recherche d’itinéraire</w:t>
      </w:r>
    </w:p>
    <w:p w14:paraId="04217562" w14:textId="1FDC0030" w:rsidR="00C45627" w:rsidRDefault="00C45627" w:rsidP="007B392D">
      <w:pPr>
        <w:pStyle w:val="Paragraphedeliste"/>
        <w:numPr>
          <w:ilvl w:val="0"/>
          <w:numId w:val="26"/>
        </w:numPr>
      </w:pPr>
      <w:r>
        <w:t>Service d’annulation de recherche d’itinéraire</w:t>
      </w:r>
    </w:p>
    <w:p w14:paraId="7FA00D96" w14:textId="5F2B21CC" w:rsidR="001C2ADA" w:rsidRDefault="001C2ADA" w:rsidP="007B392D">
      <w:pPr>
        <w:pStyle w:val="Paragraphedeliste"/>
        <w:numPr>
          <w:ilvl w:val="0"/>
          <w:numId w:val="26"/>
        </w:numPr>
      </w:pPr>
      <w:r>
        <w:t xml:space="preserve">Service de </w:t>
      </w:r>
      <w:r w:rsidR="00C45627">
        <w:t xml:space="preserve">demande de </w:t>
      </w:r>
      <w:r>
        <w:t>recherche de localité</w:t>
      </w:r>
    </w:p>
    <w:p w14:paraId="55FFFC97" w14:textId="47B1A77C" w:rsidR="00C45627" w:rsidRDefault="00C45627" w:rsidP="007B392D">
      <w:pPr>
        <w:pStyle w:val="Paragraphedeliste"/>
        <w:numPr>
          <w:ilvl w:val="0"/>
          <w:numId w:val="26"/>
        </w:numPr>
      </w:pPr>
      <w:r>
        <w:t>Service d’annulation de recherche de localité</w:t>
      </w:r>
    </w:p>
    <w:p w14:paraId="10490163" w14:textId="77777777" w:rsidR="008D16C8" w:rsidRDefault="008D16C8" w:rsidP="009A40BB"/>
    <w:p w14:paraId="7FE9BB21" w14:textId="254B7CCE" w:rsidR="009F6C92" w:rsidRDefault="001D64E5" w:rsidP="009A40BB">
      <w:r>
        <w:t xml:space="preserve">Les services de la demi interface </w:t>
      </w:r>
      <w:r w:rsidR="00117FB6">
        <w:t>DRI</w:t>
      </w:r>
      <w:ins w:id="145" w:author="Marc Florisson" w:date="2015-05-29T09:29:00Z">
        <w:r w:rsidR="00E214DA">
          <w:t xml:space="preserve"> sont les suivants :</w:t>
        </w:r>
      </w:ins>
    </w:p>
    <w:p w14:paraId="03C03C73" w14:textId="4AFFC57C" w:rsidR="008D16C8" w:rsidRDefault="008D16C8" w:rsidP="007B392D">
      <w:pPr>
        <w:pStyle w:val="Paragraphedeliste"/>
        <w:numPr>
          <w:ilvl w:val="0"/>
          <w:numId w:val="26"/>
        </w:numPr>
      </w:pPr>
      <w:r>
        <w:t>Service de réception de l’existence d’une solution relative à une demande de recherche d’itinéraire</w:t>
      </w:r>
    </w:p>
    <w:p w14:paraId="20CA42A3" w14:textId="4D24C4DB" w:rsidR="008D16C8" w:rsidRDefault="008D16C8" w:rsidP="007B392D">
      <w:pPr>
        <w:pStyle w:val="Paragraphedeliste"/>
        <w:numPr>
          <w:ilvl w:val="0"/>
          <w:numId w:val="26"/>
        </w:numPr>
      </w:pPr>
      <w:r>
        <w:t>Service de réception d’une solution détaillée relative à une demande de recherche d’itinéraire</w:t>
      </w:r>
    </w:p>
    <w:p w14:paraId="358FF341" w14:textId="77777777" w:rsidR="008D16C8" w:rsidRDefault="008D16C8" w:rsidP="007B392D">
      <w:pPr>
        <w:pStyle w:val="Paragraphedeliste"/>
        <w:numPr>
          <w:ilvl w:val="0"/>
          <w:numId w:val="26"/>
        </w:numPr>
      </w:pPr>
      <w:r>
        <w:t>Service de réception de la fin de traitement d’une demande de recherche d’itinéraire</w:t>
      </w:r>
    </w:p>
    <w:p w14:paraId="6F2B0FD7" w14:textId="380DBA32" w:rsidR="00117FB6" w:rsidRDefault="00117FB6" w:rsidP="007B392D">
      <w:pPr>
        <w:pStyle w:val="Paragraphedeliste"/>
        <w:numPr>
          <w:ilvl w:val="0"/>
          <w:numId w:val="26"/>
        </w:numPr>
      </w:pPr>
      <w:r>
        <w:t>Service de réception des localités qui satisfont le mieux les critères de la recherche de localité</w:t>
      </w:r>
    </w:p>
    <w:p w14:paraId="17E72AC2" w14:textId="77777777" w:rsidR="001D64E5" w:rsidRDefault="001D64E5" w:rsidP="009A40BB">
      <w:pPr>
        <w:rPr>
          <w:ins w:id="146" w:author="Marc Florisson" w:date="2015-05-29T09:17:00Z"/>
        </w:rPr>
      </w:pPr>
    </w:p>
    <w:p w14:paraId="65800456" w14:textId="034A6817" w:rsidR="00F76F22" w:rsidRDefault="00F76F22" w:rsidP="00F76F22">
      <w:pPr>
        <w:rPr>
          <w:ins w:id="147" w:author="Marc Florisson" w:date="2015-05-29T09:19:00Z"/>
        </w:rPr>
      </w:pPr>
      <w:ins w:id="148" w:author="Marc Florisson" w:date="2015-05-29T09:19:00Z">
        <w:r>
          <w:t>L</w:t>
        </w:r>
      </w:ins>
      <w:ins w:id="149" w:author="Marc Florisson" w:date="2015-05-29T09:17:00Z">
        <w:r>
          <w:t>a définition de ces 2 demi-interfaces</w:t>
        </w:r>
      </w:ins>
      <w:ins w:id="150" w:author="Marc Florisson" w:date="2015-05-29T09:19:00Z">
        <w:r>
          <w:t xml:space="preserve"> (FRI et DRI) est fixée par l’aiguilleur</w:t>
        </w:r>
      </w:ins>
      <w:ins w:id="151" w:author="Marc Florisson" w:date="2015-05-29T09:17:00Z">
        <w:r>
          <w:t>.</w:t>
        </w:r>
      </w:ins>
      <w:ins w:id="152" w:author="Marc Florisson" w:date="2015-05-29T09:19:00Z">
        <w:r>
          <w:t xml:space="preserve"> </w:t>
        </w:r>
      </w:ins>
    </w:p>
    <w:p w14:paraId="7B334070" w14:textId="77AF89E7" w:rsidR="00F76F22" w:rsidRDefault="00F76F22" w:rsidP="00F76F22">
      <w:pPr>
        <w:rPr>
          <w:ins w:id="153" w:author="Marc Florisson" w:date="2015-05-29T09:24:00Z"/>
        </w:rPr>
      </w:pPr>
      <w:ins w:id="154" w:author="Marc Florisson" w:date="2015-05-29T09:18:00Z">
        <w:r>
          <w:t>L’</w:t>
        </w:r>
      </w:ins>
      <w:ins w:id="155" w:author="Marc Florisson" w:date="2015-05-29T09:19:00Z">
        <w:r>
          <w:t xml:space="preserve">implémentation </w:t>
        </w:r>
      </w:ins>
      <w:ins w:id="156" w:author="Marc Florisson" w:date="2015-05-29T09:21:00Z">
        <w:r>
          <w:t>de l’</w:t>
        </w:r>
      </w:ins>
      <w:ins w:id="157" w:author="Marc Florisson" w:date="2015-05-29T09:18:00Z">
        <w:r>
          <w:t>interface FRI est fournie par l’aiguilleur.</w:t>
        </w:r>
      </w:ins>
    </w:p>
    <w:p w14:paraId="42858B47" w14:textId="77777777" w:rsidR="00E214DA" w:rsidRDefault="00E214DA" w:rsidP="00F76F22">
      <w:pPr>
        <w:rPr>
          <w:ins w:id="158" w:author="Marc Florisson" w:date="2015-05-29T09:27:00Z"/>
        </w:rPr>
      </w:pPr>
    </w:p>
    <w:p w14:paraId="15BB4481" w14:textId="45375B1F" w:rsidR="00E214DA" w:rsidRDefault="00E214DA" w:rsidP="00F76F22">
      <w:pPr>
        <w:rPr>
          <w:ins w:id="159" w:author="Marc Florisson" w:date="2015-05-29T09:22:00Z"/>
        </w:rPr>
      </w:pPr>
      <w:ins w:id="160" w:author="Marc Florisson" w:date="2015-05-29T09:27:00Z">
        <w:r>
          <w:t>2 alternatives sont possibles pour le client méta système :</w:t>
        </w:r>
      </w:ins>
    </w:p>
    <w:p w14:paraId="2C960386" w14:textId="17D3B950" w:rsidR="00F76F22" w:rsidRDefault="00F76F22" w:rsidP="00E214DA">
      <w:pPr>
        <w:pStyle w:val="Paragraphedeliste"/>
        <w:numPr>
          <w:ilvl w:val="0"/>
          <w:numId w:val="56"/>
        </w:numPr>
        <w:rPr>
          <w:ins w:id="161" w:author="Marc Florisson" w:date="2015-05-29T09:23:00Z"/>
        </w:rPr>
      </w:pPr>
      <w:ins w:id="162" w:author="Marc Florisson" w:date="2015-05-29T09:22:00Z">
        <w:r>
          <w:t xml:space="preserve">Dans le cas où le client méta système </w:t>
        </w:r>
      </w:ins>
      <w:ins w:id="163" w:author="Marc Florisson" w:date="2015-05-29T09:23:00Z">
        <w:r>
          <w:t xml:space="preserve">est de </w:t>
        </w:r>
      </w:ins>
      <w:ins w:id="164" w:author="Marc Florisson" w:date="2015-05-29T09:22:00Z">
        <w:r>
          <w:t>type « client léger »</w:t>
        </w:r>
      </w:ins>
      <w:ins w:id="165" w:author="Marc Florisson" w:date="2015-05-29T09:23:00Z">
        <w:r>
          <w:t xml:space="preserve">, </w:t>
        </w:r>
      </w:ins>
      <w:ins w:id="166" w:author="Marc Florisson" w:date="2015-05-29T09:21:00Z">
        <w:r>
          <w:t xml:space="preserve">l’implémentation de l’interface DRI </w:t>
        </w:r>
      </w:ins>
      <w:ins w:id="167" w:author="Marc Florisson" w:date="2015-05-29T09:23:00Z">
        <w:r>
          <w:t>est fournie par l’aiguilleur ou un système tiers.</w:t>
        </w:r>
      </w:ins>
    </w:p>
    <w:p w14:paraId="12C7EA23" w14:textId="7D5CBBE7" w:rsidR="00F76F22" w:rsidRDefault="00F76F22" w:rsidP="00E214DA">
      <w:pPr>
        <w:pStyle w:val="Paragraphedeliste"/>
        <w:numPr>
          <w:ilvl w:val="0"/>
          <w:numId w:val="56"/>
        </w:numPr>
        <w:rPr>
          <w:ins w:id="168" w:author="Marc Florisson" w:date="2015-05-29T09:21:00Z"/>
        </w:rPr>
      </w:pPr>
      <w:ins w:id="169" w:author="Marc Florisson" w:date="2015-05-29T09:23:00Z">
        <w:r>
          <w:lastRenderedPageBreak/>
          <w:t>Dans le cas où le client méta système est de type « client lourd », l’implémentation de l’interface DRI est fournie par</w:t>
        </w:r>
      </w:ins>
      <w:ins w:id="170" w:author="Marc Florisson" w:date="2015-05-29T09:24:00Z">
        <w:r w:rsidR="00E214DA">
          <w:t xml:space="preserve"> le client méta système</w:t>
        </w:r>
      </w:ins>
      <w:ins w:id="171" w:author="Marc Florisson" w:date="2015-05-29T09:23:00Z">
        <w:r>
          <w:t>.</w:t>
        </w:r>
      </w:ins>
    </w:p>
    <w:p w14:paraId="53F7D3AA" w14:textId="77777777" w:rsidR="00F76F22" w:rsidRDefault="00F76F22" w:rsidP="009A40BB"/>
    <w:p w14:paraId="1949B31F" w14:textId="49DDCED5" w:rsidR="00E214DA" w:rsidRDefault="001D64E5" w:rsidP="009A40BB">
      <w:pPr>
        <w:rPr>
          <w:ins w:id="172" w:author="Marc Florisson" w:date="2015-05-29T09:26:00Z"/>
        </w:rPr>
      </w:pPr>
      <w:r>
        <w:t>Le</w:t>
      </w:r>
      <w:r w:rsidR="00561331">
        <w:t xml:space="preserve"> composant</w:t>
      </w:r>
      <w:r>
        <w:t xml:space="preserve"> </w:t>
      </w:r>
      <w:r w:rsidR="00561331">
        <w:t xml:space="preserve">client du méta-système </w:t>
      </w:r>
      <w:ins w:id="173" w:author="Marc Florisson" w:date="2015-05-29T09:25:00Z">
        <w:r w:rsidR="00E214DA">
          <w:t xml:space="preserve">exécute </w:t>
        </w:r>
      </w:ins>
      <w:ins w:id="174" w:author="Marc Florisson" w:date="2015-05-29T09:26:00Z">
        <w:r w:rsidR="00E214DA">
          <w:t>l’</w:t>
        </w:r>
      </w:ins>
      <w:r w:rsidR="00561331">
        <w:t>implément</w:t>
      </w:r>
      <w:ins w:id="175" w:author="Marc Florisson" w:date="2015-05-29T09:25:00Z">
        <w:r w:rsidR="00E214DA">
          <w:t>ation</w:t>
        </w:r>
      </w:ins>
      <w:ins w:id="176" w:author="Marc Florisson" w:date="2015-05-29T09:26:00Z">
        <w:r w:rsidR="00E214DA">
          <w:t xml:space="preserve"> de la </w:t>
        </w:r>
      </w:ins>
      <w:r w:rsidR="00561331">
        <w:t>demi-interface</w:t>
      </w:r>
      <w:ins w:id="177" w:author="Marc Florisson" w:date="2015-05-29T09:26:00Z">
        <w:r w:rsidR="00E214DA">
          <w:t xml:space="preserve"> DRI.</w:t>
        </w:r>
      </w:ins>
    </w:p>
    <w:p w14:paraId="1A60184A" w14:textId="66CB063D" w:rsidR="001D64E5" w:rsidRDefault="00E214DA" w:rsidP="009A40BB">
      <w:ins w:id="178" w:author="Marc Florisson" w:date="2015-05-29T09:26:00Z">
        <w:r>
          <w:t>Le composant client du méta-système exécute l’implémentation de la demi-interface FRI.</w:t>
        </w:r>
      </w:ins>
    </w:p>
    <w:p w14:paraId="48467272" w14:textId="77777777" w:rsidR="00561331" w:rsidRDefault="00561331" w:rsidP="00561331">
      <w:pPr>
        <w:keepNext/>
      </w:pPr>
      <w:r>
        <w:rPr>
          <w:noProof/>
          <w:lang w:eastAsia="fr-FR"/>
        </w:rPr>
        <w:drawing>
          <wp:inline distT="0" distB="0" distL="0" distR="0" wp14:anchorId="76837935" wp14:editId="7A5E1E13">
            <wp:extent cx="4229009" cy="1110395"/>
            <wp:effectExtent l="0" t="0" r="0" b="762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 client aiguilleur.png"/>
                    <pic:cNvPicPr/>
                  </pic:nvPicPr>
                  <pic:blipFill>
                    <a:blip r:embed="rId45">
                      <a:extLst>
                        <a:ext uri="{28A0092B-C50C-407E-A947-70E740481C1C}">
                          <a14:useLocalDpi xmlns:a14="http://schemas.microsoft.com/office/drawing/2010/main" val="0"/>
                        </a:ext>
                      </a:extLst>
                    </a:blip>
                    <a:stretch>
                      <a:fillRect/>
                    </a:stretch>
                  </pic:blipFill>
                  <pic:spPr>
                    <a:xfrm>
                      <a:off x="0" y="0"/>
                      <a:ext cx="4229009" cy="1110395"/>
                    </a:xfrm>
                    <a:prstGeom prst="rect">
                      <a:avLst/>
                    </a:prstGeom>
                  </pic:spPr>
                </pic:pic>
              </a:graphicData>
            </a:graphic>
          </wp:inline>
        </w:drawing>
      </w:r>
    </w:p>
    <w:p w14:paraId="6004AEFF" w14:textId="1E5299B0" w:rsidR="00561331" w:rsidRDefault="00561331" w:rsidP="00561331">
      <w:pPr>
        <w:pStyle w:val="Lgende"/>
      </w:pPr>
      <w:bookmarkStart w:id="179" w:name="_Toc290618224"/>
      <w:r>
        <w:t xml:space="preserve">Figure </w:t>
      </w:r>
      <w:fldSimple w:instr=" SEQ Figure \* ARABIC ">
        <w:r w:rsidR="00C7451A">
          <w:rPr>
            <w:noProof/>
          </w:rPr>
          <w:t>5</w:t>
        </w:r>
      </w:fldSimple>
      <w:r>
        <w:t xml:space="preserve"> Diagramme de composants interface FRI DRI</w:t>
      </w:r>
      <w:bookmarkEnd w:id="179"/>
    </w:p>
    <w:p w14:paraId="7390911E" w14:textId="77777777" w:rsidR="001D64E5" w:rsidRDefault="001D64E5" w:rsidP="009A40BB"/>
    <w:p w14:paraId="030EB895" w14:textId="628EF88C" w:rsidR="00AA41E0" w:rsidRPr="0020301F" w:rsidRDefault="00862414" w:rsidP="0020301F">
      <w:r>
        <w:t>Plusieurs solutions existent pour implémenter</w:t>
      </w:r>
      <w:r w:rsidR="009F6C92">
        <w:t xml:space="preserve"> ce type d’interface</w:t>
      </w:r>
      <w:r>
        <w:t xml:space="preserve">. Les questions d’implémentation ne sont pas dans le périmètre de ce document, mais nous pouvons citer à titre d’exemple les protocoles HTTP 1.1 ou </w:t>
      </w:r>
      <w:proofErr w:type="spellStart"/>
      <w:r>
        <w:t>WebSocket</w:t>
      </w:r>
      <w:proofErr w:type="spellEnd"/>
      <w:r>
        <w:t>.</w:t>
      </w:r>
    </w:p>
    <w:p w14:paraId="012C3B66" w14:textId="356A21A8" w:rsidR="001C2ADA" w:rsidRDefault="001C2ADA" w:rsidP="000868F6">
      <w:pPr>
        <w:pStyle w:val="Titre3"/>
      </w:pPr>
      <w:bookmarkStart w:id="180" w:name="_Ref289593235"/>
      <w:bookmarkStart w:id="181" w:name="_Toc290618194"/>
      <w:r>
        <w:t>Structures de données échangées</w:t>
      </w:r>
      <w:bookmarkEnd w:id="180"/>
      <w:bookmarkEnd w:id="181"/>
    </w:p>
    <w:p w14:paraId="18EF750D" w14:textId="4D5906F9" w:rsidR="001C2ADA" w:rsidRDefault="00735E1C" w:rsidP="001C2ADA">
      <w:r>
        <w:t xml:space="preserve">La question du </w:t>
      </w:r>
      <w:r w:rsidR="001C2ADA">
        <w:t>format d’implémentation des structures de donné</w:t>
      </w:r>
      <w:r>
        <w:t>es échangées par ces interfaces est en dehors du périmètre de ce document.</w:t>
      </w:r>
    </w:p>
    <w:p w14:paraId="2E9CB859" w14:textId="71CC9D92" w:rsidR="00735E1C" w:rsidRDefault="00735E1C" w:rsidP="001C2ADA">
      <w:r>
        <w:t>Autrement dit, il est possible de mettre en œuvre les interfaces entre l’aiguilleur et le client du méta-système en utilisant différents format : XML, JSON, CSV, …</w:t>
      </w:r>
    </w:p>
    <w:p w14:paraId="51C5ED8A" w14:textId="64FB9FFC" w:rsidR="00735E1C" w:rsidRDefault="00735E1C" w:rsidP="001C2ADA">
      <w:r>
        <w:t>Par commodité, le document fait l’hypothèse d’une implémentation en XML afin de pouvoir utiliser le langage XSD pour décrire les propriétés des structures échangées.</w:t>
      </w:r>
    </w:p>
    <w:p w14:paraId="5D525ADE" w14:textId="785AC733" w:rsidR="00735E1C" w:rsidRDefault="00735E1C" w:rsidP="001C2ADA">
      <w:r>
        <w:t>Ces mêmes propriétés peuvent néanmoins être appliquées à d’autres formats d’implémentation : JSON, CSV, …</w:t>
      </w:r>
    </w:p>
    <w:p w14:paraId="0FFB15AC" w14:textId="77777777" w:rsidR="006956D7" w:rsidRDefault="006956D7" w:rsidP="001C2ADA"/>
    <w:p w14:paraId="2E7B1425" w14:textId="5A42BE4F" w:rsidR="006956D7" w:rsidRPr="001C2ADA" w:rsidRDefault="006956D7" w:rsidP="001C2ADA">
      <w:r>
        <w:t xml:space="preserve">L’accès au détail des structures d’échange est présenté au chapitre </w:t>
      </w:r>
      <w:r>
        <w:fldChar w:fldCharType="begin"/>
      </w:r>
      <w:r>
        <w:instrText xml:space="preserve"> REF _Ref290616867 \r \h </w:instrText>
      </w:r>
      <w:r>
        <w:fldChar w:fldCharType="separate"/>
      </w:r>
      <w:r>
        <w:t>6.2.1</w:t>
      </w:r>
      <w:r>
        <w:fldChar w:fldCharType="end"/>
      </w:r>
      <w:r>
        <w:t xml:space="preserve"> </w:t>
      </w:r>
      <w:r>
        <w:fldChar w:fldCharType="begin"/>
      </w:r>
      <w:r>
        <w:instrText xml:space="preserve"> REF _Ref290616867 \h </w:instrText>
      </w:r>
      <w:r>
        <w:fldChar w:fldCharType="separate"/>
      </w:r>
      <w:r>
        <w:t>Les structures d’échange des interfaces du méta-système (FRI, DRI)</w:t>
      </w:r>
      <w:r>
        <w:fldChar w:fldCharType="end"/>
      </w:r>
      <w:r>
        <w:t>.</w:t>
      </w:r>
    </w:p>
    <w:p w14:paraId="62A4F24E" w14:textId="5E4DC16C" w:rsidR="004A1B7D" w:rsidRDefault="008D16C8" w:rsidP="000868F6">
      <w:pPr>
        <w:pStyle w:val="Titre3"/>
      </w:pPr>
      <w:bookmarkStart w:id="182" w:name="_Toc290618195"/>
      <w:r>
        <w:t>Demi interface fournisseur de recherche d’itinéraire</w:t>
      </w:r>
      <w:r w:rsidR="004062B7">
        <w:t xml:space="preserve"> et de localité</w:t>
      </w:r>
      <w:r w:rsidR="00C45627">
        <w:t xml:space="preserve"> (</w:t>
      </w:r>
      <w:r w:rsidR="00D56C18">
        <w:t>F</w:t>
      </w:r>
      <w:r w:rsidR="00C45627">
        <w:t>RI)</w:t>
      </w:r>
      <w:bookmarkEnd w:id="182"/>
    </w:p>
    <w:p w14:paraId="3ED80EAA" w14:textId="17BA5E09" w:rsidR="00C45627" w:rsidRDefault="00C45627" w:rsidP="008D16C8">
      <w:r>
        <w:t>L</w:t>
      </w:r>
      <w:r w:rsidR="001C2ADA">
        <w:t>’aiguilleur</w:t>
      </w:r>
      <w:r>
        <w:t xml:space="preserve"> implémente l’interface </w:t>
      </w:r>
      <w:r w:rsidR="00D56C18">
        <w:t>F</w:t>
      </w:r>
      <w:r>
        <w:t>RI</w:t>
      </w:r>
      <w:r w:rsidR="001C2ADA">
        <w:t xml:space="preserve">. </w:t>
      </w:r>
    </w:p>
    <w:p w14:paraId="117447D6" w14:textId="77777777" w:rsidR="008D16C8" w:rsidRDefault="008D16C8" w:rsidP="008D16C8">
      <w:pPr>
        <w:pStyle w:val="Titre4"/>
      </w:pPr>
      <w:bookmarkStart w:id="183" w:name="_Ref289594967"/>
      <w:r>
        <w:t>Service de demande de recherche d’itinéraire</w:t>
      </w:r>
      <w:bookmarkEnd w:id="183"/>
    </w:p>
    <w:p w14:paraId="05B80F36" w14:textId="77777777" w:rsidR="001C2ADA" w:rsidRPr="001C2ADA" w:rsidRDefault="001C2ADA" w:rsidP="001C2ADA"/>
    <w:tbl>
      <w:tblPr>
        <w:tblStyle w:val="Grille"/>
        <w:tblW w:w="0" w:type="auto"/>
        <w:tblLook w:val="04A0" w:firstRow="1" w:lastRow="0" w:firstColumn="1" w:lastColumn="0" w:noHBand="0" w:noVBand="1"/>
      </w:tblPr>
      <w:tblGrid>
        <w:gridCol w:w="1242"/>
        <w:gridCol w:w="7970"/>
      </w:tblGrid>
      <w:tr w:rsidR="001C2ADA" w14:paraId="753C550E" w14:textId="77777777" w:rsidTr="001C2ADA">
        <w:tc>
          <w:tcPr>
            <w:tcW w:w="1242" w:type="dxa"/>
          </w:tcPr>
          <w:p w14:paraId="60DF81EC" w14:textId="1E9F9D11" w:rsidR="001C2ADA" w:rsidRDefault="001C2ADA" w:rsidP="001C2ADA">
            <w:r>
              <w:t>Les entrées</w:t>
            </w:r>
          </w:p>
        </w:tc>
        <w:tc>
          <w:tcPr>
            <w:tcW w:w="7970" w:type="dxa"/>
          </w:tcPr>
          <w:p w14:paraId="0FECA58C" w14:textId="77777777" w:rsidR="001C2ADA" w:rsidRDefault="001C2ADA" w:rsidP="001C2ADA">
            <w:r>
              <w:t xml:space="preserve">Une structure </w:t>
            </w:r>
            <w:proofErr w:type="spellStart"/>
            <w:r>
              <w:t>PlanTripRequest</w:t>
            </w:r>
            <w:proofErr w:type="spellEnd"/>
            <w:r>
              <w:t xml:space="preserve"> qui décrit les critères de la recherche d’itinéraire.</w:t>
            </w:r>
          </w:p>
          <w:p w14:paraId="370266FD" w14:textId="77777777" w:rsidR="004062B7" w:rsidRDefault="004062B7" w:rsidP="001C2ADA"/>
          <w:p w14:paraId="7235B9EB" w14:textId="043B7E2F" w:rsidR="004062B7" w:rsidRDefault="004062B7" w:rsidP="001C2ADA">
            <w:r>
              <w:t xml:space="preserve">La structure propose un seul point de départ </w:t>
            </w:r>
            <w:proofErr w:type="spellStart"/>
            <w:r>
              <w:t>Departure</w:t>
            </w:r>
            <w:proofErr w:type="spellEnd"/>
            <w:r>
              <w:t xml:space="preserve"> et un seul point d’arrivée. Ces </w:t>
            </w:r>
            <w:ins w:id="184" w:author="casteran regis" w:date="2015-05-20T12:38:00Z">
              <w:r w:rsidR="00025983">
                <w:t>points</w:t>
              </w:r>
            </w:ins>
            <w:r>
              <w:t xml:space="preserve"> sont aussi bien des identifiant d’arrêt ou de POI que des </w:t>
            </w:r>
            <w:r w:rsidR="004E6606">
              <w:t>positions géographiques.</w:t>
            </w:r>
          </w:p>
          <w:p w14:paraId="4E6FDC72" w14:textId="77777777" w:rsidR="004E6606" w:rsidRDefault="004E6606" w:rsidP="001C2ADA"/>
          <w:p w14:paraId="37428C2E" w14:textId="2922A3CE" w:rsidR="004E6606" w:rsidRDefault="004E6606" w:rsidP="001C2ADA">
            <w:r>
              <w:t xml:space="preserve">L’élément </w:t>
            </w:r>
            <w:proofErr w:type="spellStart"/>
            <w:r>
              <w:t>MaxTrips</w:t>
            </w:r>
            <w:proofErr w:type="spellEnd"/>
            <w:r>
              <w:t xml:space="preserve"> indique le nombre maximum de solutions d’itinéraires attendus.</w:t>
            </w:r>
          </w:p>
          <w:p w14:paraId="53F43DD8" w14:textId="77777777" w:rsidR="004E6606" w:rsidRDefault="004E6606" w:rsidP="001C2ADA"/>
          <w:p w14:paraId="19F60C45" w14:textId="046E4825" w:rsidR="00EA621B" w:rsidRDefault="004E6606" w:rsidP="001C2ADA">
            <w:r>
              <w:t>La date et l’heure de départ sont fixé</w:t>
            </w:r>
            <w:r w:rsidR="00322FC5">
              <w:t>e</w:t>
            </w:r>
            <w:r w:rsidR="00EA621B">
              <w:t>s</w:t>
            </w:r>
            <w:r>
              <w:t xml:space="preserve"> </w:t>
            </w:r>
            <w:r w:rsidR="00EA621B">
              <w:t>au choix :</w:t>
            </w:r>
          </w:p>
          <w:p w14:paraId="00B26DD5" w14:textId="2896031F" w:rsidR="00EA621B" w:rsidRDefault="004E6606" w:rsidP="00EA621B">
            <w:pPr>
              <w:pStyle w:val="Paragraphedeliste"/>
              <w:numPr>
                <w:ilvl w:val="0"/>
                <w:numId w:val="44"/>
              </w:numPr>
            </w:pPr>
            <w:r>
              <w:t xml:space="preserve">avec l’élément </w:t>
            </w:r>
            <w:proofErr w:type="spellStart"/>
            <w:r>
              <w:t>DepartureTime</w:t>
            </w:r>
            <w:proofErr w:type="spellEnd"/>
            <w:r w:rsidR="00EA621B">
              <w:t xml:space="preserve"> qui</w:t>
            </w:r>
            <w:r>
              <w:t xml:space="preserve"> signifie une demande</w:t>
            </w:r>
            <w:r w:rsidR="00EA621B">
              <w:t xml:space="preserve"> pour partir à cet horaire</w:t>
            </w:r>
          </w:p>
          <w:p w14:paraId="3A2E5486" w14:textId="63569FD9" w:rsidR="004E6606" w:rsidRDefault="00EA621B" w:rsidP="00EA621B">
            <w:pPr>
              <w:pStyle w:val="Paragraphedeliste"/>
              <w:numPr>
                <w:ilvl w:val="0"/>
                <w:numId w:val="44"/>
              </w:numPr>
            </w:pPr>
            <w:r>
              <w:t>a</w:t>
            </w:r>
            <w:r w:rsidR="004E6606">
              <w:t xml:space="preserve">vec l’élément </w:t>
            </w:r>
            <w:proofErr w:type="spellStart"/>
            <w:r w:rsidR="004E6606">
              <w:t>ArrivalTime</w:t>
            </w:r>
            <w:proofErr w:type="spellEnd"/>
            <w:r>
              <w:t xml:space="preserve"> qui</w:t>
            </w:r>
            <w:r w:rsidR="004E6606">
              <w:t xml:space="preserve"> signifie une demande pour arriver à cet horaire.</w:t>
            </w:r>
          </w:p>
          <w:p w14:paraId="656805A9" w14:textId="77777777" w:rsidR="004E6606" w:rsidRDefault="004E6606" w:rsidP="001C2ADA"/>
          <w:p w14:paraId="3CEA66EF" w14:textId="77777777" w:rsidR="004E6606" w:rsidRDefault="004E6606" w:rsidP="004E6606">
            <w:r>
              <w:lastRenderedPageBreak/>
              <w:t xml:space="preserve">L’élément </w:t>
            </w:r>
            <w:proofErr w:type="spellStart"/>
            <w:r>
              <w:t>Algorithm</w:t>
            </w:r>
            <w:proofErr w:type="spellEnd"/>
            <w:r>
              <w:t xml:space="preserve"> contient une valeur énumérée. La fonction de recherche d’itinéraire s’exécute en optimisant un critère propre à chaque valeur énumérée :</w:t>
            </w:r>
          </w:p>
          <w:p w14:paraId="077BAA95" w14:textId="451B6868" w:rsidR="004E6606" w:rsidRDefault="004E6606" w:rsidP="004E6606">
            <w:pPr>
              <w:pStyle w:val="Paragraphedeliste"/>
              <w:numPr>
                <w:ilvl w:val="0"/>
                <w:numId w:val="39"/>
              </w:numPr>
            </w:pPr>
            <w:r>
              <w:t>CLASSIC : dans le cas d’une recherche en « départ à », c’est l’horaire d’arrivée au plus tôt qui recherché d’abord avec un départ au plus tard ensuite. Dans le cas d’une recherche en « arrivée à », c’est l’horaire de départ au plus tard qui recherché d’abord avec une arrivée au plus tôt ensuite.</w:t>
            </w:r>
          </w:p>
          <w:p w14:paraId="2E4BBBBF" w14:textId="01A1813B" w:rsidR="004E6606" w:rsidRDefault="004E6606" w:rsidP="004E6606">
            <w:pPr>
              <w:pStyle w:val="Paragraphedeliste"/>
              <w:numPr>
                <w:ilvl w:val="0"/>
                <w:numId w:val="39"/>
              </w:numPr>
            </w:pPr>
            <w:r>
              <w:t>SHORTEST </w:t>
            </w:r>
          </w:p>
          <w:p w14:paraId="2A6E48E8" w14:textId="6767A8DE" w:rsidR="004E6606" w:rsidRDefault="004E6606" w:rsidP="004E6606">
            <w:pPr>
              <w:pStyle w:val="Paragraphedeliste"/>
              <w:numPr>
                <w:ilvl w:val="0"/>
                <w:numId w:val="39"/>
              </w:numPr>
            </w:pPr>
            <w:r>
              <w:t>FASTEST </w:t>
            </w:r>
          </w:p>
          <w:p w14:paraId="63EFC0CC" w14:textId="0EC63CA2" w:rsidR="004E6606" w:rsidRDefault="004E6606" w:rsidP="004E6606">
            <w:pPr>
              <w:pStyle w:val="Paragraphedeliste"/>
              <w:numPr>
                <w:ilvl w:val="0"/>
                <w:numId w:val="39"/>
              </w:numPr>
            </w:pPr>
            <w:r>
              <w:t>MINCHANGES </w:t>
            </w:r>
          </w:p>
          <w:p w14:paraId="450438B1" w14:textId="0AABF34D" w:rsidR="00B06E18" w:rsidRDefault="00B06E18" w:rsidP="004E6606">
            <w:pPr>
              <w:rPr>
                <w:ins w:id="185" w:author="Marc Florisson" w:date="2015-05-29T09:38:00Z"/>
              </w:rPr>
            </w:pPr>
            <w:ins w:id="186" w:author="Marc Florisson" w:date="2015-05-29T09:36:00Z">
              <w:r>
                <w:t xml:space="preserve">La définition fonctionnelle des critères d’optimisation </w:t>
              </w:r>
            </w:ins>
            <w:ins w:id="187" w:author="Marc Florisson" w:date="2015-05-29T09:37:00Z">
              <w:r>
                <w:t xml:space="preserve">des </w:t>
              </w:r>
            </w:ins>
            <w:ins w:id="188" w:author="Marc Florisson" w:date="2015-05-29T09:36:00Z">
              <w:r>
                <w:t>valeur</w:t>
              </w:r>
            </w:ins>
            <w:ins w:id="189" w:author="Marc Florisson" w:date="2015-05-29T09:37:00Z">
              <w:r>
                <w:t>s</w:t>
              </w:r>
            </w:ins>
            <w:ins w:id="190" w:author="Marc Florisson" w:date="2015-05-29T09:36:00Z">
              <w:r>
                <w:t xml:space="preserve"> énumérées </w:t>
              </w:r>
            </w:ins>
            <w:ins w:id="191" w:author="Marc Florisson" w:date="2015-05-29T09:37:00Z">
              <w:r>
                <w:t xml:space="preserve">SHORTEST, FASTEST, MINCHANGES ne font pas </w:t>
              </w:r>
            </w:ins>
            <w:ins w:id="192" w:author="Marc Florisson" w:date="2015-05-29T09:38:00Z">
              <w:r>
                <w:t>partie de ce document et relèvent des choix d’implémentation de l’architecture.</w:t>
              </w:r>
            </w:ins>
          </w:p>
          <w:p w14:paraId="14958B8D" w14:textId="77777777" w:rsidR="004E6606" w:rsidRDefault="004E6606" w:rsidP="004E6606"/>
          <w:p w14:paraId="0C8BD942" w14:textId="7B3CDAC2" w:rsidR="004E6606" w:rsidRDefault="004E6606" w:rsidP="004E6606">
            <w:r>
              <w:t>La séquence d’éléments modes liste l’ensemble des modes de transport qui sont autorisés pour la recherche d’itinéraire.</w:t>
            </w:r>
          </w:p>
          <w:p w14:paraId="68A12C66" w14:textId="77777777" w:rsidR="004E6606" w:rsidRDefault="004E6606" w:rsidP="004E6606"/>
          <w:p w14:paraId="05C6C04C" w14:textId="72ECDBC4" w:rsidR="004E6606" w:rsidRDefault="004E6606" w:rsidP="004E6606">
            <w:r>
              <w:t xml:space="preserve">La séquence d’éléments </w:t>
            </w:r>
            <w:proofErr w:type="spellStart"/>
            <w:r>
              <w:t>selfDriveConditions</w:t>
            </w:r>
            <w:proofErr w:type="spellEnd"/>
            <w:r>
              <w:t xml:space="preserve"> représente les possibilités de rabattement qui permettent d’élargir la recherche d’itinéraire à d’autres modes au niveau du début de l’itinéraire ou de la fin de l’itinéraire. Une possibilité de rabattement indique si elle porte sur le début ou la fin de l’itinéraire et les modes de transport (pour les</w:t>
            </w:r>
            <w:r w:rsidR="00C04FE6">
              <w:t>quels le voyageur</w:t>
            </w:r>
            <w:r>
              <w:t xml:space="preserve"> se dirige seul)</w:t>
            </w:r>
            <w:r w:rsidR="00C04FE6">
              <w:t xml:space="preserve"> autorisés.</w:t>
            </w:r>
          </w:p>
          <w:p w14:paraId="30F2CFDF" w14:textId="34CBCD0C" w:rsidR="004E6606" w:rsidRDefault="004E6606" w:rsidP="004E6606">
            <w:r>
              <w:t>Si cette séquence est vide, les solutions d’itinéraire ne peuvent emprunter que la liste des modes de transport qui figurent dans l’élément modes.</w:t>
            </w:r>
          </w:p>
          <w:p w14:paraId="03B7F634" w14:textId="77777777" w:rsidR="00C04FE6" w:rsidRDefault="00C04FE6" w:rsidP="004E6606"/>
          <w:p w14:paraId="436CD014" w14:textId="5F1F2A7F" w:rsidR="00C04FE6" w:rsidRDefault="00C04FE6" w:rsidP="004E6606">
            <w:r>
              <w:t xml:space="preserve">L’élément </w:t>
            </w:r>
            <w:proofErr w:type="spellStart"/>
            <w:r>
              <w:t>AccessibilityConstraint</w:t>
            </w:r>
            <w:proofErr w:type="spellEnd"/>
            <w:r>
              <w:t xml:space="preserve"> est un simple indicateur réduire la recherche aux seuls itinéraires accessibles pour tout type de PMR.</w:t>
            </w:r>
          </w:p>
          <w:p w14:paraId="5BF568A6" w14:textId="77777777" w:rsidR="004E6606" w:rsidRDefault="004E6606" w:rsidP="001C2ADA"/>
          <w:p w14:paraId="6429DA2A" w14:textId="0035D08E" w:rsidR="00C04FE6" w:rsidRDefault="00C04FE6" w:rsidP="001C2ADA">
            <w:r>
              <w:t xml:space="preserve">L’élément </w:t>
            </w:r>
            <w:proofErr w:type="spellStart"/>
            <w:r>
              <w:t>Language</w:t>
            </w:r>
            <w:proofErr w:type="spellEnd"/>
            <w:r>
              <w:t xml:space="preserve"> fournit la langue dans laquelle les </w:t>
            </w:r>
            <w:r w:rsidR="00322FC5">
              <w:t>éléments</w:t>
            </w:r>
            <w:r>
              <w:t xml:space="preserve"> textuels de la réponse sont attendus. La réponse retournée exprime les champs tex</w:t>
            </w:r>
            <w:r w:rsidR="00322FC5">
              <w:t>t</w:t>
            </w:r>
            <w:r>
              <w:t>uels dans cette langue ou la langue par défaut des SIM le cas échéant.</w:t>
            </w:r>
          </w:p>
          <w:p w14:paraId="79881937" w14:textId="77777777" w:rsidR="001C2ADA" w:rsidRDefault="001C2ADA" w:rsidP="00A9664F"/>
        </w:tc>
      </w:tr>
      <w:tr w:rsidR="001C2ADA" w14:paraId="578B4875" w14:textId="77777777" w:rsidTr="001C2ADA">
        <w:tc>
          <w:tcPr>
            <w:tcW w:w="1242" w:type="dxa"/>
          </w:tcPr>
          <w:p w14:paraId="2697E084" w14:textId="4DFFB4EB" w:rsidR="001C2ADA" w:rsidRDefault="001C2ADA" w:rsidP="001C2ADA">
            <w:proofErr w:type="gramStart"/>
            <w:r>
              <w:lastRenderedPageBreak/>
              <w:t>Les pré-conditions</w:t>
            </w:r>
            <w:proofErr w:type="gramEnd"/>
          </w:p>
        </w:tc>
        <w:tc>
          <w:tcPr>
            <w:tcW w:w="7970" w:type="dxa"/>
          </w:tcPr>
          <w:p w14:paraId="2B8CE71F" w14:textId="4B7FED1B" w:rsidR="001C2ADA" w:rsidRDefault="001C2ADA" w:rsidP="001C2ADA">
            <w:r>
              <w:t>Aucune</w:t>
            </w:r>
          </w:p>
        </w:tc>
      </w:tr>
      <w:tr w:rsidR="001C2ADA" w14:paraId="595FF311" w14:textId="77777777" w:rsidTr="001C2ADA">
        <w:tc>
          <w:tcPr>
            <w:tcW w:w="1242" w:type="dxa"/>
          </w:tcPr>
          <w:p w14:paraId="15679330" w14:textId="3C4FD1C8" w:rsidR="001C2ADA" w:rsidRDefault="001C2ADA" w:rsidP="001C2ADA">
            <w:r>
              <w:t>Les sorties</w:t>
            </w:r>
          </w:p>
        </w:tc>
        <w:tc>
          <w:tcPr>
            <w:tcW w:w="7970" w:type="dxa"/>
          </w:tcPr>
          <w:p w14:paraId="71BEA0C0" w14:textId="77777777" w:rsidR="00EA621B" w:rsidRDefault="00A9664F" w:rsidP="00A9664F">
            <w:r>
              <w:t xml:space="preserve">Une structure </w:t>
            </w:r>
            <w:proofErr w:type="spellStart"/>
            <w:r>
              <w:t>PlanTripResponse</w:t>
            </w:r>
            <w:proofErr w:type="spellEnd"/>
            <w:r>
              <w:t xml:space="preserve"> qui </w:t>
            </w:r>
          </w:p>
          <w:p w14:paraId="72C98D48" w14:textId="51655934" w:rsidR="00EA621B" w:rsidRDefault="00EA621B" w:rsidP="00EA621B">
            <w:pPr>
              <w:pStyle w:val="Paragraphedeliste"/>
              <w:numPr>
                <w:ilvl w:val="0"/>
                <w:numId w:val="45"/>
              </w:numPr>
            </w:pPr>
            <w:r>
              <w:t>fournit un identifiant de demande de recherche d’itinéraire</w:t>
            </w:r>
            <w:r w:rsidR="00654EC7">
              <w:t xml:space="preserve"> avec l’élément </w:t>
            </w:r>
            <w:proofErr w:type="spellStart"/>
            <w:r w:rsidR="00654EC7">
              <w:t>RequestId</w:t>
            </w:r>
            <w:proofErr w:type="spellEnd"/>
          </w:p>
          <w:p w14:paraId="3ED886E2" w14:textId="77777777" w:rsidR="00EA621B" w:rsidRDefault="00A9664F" w:rsidP="00EA621B">
            <w:pPr>
              <w:pStyle w:val="Paragraphedeliste"/>
              <w:numPr>
                <w:ilvl w:val="0"/>
                <w:numId w:val="45"/>
              </w:numPr>
            </w:pPr>
            <w:r>
              <w:t xml:space="preserve">indique si les données d’entrées sont valides </w:t>
            </w:r>
            <w:r w:rsidR="00EA621B">
              <w:t xml:space="preserve">(avec l’élément </w:t>
            </w:r>
            <w:proofErr w:type="spellStart"/>
            <w:r w:rsidR="00EA621B">
              <w:t>Status</w:t>
            </w:r>
            <w:proofErr w:type="spellEnd"/>
            <w:r w:rsidR="00EA621B">
              <w:t xml:space="preserve"> et le code associé) </w:t>
            </w:r>
          </w:p>
          <w:p w14:paraId="6B3C99A1" w14:textId="6E13AAE0" w:rsidR="001C2ADA" w:rsidRDefault="00EA621B" w:rsidP="00EA621B">
            <w:pPr>
              <w:pStyle w:val="Paragraphedeliste"/>
              <w:numPr>
                <w:ilvl w:val="0"/>
                <w:numId w:val="45"/>
              </w:numPr>
            </w:pPr>
            <w:r>
              <w:t>précise</w:t>
            </w:r>
            <w:r w:rsidR="00654EC7">
              <w:t>, le cas échéant</w:t>
            </w:r>
            <w:r>
              <w:t xml:space="preserve"> </w:t>
            </w:r>
            <w:r w:rsidR="00654EC7">
              <w:t xml:space="preserve">avec la séquence </w:t>
            </w:r>
            <w:proofErr w:type="spellStart"/>
            <w:r w:rsidR="00654EC7">
              <w:t>errors</w:t>
            </w:r>
            <w:proofErr w:type="spellEnd"/>
            <w:r w:rsidR="00654EC7">
              <w:t xml:space="preserve">, </w:t>
            </w:r>
            <w:r w:rsidR="00A9664F">
              <w:t xml:space="preserve">quelles sont les propriétés invalides </w:t>
            </w:r>
            <w:r w:rsidR="00654EC7">
              <w:t>dans les données d’entrée</w:t>
            </w:r>
          </w:p>
          <w:p w14:paraId="41865461" w14:textId="7D6372EB" w:rsidR="00EA621B" w:rsidRDefault="00EA621B" w:rsidP="00A9664F"/>
        </w:tc>
      </w:tr>
      <w:tr w:rsidR="001C2ADA" w14:paraId="76C27F6E" w14:textId="77777777" w:rsidTr="001C2ADA">
        <w:tc>
          <w:tcPr>
            <w:tcW w:w="1242" w:type="dxa"/>
          </w:tcPr>
          <w:p w14:paraId="50FCA73F" w14:textId="5D2FCBC8" w:rsidR="001C2ADA" w:rsidRDefault="001C2ADA" w:rsidP="001C2ADA">
            <w:proofErr w:type="gramStart"/>
            <w:r>
              <w:t>Les post-conditions</w:t>
            </w:r>
            <w:proofErr w:type="gramEnd"/>
          </w:p>
        </w:tc>
        <w:tc>
          <w:tcPr>
            <w:tcW w:w="7970" w:type="dxa"/>
          </w:tcPr>
          <w:p w14:paraId="5E67B578" w14:textId="465B85EA" w:rsidR="001C2ADA" w:rsidRDefault="00A9664F" w:rsidP="001C2ADA">
            <w:r>
              <w:t xml:space="preserve">Si la structure </w:t>
            </w:r>
            <w:proofErr w:type="spellStart"/>
            <w:r>
              <w:t>PlanTripRequest</w:t>
            </w:r>
            <w:proofErr w:type="spellEnd"/>
            <w:r>
              <w:t xml:space="preserve"> est valide, alors </w:t>
            </w:r>
            <w:r w:rsidR="00117FB6">
              <w:t>le FRI</w:t>
            </w:r>
            <w:r>
              <w:t xml:space="preserve"> lance un calcul réparti.</w:t>
            </w:r>
          </w:p>
          <w:p w14:paraId="0B12D1D0" w14:textId="01645FDC" w:rsidR="00B75F58" w:rsidRDefault="00117FB6" w:rsidP="00B75F58">
            <w:r>
              <w:t xml:space="preserve">Les données de sortie définissent un </w:t>
            </w:r>
            <w:r w:rsidR="00A9664F">
              <w:t xml:space="preserve">identifiant de </w:t>
            </w:r>
            <w:r>
              <w:t>demande de recherche d’itinéraire</w:t>
            </w:r>
            <w:r w:rsidR="00B75F58">
              <w:t xml:space="preserve">. </w:t>
            </w:r>
          </w:p>
          <w:p w14:paraId="4F921445" w14:textId="7824FC1C" w:rsidR="00A9664F" w:rsidRDefault="00C45627" w:rsidP="00B75F58">
            <w:r>
              <w:t xml:space="preserve">Dans toutes les </w:t>
            </w:r>
            <w:r w:rsidR="00B75F58">
              <w:t xml:space="preserve">notifications </w:t>
            </w:r>
            <w:r>
              <w:t xml:space="preserve">que le FRI adresse ensuite </w:t>
            </w:r>
            <w:r w:rsidR="00B75F58">
              <w:t xml:space="preserve">au </w:t>
            </w:r>
            <w:r>
              <w:t>DRI</w:t>
            </w:r>
            <w:r w:rsidR="00B75F58">
              <w:t xml:space="preserve">, </w:t>
            </w:r>
            <w:r>
              <w:t xml:space="preserve">c’est ce même </w:t>
            </w:r>
            <w:r w:rsidR="00B75F58">
              <w:t xml:space="preserve">identifiant de </w:t>
            </w:r>
            <w:r w:rsidR="00117FB6">
              <w:t xml:space="preserve">demande </w:t>
            </w:r>
            <w:r>
              <w:t xml:space="preserve">qui </w:t>
            </w:r>
            <w:r w:rsidR="00B75F58">
              <w:t xml:space="preserve">est </w:t>
            </w:r>
            <w:r w:rsidR="00117FB6">
              <w:t>fourni</w:t>
            </w:r>
            <w:r>
              <w:t>.</w:t>
            </w:r>
          </w:p>
          <w:p w14:paraId="322089A9" w14:textId="77777777" w:rsidR="00B75F58" w:rsidRDefault="00B75F58" w:rsidP="00B75F58"/>
          <w:p w14:paraId="018A6F8D" w14:textId="43B09073" w:rsidR="00B75F58" w:rsidRDefault="00B75F58" w:rsidP="00B75F58">
            <w:r>
              <w:t>Parmi les différentes conditions d’invalidité des propriétés, les différents cas suivants sont pris en compte :</w:t>
            </w:r>
          </w:p>
          <w:p w14:paraId="6E957869" w14:textId="4D804625" w:rsidR="00B75F58" w:rsidRDefault="00B75F58" w:rsidP="007B392D">
            <w:pPr>
              <w:pStyle w:val="Paragraphedeliste"/>
              <w:numPr>
                <w:ilvl w:val="0"/>
                <w:numId w:val="27"/>
              </w:numPr>
            </w:pPr>
            <w:r>
              <w:t xml:space="preserve">la date de la recherche d’itinéraire est en dehors de la période </w:t>
            </w:r>
            <w:r w:rsidR="00117FB6">
              <w:t xml:space="preserve">calendaire </w:t>
            </w:r>
            <w:r>
              <w:t xml:space="preserve">couverte par </w:t>
            </w:r>
            <w:r w:rsidR="00117FB6">
              <w:t>le FRI</w:t>
            </w:r>
          </w:p>
          <w:p w14:paraId="2C451C55" w14:textId="762020AF" w:rsidR="00B75F58" w:rsidRDefault="00B75F58" w:rsidP="007B392D">
            <w:pPr>
              <w:pStyle w:val="Paragraphedeliste"/>
              <w:numPr>
                <w:ilvl w:val="0"/>
                <w:numId w:val="27"/>
              </w:numPr>
            </w:pPr>
            <w:r>
              <w:t xml:space="preserve">le départ (ou l’arrivée) est trop éloigné du territoire couvert par </w:t>
            </w:r>
            <w:r w:rsidR="00117FB6">
              <w:t>le FRI</w:t>
            </w:r>
          </w:p>
          <w:p w14:paraId="64394730" w14:textId="597C654C" w:rsidR="00B75F58" w:rsidRDefault="00B75F58" w:rsidP="007B392D">
            <w:pPr>
              <w:pStyle w:val="Paragraphedeliste"/>
              <w:numPr>
                <w:ilvl w:val="0"/>
                <w:numId w:val="27"/>
              </w:numPr>
            </w:pPr>
            <w:r>
              <w:lastRenderedPageBreak/>
              <w:t>le départ (ou l’arrivée) référence un arrêt ou un POI inconnu</w:t>
            </w:r>
          </w:p>
          <w:p w14:paraId="6B0EF96A" w14:textId="2A95E69B" w:rsidR="00B75F58" w:rsidRDefault="00B75F58" w:rsidP="007B392D">
            <w:pPr>
              <w:pStyle w:val="Paragraphedeliste"/>
              <w:numPr>
                <w:ilvl w:val="0"/>
                <w:numId w:val="27"/>
              </w:numPr>
            </w:pPr>
            <w:r>
              <w:t>le départ et l’arrivée référencent un même arrêt, un même POI ou une même</w:t>
            </w:r>
          </w:p>
          <w:p w14:paraId="76E7CC1C" w14:textId="3C6BFE81" w:rsidR="00B75F58" w:rsidRDefault="00B75F58" w:rsidP="007B392D">
            <w:pPr>
              <w:pStyle w:val="Paragraphedeliste"/>
              <w:numPr>
                <w:ilvl w:val="0"/>
                <w:numId w:val="27"/>
              </w:numPr>
            </w:pPr>
            <w:r>
              <w:t>adresse</w:t>
            </w:r>
          </w:p>
          <w:p w14:paraId="1CBDA4EE" w14:textId="1F97519D" w:rsidR="00B9276F" w:rsidRDefault="00B9276F" w:rsidP="007B392D">
            <w:pPr>
              <w:pStyle w:val="Paragraphedeliste"/>
              <w:numPr>
                <w:ilvl w:val="0"/>
                <w:numId w:val="27"/>
              </w:numPr>
            </w:pPr>
            <w:r>
              <w:t xml:space="preserve">un ou plusieurs modes de transport sont inconnus ou non gérés par </w:t>
            </w:r>
            <w:r w:rsidR="00117FB6">
              <w:t>le FRI</w:t>
            </w:r>
          </w:p>
          <w:p w14:paraId="468A2909" w14:textId="2323A342" w:rsidR="00B75F58" w:rsidRDefault="00B9276F" w:rsidP="007B392D">
            <w:pPr>
              <w:pStyle w:val="Paragraphedeliste"/>
              <w:numPr>
                <w:ilvl w:val="0"/>
                <w:numId w:val="27"/>
              </w:numPr>
            </w:pPr>
            <w:r>
              <w:t xml:space="preserve">un ou plusieurs modes de transport de rabattement sont inconnus ou non gérés par </w:t>
            </w:r>
            <w:r w:rsidR="00117FB6">
              <w:t>le FRI</w:t>
            </w:r>
          </w:p>
          <w:p w14:paraId="07A8EE16" w14:textId="549B8DA3" w:rsidR="00B75F58" w:rsidRDefault="00B75F58" w:rsidP="00B75F58"/>
        </w:tc>
      </w:tr>
    </w:tbl>
    <w:p w14:paraId="5666E9AE" w14:textId="4BA9ACD6" w:rsidR="001C2ADA" w:rsidRPr="001C2ADA" w:rsidRDefault="001C2ADA" w:rsidP="001C2ADA"/>
    <w:p w14:paraId="3F1485F6" w14:textId="28A1CC3A" w:rsidR="001C2ADA" w:rsidRDefault="001C2ADA" w:rsidP="001C2ADA">
      <w:pPr>
        <w:pStyle w:val="Titre4"/>
      </w:pPr>
      <w:r>
        <w:t>Service d</w:t>
      </w:r>
      <w:r w:rsidR="00B9276F">
        <w:t>’annulation de recherche d’itinéraire</w:t>
      </w:r>
    </w:p>
    <w:p w14:paraId="504FC3DE" w14:textId="77777777" w:rsidR="00B9276F" w:rsidRPr="001C2ADA" w:rsidRDefault="00B9276F" w:rsidP="00B9276F"/>
    <w:tbl>
      <w:tblPr>
        <w:tblStyle w:val="Grille"/>
        <w:tblW w:w="0" w:type="auto"/>
        <w:tblLook w:val="04A0" w:firstRow="1" w:lastRow="0" w:firstColumn="1" w:lastColumn="0" w:noHBand="0" w:noVBand="1"/>
      </w:tblPr>
      <w:tblGrid>
        <w:gridCol w:w="1242"/>
        <w:gridCol w:w="7970"/>
      </w:tblGrid>
      <w:tr w:rsidR="00B9276F" w14:paraId="06826893" w14:textId="77777777" w:rsidTr="00B9276F">
        <w:tc>
          <w:tcPr>
            <w:tcW w:w="1242" w:type="dxa"/>
          </w:tcPr>
          <w:p w14:paraId="1F19F903" w14:textId="77777777" w:rsidR="00B9276F" w:rsidRDefault="00B9276F" w:rsidP="00B9276F">
            <w:r>
              <w:t>Les entrées</w:t>
            </w:r>
          </w:p>
        </w:tc>
        <w:tc>
          <w:tcPr>
            <w:tcW w:w="7970" w:type="dxa"/>
          </w:tcPr>
          <w:p w14:paraId="4272A801" w14:textId="6CC1D4D2" w:rsidR="00B9276F" w:rsidRDefault="00B9276F" w:rsidP="00B9276F">
            <w:r>
              <w:t xml:space="preserve">Une structure </w:t>
            </w:r>
            <w:proofErr w:type="spellStart"/>
            <w:r>
              <w:t>PlanTripCancellationRequest</w:t>
            </w:r>
            <w:proofErr w:type="spellEnd"/>
            <w:r>
              <w:t xml:space="preserve"> qui référence une demande de recherche d’itinéraire</w:t>
            </w:r>
          </w:p>
          <w:p w14:paraId="43A405E1" w14:textId="77777777" w:rsidR="00B9276F" w:rsidRDefault="00B9276F" w:rsidP="00B9276F"/>
        </w:tc>
      </w:tr>
      <w:tr w:rsidR="00B9276F" w14:paraId="0B91D8B7" w14:textId="77777777" w:rsidTr="00B9276F">
        <w:tc>
          <w:tcPr>
            <w:tcW w:w="1242" w:type="dxa"/>
          </w:tcPr>
          <w:p w14:paraId="53F28F17" w14:textId="77777777" w:rsidR="00B9276F" w:rsidRDefault="00B9276F" w:rsidP="00B9276F">
            <w:proofErr w:type="gramStart"/>
            <w:r>
              <w:t>Les pré-conditions</w:t>
            </w:r>
            <w:proofErr w:type="gramEnd"/>
          </w:p>
        </w:tc>
        <w:tc>
          <w:tcPr>
            <w:tcW w:w="7970" w:type="dxa"/>
          </w:tcPr>
          <w:p w14:paraId="6A144FFA" w14:textId="08AFE9B1" w:rsidR="00B9276F" w:rsidRDefault="00222071" w:rsidP="00222071">
            <w:r>
              <w:t>La structure doit référencer une demande de recherche d’itinéraire par son identifiant</w:t>
            </w:r>
            <w:r w:rsidR="00EA621B">
              <w:t xml:space="preserve"> contenu dans l’élément </w:t>
            </w:r>
            <w:proofErr w:type="spellStart"/>
            <w:r w:rsidR="00EA621B">
              <w:t>RequestId</w:t>
            </w:r>
            <w:proofErr w:type="spellEnd"/>
            <w:r>
              <w:t>.</w:t>
            </w:r>
          </w:p>
          <w:p w14:paraId="1B684E55" w14:textId="2422E768" w:rsidR="00222071" w:rsidRDefault="00222071" w:rsidP="00222071"/>
        </w:tc>
      </w:tr>
      <w:tr w:rsidR="00B9276F" w14:paraId="5C06F534" w14:textId="77777777" w:rsidTr="00B9276F">
        <w:tc>
          <w:tcPr>
            <w:tcW w:w="1242" w:type="dxa"/>
          </w:tcPr>
          <w:p w14:paraId="7533A30B" w14:textId="77777777" w:rsidR="00B9276F" w:rsidRDefault="00B9276F" w:rsidP="00B9276F">
            <w:r>
              <w:t>Les sorties</w:t>
            </w:r>
          </w:p>
        </w:tc>
        <w:tc>
          <w:tcPr>
            <w:tcW w:w="7970" w:type="dxa"/>
          </w:tcPr>
          <w:p w14:paraId="4728F650" w14:textId="77777777" w:rsidR="00B9276F" w:rsidRDefault="00B9276F" w:rsidP="00B9276F">
            <w:r>
              <w:t xml:space="preserve">Une structure d’acquittement </w:t>
            </w:r>
            <w:proofErr w:type="spellStart"/>
            <w:r>
              <w:t>PlanTripCancellationResponse</w:t>
            </w:r>
            <w:proofErr w:type="spellEnd"/>
            <w:r>
              <w:t xml:space="preserve"> qui précise le cas échéant si le calcul d’itinéraire a pu être annulé.</w:t>
            </w:r>
          </w:p>
          <w:p w14:paraId="5902D089" w14:textId="77A19E67" w:rsidR="00222071" w:rsidRDefault="00222071" w:rsidP="00B9276F"/>
        </w:tc>
      </w:tr>
      <w:tr w:rsidR="00B9276F" w14:paraId="5200D84B" w14:textId="77777777" w:rsidTr="00B9276F">
        <w:tc>
          <w:tcPr>
            <w:tcW w:w="1242" w:type="dxa"/>
          </w:tcPr>
          <w:p w14:paraId="11F9B924" w14:textId="77777777" w:rsidR="00B9276F" w:rsidRDefault="00B9276F" w:rsidP="00B9276F">
            <w:proofErr w:type="gramStart"/>
            <w:r>
              <w:t>Les post-conditions</w:t>
            </w:r>
            <w:proofErr w:type="gramEnd"/>
          </w:p>
        </w:tc>
        <w:tc>
          <w:tcPr>
            <w:tcW w:w="7970" w:type="dxa"/>
          </w:tcPr>
          <w:p w14:paraId="321B3B70" w14:textId="61EF9A2E" w:rsidR="00B9276F" w:rsidRDefault="00222071" w:rsidP="00222071">
            <w:r>
              <w:t>Si le calcul d’itinéraire a pu être annulé, le FRI n’envoie plus aucune notification relative à la demande de recherche d’itinéraire.</w:t>
            </w:r>
          </w:p>
          <w:p w14:paraId="59C41259" w14:textId="77777777" w:rsidR="00B9276F" w:rsidRDefault="00B9276F" w:rsidP="00B9276F"/>
        </w:tc>
      </w:tr>
    </w:tbl>
    <w:p w14:paraId="7A342FA3" w14:textId="77777777" w:rsidR="001C2ADA" w:rsidRPr="001C2ADA" w:rsidRDefault="001C2ADA" w:rsidP="001C2ADA"/>
    <w:p w14:paraId="3B3214CC" w14:textId="6B67E535" w:rsidR="00222071" w:rsidRDefault="00222071" w:rsidP="00222071">
      <w:pPr>
        <w:pStyle w:val="Titre4"/>
      </w:pPr>
      <w:r>
        <w:t>Service de demande de recherche de localité</w:t>
      </w:r>
    </w:p>
    <w:p w14:paraId="79E55140" w14:textId="77777777" w:rsidR="00222071" w:rsidRPr="001C2ADA" w:rsidRDefault="00222071" w:rsidP="00222071"/>
    <w:tbl>
      <w:tblPr>
        <w:tblStyle w:val="Grille"/>
        <w:tblW w:w="0" w:type="auto"/>
        <w:tblLook w:val="04A0" w:firstRow="1" w:lastRow="0" w:firstColumn="1" w:lastColumn="0" w:noHBand="0" w:noVBand="1"/>
      </w:tblPr>
      <w:tblGrid>
        <w:gridCol w:w="1242"/>
        <w:gridCol w:w="7970"/>
      </w:tblGrid>
      <w:tr w:rsidR="00222071" w14:paraId="71B8489A" w14:textId="77777777" w:rsidTr="00222071">
        <w:tc>
          <w:tcPr>
            <w:tcW w:w="1242" w:type="dxa"/>
          </w:tcPr>
          <w:p w14:paraId="6D6B093F" w14:textId="77777777" w:rsidR="00222071" w:rsidRDefault="00222071" w:rsidP="00222071">
            <w:r>
              <w:t>Les entrées</w:t>
            </w:r>
          </w:p>
        </w:tc>
        <w:tc>
          <w:tcPr>
            <w:tcW w:w="7970" w:type="dxa"/>
          </w:tcPr>
          <w:p w14:paraId="3E4E9F9C" w14:textId="066B8BA4" w:rsidR="00222071" w:rsidRDefault="00222071" w:rsidP="00222071">
            <w:r>
              <w:t xml:space="preserve">Une structure </w:t>
            </w:r>
            <w:proofErr w:type="spellStart"/>
            <w:r>
              <w:t>SearchPoint</w:t>
            </w:r>
            <w:r w:rsidR="00D56C18">
              <w:t>s</w:t>
            </w:r>
            <w:r>
              <w:t>Request</w:t>
            </w:r>
            <w:proofErr w:type="spellEnd"/>
            <w:r>
              <w:t xml:space="preserve"> qui décrit les critères de la recherche </w:t>
            </w:r>
            <w:ins w:id="193" w:author="Marc Florisson" w:date="2015-05-29T09:39:00Z">
              <w:r w:rsidR="00B06E18">
                <w:t>de localité</w:t>
              </w:r>
            </w:ins>
            <w:r>
              <w:t>.</w:t>
            </w:r>
          </w:p>
          <w:p w14:paraId="694E08E6" w14:textId="77777777" w:rsidR="00222071" w:rsidRDefault="00222071" w:rsidP="00222071"/>
        </w:tc>
      </w:tr>
      <w:tr w:rsidR="00222071" w14:paraId="2362BB9B" w14:textId="77777777" w:rsidTr="00222071">
        <w:tc>
          <w:tcPr>
            <w:tcW w:w="1242" w:type="dxa"/>
          </w:tcPr>
          <w:p w14:paraId="45C62F1C" w14:textId="77777777" w:rsidR="00222071" w:rsidRDefault="00222071" w:rsidP="00222071">
            <w:proofErr w:type="gramStart"/>
            <w:r>
              <w:t>Les pré-conditions</w:t>
            </w:r>
            <w:proofErr w:type="gramEnd"/>
          </w:p>
        </w:tc>
        <w:tc>
          <w:tcPr>
            <w:tcW w:w="7970" w:type="dxa"/>
          </w:tcPr>
          <w:p w14:paraId="5F0A260D" w14:textId="77777777" w:rsidR="00222071" w:rsidRDefault="00222071" w:rsidP="00222071">
            <w:r>
              <w:t>Aucune</w:t>
            </w:r>
          </w:p>
        </w:tc>
      </w:tr>
      <w:tr w:rsidR="00222071" w14:paraId="6300E9D5" w14:textId="77777777" w:rsidTr="00222071">
        <w:tc>
          <w:tcPr>
            <w:tcW w:w="1242" w:type="dxa"/>
          </w:tcPr>
          <w:p w14:paraId="1DC3FEF4" w14:textId="77777777" w:rsidR="00222071" w:rsidRDefault="00222071" w:rsidP="00222071">
            <w:r>
              <w:t>Les sorties</w:t>
            </w:r>
          </w:p>
        </w:tc>
        <w:tc>
          <w:tcPr>
            <w:tcW w:w="7970" w:type="dxa"/>
          </w:tcPr>
          <w:p w14:paraId="038F58AD" w14:textId="77777777" w:rsidR="00654EC7" w:rsidRDefault="00222071" w:rsidP="00222071">
            <w:r>
              <w:t xml:space="preserve">Une structure </w:t>
            </w:r>
            <w:proofErr w:type="spellStart"/>
            <w:r>
              <w:t>SearchPointResponse</w:t>
            </w:r>
            <w:proofErr w:type="spellEnd"/>
            <w:r>
              <w:t xml:space="preserve"> qui </w:t>
            </w:r>
          </w:p>
          <w:p w14:paraId="1ABFAB3A" w14:textId="5864193A" w:rsidR="00654EC7" w:rsidRDefault="00654EC7" w:rsidP="00654EC7">
            <w:pPr>
              <w:pStyle w:val="Paragraphedeliste"/>
              <w:numPr>
                <w:ilvl w:val="0"/>
                <w:numId w:val="46"/>
              </w:numPr>
            </w:pPr>
            <w:r>
              <w:t xml:space="preserve">fournit un identifiant de demande de recherche de localité avec l’élément </w:t>
            </w:r>
            <w:proofErr w:type="spellStart"/>
            <w:r>
              <w:t>RequestId</w:t>
            </w:r>
            <w:proofErr w:type="spellEnd"/>
          </w:p>
          <w:p w14:paraId="02CD352C" w14:textId="77777777" w:rsidR="00654EC7" w:rsidRDefault="00222071" w:rsidP="00654EC7">
            <w:pPr>
              <w:pStyle w:val="Paragraphedeliste"/>
              <w:numPr>
                <w:ilvl w:val="0"/>
                <w:numId w:val="46"/>
              </w:numPr>
            </w:pPr>
            <w:r>
              <w:t xml:space="preserve">indique si les données d’entrées sont valides </w:t>
            </w:r>
          </w:p>
          <w:p w14:paraId="5E08C411" w14:textId="3CCE4001" w:rsidR="00222071" w:rsidRDefault="00654EC7" w:rsidP="00654EC7">
            <w:pPr>
              <w:pStyle w:val="Paragraphedeliste"/>
              <w:numPr>
                <w:ilvl w:val="0"/>
                <w:numId w:val="46"/>
              </w:numPr>
            </w:pPr>
            <w:r>
              <w:t>précise</w:t>
            </w:r>
            <w:r w:rsidR="00222071">
              <w:t xml:space="preserve"> le cas échéant quelles sont les propriétés invalides dans les données fournies.</w:t>
            </w:r>
          </w:p>
          <w:p w14:paraId="0318A1B9" w14:textId="3D7574A5" w:rsidR="00222071" w:rsidRDefault="00222071" w:rsidP="00222071"/>
        </w:tc>
      </w:tr>
      <w:tr w:rsidR="00222071" w14:paraId="46FD0AB3" w14:textId="77777777" w:rsidTr="00222071">
        <w:tc>
          <w:tcPr>
            <w:tcW w:w="1242" w:type="dxa"/>
          </w:tcPr>
          <w:p w14:paraId="35176FFE" w14:textId="77777777" w:rsidR="00222071" w:rsidRDefault="00222071" w:rsidP="00222071">
            <w:proofErr w:type="gramStart"/>
            <w:r>
              <w:t>Les post-conditions</w:t>
            </w:r>
            <w:proofErr w:type="gramEnd"/>
          </w:p>
        </w:tc>
        <w:tc>
          <w:tcPr>
            <w:tcW w:w="7970" w:type="dxa"/>
          </w:tcPr>
          <w:p w14:paraId="5F30250F" w14:textId="4744F488" w:rsidR="00222071" w:rsidRDefault="00222071" w:rsidP="00222071">
            <w:r>
              <w:t xml:space="preserve">Si la structure </w:t>
            </w:r>
            <w:proofErr w:type="spellStart"/>
            <w:r>
              <w:t>SearchPoint</w:t>
            </w:r>
            <w:r w:rsidR="00D56C18">
              <w:t>s</w:t>
            </w:r>
            <w:r>
              <w:t>Request</w:t>
            </w:r>
            <w:proofErr w:type="spellEnd"/>
            <w:r>
              <w:t xml:space="preserve"> est valide, alors le FRI lance un traitement de recherche.</w:t>
            </w:r>
          </w:p>
          <w:p w14:paraId="550A9CB8" w14:textId="27EEA041" w:rsidR="00222071" w:rsidRDefault="00222071" w:rsidP="00222071">
            <w:r>
              <w:t xml:space="preserve">Les données de sortie définissent un identifiant de demande de recherche de localité. </w:t>
            </w:r>
          </w:p>
          <w:p w14:paraId="132B2ABE" w14:textId="77777777" w:rsidR="00222071" w:rsidRDefault="00222071" w:rsidP="00222071">
            <w:r>
              <w:t>Dans toutes les notifications que le FRI adresse ensuite au DRI, c’est ce même identifiant de demande qui est fourni.</w:t>
            </w:r>
          </w:p>
          <w:p w14:paraId="7A138413" w14:textId="77777777" w:rsidR="00222071" w:rsidRDefault="00222071" w:rsidP="00222071"/>
          <w:p w14:paraId="59BED0ED" w14:textId="77777777" w:rsidR="00222071" w:rsidRDefault="00222071" w:rsidP="00222071">
            <w:r>
              <w:t>Parmi les différentes conditions d’invalidité des propriétés, les différents cas suivants sont pris en compte :</w:t>
            </w:r>
          </w:p>
          <w:p w14:paraId="601CABF0" w14:textId="199A5D54" w:rsidR="00222071" w:rsidRDefault="00222071" w:rsidP="007B392D">
            <w:pPr>
              <w:pStyle w:val="Paragraphedeliste"/>
              <w:numPr>
                <w:ilvl w:val="0"/>
                <w:numId w:val="27"/>
              </w:numPr>
            </w:pPr>
            <w:r>
              <w:t>La zone géographique demandée n’est pas incluse dans le territoire couvert par le FRI</w:t>
            </w:r>
          </w:p>
        </w:tc>
      </w:tr>
    </w:tbl>
    <w:p w14:paraId="36C29B93" w14:textId="77777777" w:rsidR="00222071" w:rsidRPr="001C2ADA" w:rsidRDefault="00222071" w:rsidP="00222071"/>
    <w:p w14:paraId="62D736E8" w14:textId="32B37F02" w:rsidR="00222071" w:rsidRDefault="00222071" w:rsidP="00222071">
      <w:pPr>
        <w:pStyle w:val="Titre4"/>
      </w:pPr>
      <w:r>
        <w:lastRenderedPageBreak/>
        <w:t>Service d’annulation de recherche de localité</w:t>
      </w:r>
    </w:p>
    <w:p w14:paraId="3C4539C6" w14:textId="77777777" w:rsidR="00222071" w:rsidRPr="001C2ADA" w:rsidRDefault="00222071" w:rsidP="00222071"/>
    <w:tbl>
      <w:tblPr>
        <w:tblStyle w:val="Grille"/>
        <w:tblW w:w="0" w:type="auto"/>
        <w:tblLook w:val="04A0" w:firstRow="1" w:lastRow="0" w:firstColumn="1" w:lastColumn="0" w:noHBand="0" w:noVBand="1"/>
      </w:tblPr>
      <w:tblGrid>
        <w:gridCol w:w="1242"/>
        <w:gridCol w:w="7970"/>
      </w:tblGrid>
      <w:tr w:rsidR="00222071" w14:paraId="5A0BB2C6" w14:textId="77777777" w:rsidTr="00222071">
        <w:tc>
          <w:tcPr>
            <w:tcW w:w="1242" w:type="dxa"/>
          </w:tcPr>
          <w:p w14:paraId="46C63E37" w14:textId="77777777" w:rsidR="00222071" w:rsidRDefault="00222071" w:rsidP="00222071">
            <w:r>
              <w:t>Les entrées</w:t>
            </w:r>
          </w:p>
        </w:tc>
        <w:tc>
          <w:tcPr>
            <w:tcW w:w="7970" w:type="dxa"/>
          </w:tcPr>
          <w:p w14:paraId="3E4DA34A" w14:textId="0BCAD507" w:rsidR="00222071" w:rsidRDefault="00222071" w:rsidP="00222071">
            <w:r>
              <w:t xml:space="preserve">Une structure </w:t>
            </w:r>
            <w:proofErr w:type="spellStart"/>
            <w:r w:rsidR="00D56C18">
              <w:t>SearchPoints</w:t>
            </w:r>
            <w:r>
              <w:t>CancellationRequest</w:t>
            </w:r>
            <w:proofErr w:type="spellEnd"/>
            <w:r>
              <w:t xml:space="preserve"> qui référence une demande de recherche </w:t>
            </w:r>
            <w:r w:rsidR="00D56C18">
              <w:t>de localité</w:t>
            </w:r>
            <w:r w:rsidR="00281C3A">
              <w:t xml:space="preserve"> avec l’élément </w:t>
            </w:r>
            <w:proofErr w:type="spellStart"/>
            <w:r w:rsidR="00281C3A">
              <w:t>RequestId</w:t>
            </w:r>
            <w:proofErr w:type="spellEnd"/>
            <w:r w:rsidR="00281C3A">
              <w:t>.</w:t>
            </w:r>
          </w:p>
          <w:p w14:paraId="437E2985" w14:textId="77777777" w:rsidR="00222071" w:rsidRDefault="00222071" w:rsidP="00222071"/>
        </w:tc>
      </w:tr>
      <w:tr w:rsidR="00222071" w14:paraId="40A6DD1B" w14:textId="77777777" w:rsidTr="00222071">
        <w:tc>
          <w:tcPr>
            <w:tcW w:w="1242" w:type="dxa"/>
          </w:tcPr>
          <w:p w14:paraId="0DD63F82" w14:textId="77777777" w:rsidR="00222071" w:rsidRDefault="00222071" w:rsidP="00222071">
            <w:proofErr w:type="gramStart"/>
            <w:r>
              <w:t>Les pré-conditions</w:t>
            </w:r>
            <w:proofErr w:type="gramEnd"/>
          </w:p>
        </w:tc>
        <w:tc>
          <w:tcPr>
            <w:tcW w:w="7970" w:type="dxa"/>
          </w:tcPr>
          <w:p w14:paraId="6F4F0F14" w14:textId="3A631082" w:rsidR="00222071" w:rsidRDefault="00222071" w:rsidP="00222071">
            <w:r>
              <w:t xml:space="preserve">La structure doit référencer une demande de recherche </w:t>
            </w:r>
            <w:r w:rsidR="00D56C18">
              <w:t xml:space="preserve">de localité </w:t>
            </w:r>
            <w:r>
              <w:t>par son identifiant.</w:t>
            </w:r>
          </w:p>
          <w:p w14:paraId="47025C97" w14:textId="77777777" w:rsidR="00222071" w:rsidRDefault="00222071" w:rsidP="00222071"/>
        </w:tc>
      </w:tr>
      <w:tr w:rsidR="00222071" w14:paraId="1E3C94CA" w14:textId="77777777" w:rsidTr="00222071">
        <w:tc>
          <w:tcPr>
            <w:tcW w:w="1242" w:type="dxa"/>
          </w:tcPr>
          <w:p w14:paraId="5C7D1CE3" w14:textId="77777777" w:rsidR="00222071" w:rsidRDefault="00222071" w:rsidP="00222071">
            <w:r>
              <w:t>Les sorties</w:t>
            </w:r>
          </w:p>
        </w:tc>
        <w:tc>
          <w:tcPr>
            <w:tcW w:w="7970" w:type="dxa"/>
          </w:tcPr>
          <w:p w14:paraId="46CA26A0" w14:textId="4C15DDDF" w:rsidR="00222071" w:rsidRDefault="00222071" w:rsidP="00222071">
            <w:r>
              <w:t xml:space="preserve">Une structure d’acquittement </w:t>
            </w:r>
            <w:proofErr w:type="spellStart"/>
            <w:r w:rsidR="00D56C18">
              <w:t>SearchPoints</w:t>
            </w:r>
            <w:r>
              <w:t>CancellationResponse</w:t>
            </w:r>
            <w:proofErr w:type="spellEnd"/>
            <w:r>
              <w:t xml:space="preserve"> qui précise le cas échéant si l</w:t>
            </w:r>
            <w:r w:rsidR="00D56C18">
              <w:t xml:space="preserve">a recherche </w:t>
            </w:r>
            <w:r>
              <w:t>a pu être annulé</w:t>
            </w:r>
            <w:r w:rsidR="00D56C18">
              <w:t>e</w:t>
            </w:r>
            <w:r>
              <w:t>.</w:t>
            </w:r>
          </w:p>
          <w:p w14:paraId="5438B31F" w14:textId="77777777" w:rsidR="00222071" w:rsidRDefault="00222071" w:rsidP="00222071"/>
        </w:tc>
      </w:tr>
      <w:tr w:rsidR="00222071" w14:paraId="7D17243E" w14:textId="77777777" w:rsidTr="00222071">
        <w:tc>
          <w:tcPr>
            <w:tcW w:w="1242" w:type="dxa"/>
          </w:tcPr>
          <w:p w14:paraId="1524CBC6" w14:textId="77777777" w:rsidR="00222071" w:rsidRDefault="00222071" w:rsidP="00222071">
            <w:proofErr w:type="gramStart"/>
            <w:r>
              <w:t>Les post-conditions</w:t>
            </w:r>
            <w:proofErr w:type="gramEnd"/>
          </w:p>
        </w:tc>
        <w:tc>
          <w:tcPr>
            <w:tcW w:w="7970" w:type="dxa"/>
          </w:tcPr>
          <w:p w14:paraId="3FAA1BDC" w14:textId="37EAA22A" w:rsidR="00222071" w:rsidRDefault="00D56C18" w:rsidP="00222071">
            <w:r>
              <w:t>Si la</w:t>
            </w:r>
            <w:r w:rsidR="00222071">
              <w:t xml:space="preserve"> </w:t>
            </w:r>
            <w:r>
              <w:t>recherche de localité a</w:t>
            </w:r>
            <w:r w:rsidR="00222071">
              <w:t xml:space="preserve"> pu être annulé</w:t>
            </w:r>
            <w:r>
              <w:t>e</w:t>
            </w:r>
            <w:r w:rsidR="00222071">
              <w:t xml:space="preserve">, le FRI n’envoie plus aucune notification relative à la demande de </w:t>
            </w:r>
            <w:r>
              <w:t>localité</w:t>
            </w:r>
            <w:r w:rsidR="00222071">
              <w:t>.</w:t>
            </w:r>
          </w:p>
          <w:p w14:paraId="7BFB91D9" w14:textId="77777777" w:rsidR="00222071" w:rsidRDefault="00222071" w:rsidP="00222071"/>
        </w:tc>
      </w:tr>
    </w:tbl>
    <w:p w14:paraId="5A2403D2" w14:textId="77777777" w:rsidR="00222071" w:rsidRPr="00222071" w:rsidRDefault="00222071" w:rsidP="00222071"/>
    <w:p w14:paraId="7001AF2B" w14:textId="77777777" w:rsidR="008D16C8" w:rsidRDefault="008D16C8" w:rsidP="008D16C8"/>
    <w:p w14:paraId="435D9983" w14:textId="68023043" w:rsidR="008D16C8" w:rsidRDefault="008D16C8" w:rsidP="008D16C8">
      <w:pPr>
        <w:pStyle w:val="Titre3"/>
      </w:pPr>
      <w:bookmarkStart w:id="194" w:name="_Toc290618196"/>
      <w:r>
        <w:t xml:space="preserve">Demi interface </w:t>
      </w:r>
      <w:r w:rsidR="00B9276F">
        <w:t>demandeur</w:t>
      </w:r>
      <w:r>
        <w:t xml:space="preserve"> de recherche d’itinéraire</w:t>
      </w:r>
      <w:r w:rsidR="00D56C18">
        <w:t xml:space="preserve"> </w:t>
      </w:r>
      <w:r w:rsidR="004062B7">
        <w:t xml:space="preserve">et de localité </w:t>
      </w:r>
      <w:r w:rsidR="00D56C18">
        <w:t>(DRI)</w:t>
      </w:r>
      <w:bookmarkEnd w:id="194"/>
    </w:p>
    <w:p w14:paraId="6922172B" w14:textId="1F9BA861" w:rsidR="008D16C8" w:rsidRDefault="00D56C18" w:rsidP="008D16C8">
      <w:r>
        <w:t>Le client du méta-système implémente l’interface DRI.</w:t>
      </w:r>
    </w:p>
    <w:p w14:paraId="4AA081B4" w14:textId="58EAB143" w:rsidR="008D16C8" w:rsidRDefault="008D16C8" w:rsidP="008D16C8">
      <w:pPr>
        <w:pStyle w:val="Titre4"/>
      </w:pPr>
      <w:r>
        <w:t>Service de réception de l’existence d’une solution relative à une demande de recherche d’itinéraire</w:t>
      </w:r>
    </w:p>
    <w:p w14:paraId="5D7F3708" w14:textId="77777777" w:rsidR="00D56C18" w:rsidRPr="001C2ADA" w:rsidRDefault="00D56C18" w:rsidP="00D56C18"/>
    <w:tbl>
      <w:tblPr>
        <w:tblStyle w:val="Grille"/>
        <w:tblW w:w="0" w:type="auto"/>
        <w:tblLook w:val="04A0" w:firstRow="1" w:lastRow="0" w:firstColumn="1" w:lastColumn="0" w:noHBand="0" w:noVBand="1"/>
      </w:tblPr>
      <w:tblGrid>
        <w:gridCol w:w="1242"/>
        <w:gridCol w:w="7970"/>
      </w:tblGrid>
      <w:tr w:rsidR="00D56C18" w14:paraId="2057E931" w14:textId="77777777" w:rsidTr="00D56C18">
        <w:tc>
          <w:tcPr>
            <w:tcW w:w="1242" w:type="dxa"/>
          </w:tcPr>
          <w:p w14:paraId="746F075E" w14:textId="77777777" w:rsidR="00D56C18" w:rsidRDefault="00D56C18" w:rsidP="00D56C18">
            <w:r>
              <w:t>Les entrées</w:t>
            </w:r>
          </w:p>
        </w:tc>
        <w:tc>
          <w:tcPr>
            <w:tcW w:w="7970" w:type="dxa"/>
          </w:tcPr>
          <w:p w14:paraId="12B6D6D3" w14:textId="77777777" w:rsidR="00D56C18" w:rsidRDefault="00D56C18" w:rsidP="00D56C18">
            <w:r>
              <w:t xml:space="preserve">Une structure </w:t>
            </w:r>
            <w:proofErr w:type="spellStart"/>
            <w:r>
              <w:t>PlanTripExistenceNotificationResponse</w:t>
            </w:r>
            <w:proofErr w:type="spellEnd"/>
            <w:r>
              <w:t xml:space="preserve"> qui précise :</w:t>
            </w:r>
          </w:p>
          <w:p w14:paraId="627A9CB4" w14:textId="45E96897" w:rsidR="00D56C18" w:rsidRDefault="00543DE7" w:rsidP="007B392D">
            <w:pPr>
              <w:pStyle w:val="Paragraphedeliste"/>
              <w:numPr>
                <w:ilvl w:val="0"/>
                <w:numId w:val="27"/>
              </w:numPr>
            </w:pPr>
            <w:r>
              <w:t>l</w:t>
            </w:r>
            <w:r w:rsidR="00D56C18">
              <w:t>’identifiant de demande relative à cette notification</w:t>
            </w:r>
          </w:p>
          <w:p w14:paraId="7ED0DCBE" w14:textId="48E90FAB" w:rsidR="00543DE7" w:rsidRDefault="00543DE7" w:rsidP="007B392D">
            <w:pPr>
              <w:pStyle w:val="Paragraphedeliste"/>
              <w:numPr>
                <w:ilvl w:val="0"/>
                <w:numId w:val="27"/>
              </w:numPr>
            </w:pPr>
            <w:r>
              <w:t>un identifiant de solution d’itinéraire composé</w:t>
            </w:r>
          </w:p>
          <w:p w14:paraId="37D3D4A9" w14:textId="0A9E87EA" w:rsidR="00D56C18" w:rsidRDefault="00543DE7" w:rsidP="007B392D">
            <w:pPr>
              <w:pStyle w:val="Paragraphedeliste"/>
              <w:numPr>
                <w:ilvl w:val="0"/>
                <w:numId w:val="27"/>
              </w:numPr>
            </w:pPr>
            <w:r>
              <w:t>un horaire d’arrivée si la demande est basée sur un critère en « départ à » ou un horaire de départ si la demande est basée sur un critère en « partir à ».</w:t>
            </w:r>
          </w:p>
          <w:p w14:paraId="14DA9377" w14:textId="77777777" w:rsidR="00D56C18" w:rsidRDefault="00D56C18" w:rsidP="00D56C18"/>
        </w:tc>
      </w:tr>
      <w:tr w:rsidR="00D56C18" w14:paraId="1A6A107F" w14:textId="77777777" w:rsidTr="00D56C18">
        <w:tc>
          <w:tcPr>
            <w:tcW w:w="1242" w:type="dxa"/>
          </w:tcPr>
          <w:p w14:paraId="6799AFAD" w14:textId="54923701" w:rsidR="00D56C18" w:rsidRDefault="00D56C18" w:rsidP="00D56C18">
            <w:proofErr w:type="gramStart"/>
            <w:r>
              <w:t>Les pré-conditions</w:t>
            </w:r>
            <w:proofErr w:type="gramEnd"/>
          </w:p>
        </w:tc>
        <w:tc>
          <w:tcPr>
            <w:tcW w:w="7970" w:type="dxa"/>
          </w:tcPr>
          <w:p w14:paraId="11F715D4" w14:textId="460F65B4" w:rsidR="00543DE7" w:rsidRDefault="00DE0815" w:rsidP="00DE0815">
            <w:r>
              <w:t>Aucune</w:t>
            </w:r>
          </w:p>
          <w:p w14:paraId="0DF56681" w14:textId="393AE944" w:rsidR="00543DE7" w:rsidRDefault="00543DE7" w:rsidP="00543DE7"/>
        </w:tc>
      </w:tr>
      <w:tr w:rsidR="00D56C18" w14:paraId="3828338F" w14:textId="77777777" w:rsidTr="00D56C18">
        <w:tc>
          <w:tcPr>
            <w:tcW w:w="1242" w:type="dxa"/>
          </w:tcPr>
          <w:p w14:paraId="7207A35D" w14:textId="4F0D1452" w:rsidR="00D56C18" w:rsidRDefault="00D56C18" w:rsidP="00D56C18">
            <w:r>
              <w:t>Les sorties</w:t>
            </w:r>
          </w:p>
        </w:tc>
        <w:tc>
          <w:tcPr>
            <w:tcW w:w="7970" w:type="dxa"/>
          </w:tcPr>
          <w:p w14:paraId="54C8E302" w14:textId="77777777" w:rsidR="00D56C18" w:rsidRDefault="00543DE7" w:rsidP="00D56C18">
            <w:r>
              <w:t>Aucune</w:t>
            </w:r>
          </w:p>
          <w:p w14:paraId="2A130EB6" w14:textId="7C6F4C23" w:rsidR="00543DE7" w:rsidRDefault="00543DE7" w:rsidP="00D56C18"/>
        </w:tc>
      </w:tr>
      <w:tr w:rsidR="00D56C18" w14:paraId="4467C70B" w14:textId="77777777" w:rsidTr="00D56C18">
        <w:tc>
          <w:tcPr>
            <w:tcW w:w="1242" w:type="dxa"/>
          </w:tcPr>
          <w:p w14:paraId="794ECDD0" w14:textId="77777777" w:rsidR="00D56C18" w:rsidRDefault="00D56C18" w:rsidP="00D56C18">
            <w:proofErr w:type="gramStart"/>
            <w:r>
              <w:t>Les post-conditions</w:t>
            </w:r>
            <w:proofErr w:type="gramEnd"/>
          </w:p>
        </w:tc>
        <w:tc>
          <w:tcPr>
            <w:tcW w:w="7970" w:type="dxa"/>
          </w:tcPr>
          <w:p w14:paraId="63E4323A" w14:textId="23347A73" w:rsidR="00D56C18" w:rsidRDefault="00543DE7" w:rsidP="00D56C18">
            <w:r>
              <w:t xml:space="preserve">Aucune </w:t>
            </w:r>
          </w:p>
        </w:tc>
      </w:tr>
    </w:tbl>
    <w:p w14:paraId="40304D94" w14:textId="77777777" w:rsidR="008D16C8" w:rsidRDefault="008D16C8" w:rsidP="008D16C8"/>
    <w:p w14:paraId="32E4BA7B" w14:textId="77777777" w:rsidR="008D16C8" w:rsidRDefault="008D16C8" w:rsidP="008D16C8">
      <w:pPr>
        <w:pStyle w:val="Titre4"/>
      </w:pPr>
      <w:r>
        <w:t>Service de réception d’une solution détaillée relative à une demande de recherche d’itinéraire</w:t>
      </w:r>
    </w:p>
    <w:p w14:paraId="4BDAD466" w14:textId="77777777" w:rsidR="00543DE7" w:rsidRPr="001C2ADA" w:rsidRDefault="00543DE7" w:rsidP="00543DE7"/>
    <w:tbl>
      <w:tblPr>
        <w:tblStyle w:val="Grille"/>
        <w:tblW w:w="0" w:type="auto"/>
        <w:tblLook w:val="04A0" w:firstRow="1" w:lastRow="0" w:firstColumn="1" w:lastColumn="0" w:noHBand="0" w:noVBand="1"/>
      </w:tblPr>
      <w:tblGrid>
        <w:gridCol w:w="1242"/>
        <w:gridCol w:w="7970"/>
      </w:tblGrid>
      <w:tr w:rsidR="00543DE7" w14:paraId="7B1B3D75" w14:textId="77777777" w:rsidTr="00543DE7">
        <w:tc>
          <w:tcPr>
            <w:tcW w:w="1242" w:type="dxa"/>
          </w:tcPr>
          <w:p w14:paraId="25132B17" w14:textId="77777777" w:rsidR="00543DE7" w:rsidRDefault="00543DE7" w:rsidP="00543DE7">
            <w:r>
              <w:t>Les entrées</w:t>
            </w:r>
          </w:p>
        </w:tc>
        <w:tc>
          <w:tcPr>
            <w:tcW w:w="7970" w:type="dxa"/>
          </w:tcPr>
          <w:p w14:paraId="1EA6E442" w14:textId="4D4FE814" w:rsidR="00543DE7" w:rsidRDefault="00543DE7" w:rsidP="00543DE7">
            <w:r>
              <w:t xml:space="preserve">Une structure </w:t>
            </w:r>
            <w:proofErr w:type="spellStart"/>
            <w:r>
              <w:t>PlanTripNotificationResponse</w:t>
            </w:r>
            <w:proofErr w:type="spellEnd"/>
            <w:r>
              <w:t xml:space="preserve"> qui précise :</w:t>
            </w:r>
          </w:p>
          <w:p w14:paraId="038F7220" w14:textId="77777777" w:rsidR="00543DE7" w:rsidRDefault="00543DE7" w:rsidP="007B392D">
            <w:pPr>
              <w:pStyle w:val="Paragraphedeliste"/>
              <w:numPr>
                <w:ilvl w:val="0"/>
                <w:numId w:val="27"/>
              </w:numPr>
            </w:pPr>
            <w:r>
              <w:t>l’identifiant de demande relative à cette notification</w:t>
            </w:r>
          </w:p>
          <w:p w14:paraId="3119E74E" w14:textId="77777777" w:rsidR="00543DE7" w:rsidRDefault="00543DE7" w:rsidP="007B392D">
            <w:pPr>
              <w:pStyle w:val="Paragraphedeliste"/>
              <w:numPr>
                <w:ilvl w:val="0"/>
                <w:numId w:val="27"/>
              </w:numPr>
            </w:pPr>
            <w:r>
              <w:t>un identifiant de solution d’itinéraire composé</w:t>
            </w:r>
          </w:p>
          <w:p w14:paraId="49CB5F38" w14:textId="2143327F" w:rsidR="00543DE7" w:rsidRDefault="00543DE7" w:rsidP="007B392D">
            <w:pPr>
              <w:pStyle w:val="Paragraphedeliste"/>
              <w:numPr>
                <w:ilvl w:val="0"/>
                <w:numId w:val="27"/>
              </w:numPr>
            </w:pPr>
            <w:r>
              <w:t>tout le détail de l’itinéraire composé</w:t>
            </w:r>
          </w:p>
          <w:p w14:paraId="19F22FAA" w14:textId="77777777" w:rsidR="00543DE7" w:rsidRDefault="00543DE7" w:rsidP="00543DE7"/>
        </w:tc>
      </w:tr>
      <w:tr w:rsidR="00543DE7" w14:paraId="4F53A524" w14:textId="77777777" w:rsidTr="00543DE7">
        <w:tc>
          <w:tcPr>
            <w:tcW w:w="1242" w:type="dxa"/>
          </w:tcPr>
          <w:p w14:paraId="5F11B441" w14:textId="77777777" w:rsidR="00543DE7" w:rsidRDefault="00543DE7" w:rsidP="00543DE7">
            <w:proofErr w:type="gramStart"/>
            <w:r>
              <w:t>Les pré-conditions</w:t>
            </w:r>
            <w:proofErr w:type="gramEnd"/>
          </w:p>
        </w:tc>
        <w:tc>
          <w:tcPr>
            <w:tcW w:w="7970" w:type="dxa"/>
          </w:tcPr>
          <w:p w14:paraId="453CFA1B" w14:textId="77777777" w:rsidR="00543DE7" w:rsidRDefault="00543DE7" w:rsidP="00543DE7">
            <w:r>
              <w:t>Aucune</w:t>
            </w:r>
          </w:p>
        </w:tc>
      </w:tr>
      <w:tr w:rsidR="00543DE7" w14:paraId="05213B15" w14:textId="77777777" w:rsidTr="00543DE7">
        <w:tc>
          <w:tcPr>
            <w:tcW w:w="1242" w:type="dxa"/>
          </w:tcPr>
          <w:p w14:paraId="56F32CEB" w14:textId="77777777" w:rsidR="00543DE7" w:rsidRDefault="00543DE7" w:rsidP="00543DE7">
            <w:r>
              <w:t>Les sorties</w:t>
            </w:r>
          </w:p>
        </w:tc>
        <w:tc>
          <w:tcPr>
            <w:tcW w:w="7970" w:type="dxa"/>
          </w:tcPr>
          <w:p w14:paraId="4A0F2137" w14:textId="77777777" w:rsidR="00543DE7" w:rsidRDefault="00543DE7" w:rsidP="00543DE7">
            <w:r>
              <w:t>Aucune</w:t>
            </w:r>
          </w:p>
          <w:p w14:paraId="417A1FC2" w14:textId="77777777" w:rsidR="00543DE7" w:rsidRDefault="00543DE7" w:rsidP="00543DE7"/>
        </w:tc>
      </w:tr>
      <w:tr w:rsidR="00543DE7" w14:paraId="2E5AA005" w14:textId="77777777" w:rsidTr="00543DE7">
        <w:tc>
          <w:tcPr>
            <w:tcW w:w="1242" w:type="dxa"/>
          </w:tcPr>
          <w:p w14:paraId="66E453CB" w14:textId="77777777" w:rsidR="00543DE7" w:rsidRDefault="00543DE7" w:rsidP="00543DE7">
            <w:proofErr w:type="gramStart"/>
            <w:r>
              <w:t>Les post-</w:t>
            </w:r>
            <w:r>
              <w:lastRenderedPageBreak/>
              <w:t>conditions</w:t>
            </w:r>
            <w:proofErr w:type="gramEnd"/>
          </w:p>
        </w:tc>
        <w:tc>
          <w:tcPr>
            <w:tcW w:w="7970" w:type="dxa"/>
          </w:tcPr>
          <w:p w14:paraId="606F714E" w14:textId="77777777" w:rsidR="00543DE7" w:rsidRDefault="00543DE7" w:rsidP="00543DE7">
            <w:r>
              <w:lastRenderedPageBreak/>
              <w:t xml:space="preserve">Aucune </w:t>
            </w:r>
          </w:p>
        </w:tc>
      </w:tr>
    </w:tbl>
    <w:p w14:paraId="0A9CB3D4" w14:textId="77777777" w:rsidR="008D16C8" w:rsidRDefault="008D16C8" w:rsidP="008D16C8"/>
    <w:p w14:paraId="0BD2D967" w14:textId="77777777" w:rsidR="008D16C8" w:rsidRDefault="008D16C8" w:rsidP="001C2ADA">
      <w:pPr>
        <w:pStyle w:val="Titre4"/>
      </w:pPr>
      <w:r>
        <w:t>Service de réception de la fin de traitement d’une demande de recherche d’itinéraire</w:t>
      </w:r>
    </w:p>
    <w:p w14:paraId="75588128" w14:textId="77777777" w:rsidR="00543DE7" w:rsidRPr="001C2ADA" w:rsidRDefault="00543DE7" w:rsidP="00543DE7"/>
    <w:tbl>
      <w:tblPr>
        <w:tblStyle w:val="Grille"/>
        <w:tblW w:w="0" w:type="auto"/>
        <w:tblLook w:val="04A0" w:firstRow="1" w:lastRow="0" w:firstColumn="1" w:lastColumn="0" w:noHBand="0" w:noVBand="1"/>
      </w:tblPr>
      <w:tblGrid>
        <w:gridCol w:w="1242"/>
        <w:gridCol w:w="7970"/>
      </w:tblGrid>
      <w:tr w:rsidR="00543DE7" w14:paraId="37D18579" w14:textId="77777777" w:rsidTr="00543DE7">
        <w:tc>
          <w:tcPr>
            <w:tcW w:w="1242" w:type="dxa"/>
          </w:tcPr>
          <w:p w14:paraId="5F5FCCF9" w14:textId="77777777" w:rsidR="00543DE7" w:rsidRDefault="00543DE7" w:rsidP="00543DE7">
            <w:r>
              <w:t>Les entrées</w:t>
            </w:r>
          </w:p>
        </w:tc>
        <w:tc>
          <w:tcPr>
            <w:tcW w:w="7970" w:type="dxa"/>
          </w:tcPr>
          <w:p w14:paraId="79474698" w14:textId="732A0919" w:rsidR="00543DE7" w:rsidRDefault="00543DE7" w:rsidP="00543DE7">
            <w:r>
              <w:t xml:space="preserve">Une structure </w:t>
            </w:r>
            <w:proofErr w:type="spellStart"/>
            <w:r>
              <w:t>EndingSearch</w:t>
            </w:r>
            <w:proofErr w:type="spellEnd"/>
            <w:r>
              <w:t xml:space="preserve"> qui précise :</w:t>
            </w:r>
          </w:p>
          <w:p w14:paraId="3E6C22C4" w14:textId="77777777" w:rsidR="00543DE7" w:rsidRDefault="00543DE7" w:rsidP="007B392D">
            <w:pPr>
              <w:pStyle w:val="Paragraphedeliste"/>
              <w:numPr>
                <w:ilvl w:val="0"/>
                <w:numId w:val="27"/>
              </w:numPr>
            </w:pPr>
            <w:r>
              <w:t>l’identifiant de demande relative à cette notification</w:t>
            </w:r>
          </w:p>
          <w:p w14:paraId="575D7800" w14:textId="77777777" w:rsidR="00543DE7" w:rsidRDefault="00543DE7" w:rsidP="00AB189F"/>
        </w:tc>
      </w:tr>
      <w:tr w:rsidR="00543DE7" w14:paraId="568381FF" w14:textId="77777777" w:rsidTr="00543DE7">
        <w:tc>
          <w:tcPr>
            <w:tcW w:w="1242" w:type="dxa"/>
          </w:tcPr>
          <w:p w14:paraId="7BFA34E4" w14:textId="77777777" w:rsidR="00543DE7" w:rsidRDefault="00543DE7" w:rsidP="00543DE7">
            <w:proofErr w:type="gramStart"/>
            <w:r>
              <w:t>Les pré-conditions</w:t>
            </w:r>
            <w:proofErr w:type="gramEnd"/>
          </w:p>
        </w:tc>
        <w:tc>
          <w:tcPr>
            <w:tcW w:w="7970" w:type="dxa"/>
          </w:tcPr>
          <w:p w14:paraId="48CC0909" w14:textId="77777777" w:rsidR="00543DE7" w:rsidRDefault="00543DE7" w:rsidP="00543DE7">
            <w:r>
              <w:t>Aucune</w:t>
            </w:r>
          </w:p>
        </w:tc>
      </w:tr>
      <w:tr w:rsidR="00543DE7" w14:paraId="436BAE44" w14:textId="77777777" w:rsidTr="00543DE7">
        <w:tc>
          <w:tcPr>
            <w:tcW w:w="1242" w:type="dxa"/>
          </w:tcPr>
          <w:p w14:paraId="0E1F0AC7" w14:textId="77777777" w:rsidR="00543DE7" w:rsidRDefault="00543DE7" w:rsidP="00543DE7">
            <w:r>
              <w:t>Les sorties</w:t>
            </w:r>
          </w:p>
        </w:tc>
        <w:tc>
          <w:tcPr>
            <w:tcW w:w="7970" w:type="dxa"/>
          </w:tcPr>
          <w:p w14:paraId="57ED206D" w14:textId="77777777" w:rsidR="00543DE7" w:rsidRDefault="00543DE7" w:rsidP="00543DE7">
            <w:r>
              <w:t>Aucune</w:t>
            </w:r>
          </w:p>
          <w:p w14:paraId="3F01CEEA" w14:textId="77777777" w:rsidR="00543DE7" w:rsidRDefault="00543DE7" w:rsidP="00543DE7"/>
        </w:tc>
      </w:tr>
      <w:tr w:rsidR="00543DE7" w14:paraId="42DED58D" w14:textId="77777777" w:rsidTr="00543DE7">
        <w:tc>
          <w:tcPr>
            <w:tcW w:w="1242" w:type="dxa"/>
          </w:tcPr>
          <w:p w14:paraId="15093694" w14:textId="77777777" w:rsidR="00543DE7" w:rsidRDefault="00543DE7" w:rsidP="00543DE7">
            <w:proofErr w:type="gramStart"/>
            <w:r>
              <w:t>Les post-conditions</w:t>
            </w:r>
            <w:proofErr w:type="gramEnd"/>
          </w:p>
        </w:tc>
        <w:tc>
          <w:tcPr>
            <w:tcW w:w="7970" w:type="dxa"/>
          </w:tcPr>
          <w:p w14:paraId="1D7F975F" w14:textId="77777777" w:rsidR="00543DE7" w:rsidRDefault="00543DE7" w:rsidP="00543DE7">
            <w:r>
              <w:t xml:space="preserve">Aucune </w:t>
            </w:r>
          </w:p>
        </w:tc>
      </w:tr>
    </w:tbl>
    <w:p w14:paraId="5BDFCEEC" w14:textId="77777777" w:rsidR="008D16C8" w:rsidRDefault="008D16C8" w:rsidP="008D16C8"/>
    <w:p w14:paraId="6AF01ADC" w14:textId="77777777" w:rsidR="00DE0815" w:rsidRDefault="006D4299" w:rsidP="00DE0815">
      <w:pPr>
        <w:pStyle w:val="Titre4"/>
      </w:pPr>
      <w:r>
        <w:t>Service de réception d’une liste de localités</w:t>
      </w:r>
    </w:p>
    <w:p w14:paraId="18434A95" w14:textId="77777777" w:rsidR="00DE0815" w:rsidRPr="001C2ADA" w:rsidRDefault="00DE0815" w:rsidP="00DE0815"/>
    <w:tbl>
      <w:tblPr>
        <w:tblStyle w:val="Grille"/>
        <w:tblW w:w="0" w:type="auto"/>
        <w:tblLook w:val="04A0" w:firstRow="1" w:lastRow="0" w:firstColumn="1" w:lastColumn="0" w:noHBand="0" w:noVBand="1"/>
      </w:tblPr>
      <w:tblGrid>
        <w:gridCol w:w="1242"/>
        <w:gridCol w:w="7970"/>
      </w:tblGrid>
      <w:tr w:rsidR="00DE0815" w14:paraId="5A99F8B7" w14:textId="77777777" w:rsidTr="00DE0815">
        <w:tc>
          <w:tcPr>
            <w:tcW w:w="1242" w:type="dxa"/>
          </w:tcPr>
          <w:p w14:paraId="6890F5E4" w14:textId="77777777" w:rsidR="00DE0815" w:rsidRDefault="00DE0815" w:rsidP="00DE0815">
            <w:r>
              <w:t>Les entrées</w:t>
            </w:r>
          </w:p>
        </w:tc>
        <w:tc>
          <w:tcPr>
            <w:tcW w:w="7970" w:type="dxa"/>
          </w:tcPr>
          <w:p w14:paraId="1C361BC6" w14:textId="1ED49850" w:rsidR="00DE0815" w:rsidRDefault="00DE0815" w:rsidP="00DE0815">
            <w:r>
              <w:t xml:space="preserve">Une structure </w:t>
            </w:r>
            <w:proofErr w:type="spellStart"/>
            <w:r>
              <w:t>SearchPointsNotificationResponse</w:t>
            </w:r>
            <w:proofErr w:type="spellEnd"/>
            <w:r>
              <w:t xml:space="preserve"> qui précise :</w:t>
            </w:r>
          </w:p>
          <w:p w14:paraId="47F0B276" w14:textId="77FB357A" w:rsidR="00AA1FF8" w:rsidRDefault="00AA1FF8" w:rsidP="007B392D">
            <w:pPr>
              <w:pStyle w:val="Paragraphedeliste"/>
              <w:numPr>
                <w:ilvl w:val="0"/>
                <w:numId w:val="27"/>
              </w:numPr>
            </w:pPr>
            <w:r>
              <w:t>un identifiant de demande de recherche de localité</w:t>
            </w:r>
          </w:p>
          <w:p w14:paraId="032744E3" w14:textId="16911983" w:rsidR="00DE0815" w:rsidRDefault="00DE0815" w:rsidP="007B392D">
            <w:pPr>
              <w:pStyle w:val="Paragraphedeliste"/>
              <w:numPr>
                <w:ilvl w:val="0"/>
                <w:numId w:val="27"/>
              </w:numPr>
            </w:pPr>
            <w:r>
              <w:t>une liste de localités qui satisfont les critères géographiques</w:t>
            </w:r>
            <w:r w:rsidR="00AA1FF8">
              <w:t>, de type de localité et de taille maximum de la liste</w:t>
            </w:r>
          </w:p>
          <w:p w14:paraId="1AEEEA29" w14:textId="7675249A" w:rsidR="00DE0815" w:rsidRDefault="00AA1FF8" w:rsidP="00DE0815">
            <w:r>
              <w:t>Les localités sont décrites en détail et leurs propriétés obtiennent les meilleurs scores possibles.</w:t>
            </w:r>
          </w:p>
        </w:tc>
      </w:tr>
      <w:tr w:rsidR="00DE0815" w14:paraId="75D09993" w14:textId="77777777" w:rsidTr="00DE0815">
        <w:tc>
          <w:tcPr>
            <w:tcW w:w="1242" w:type="dxa"/>
          </w:tcPr>
          <w:p w14:paraId="5FE76BCE" w14:textId="77777777" w:rsidR="00DE0815" w:rsidRDefault="00DE0815" w:rsidP="00DE0815">
            <w:proofErr w:type="gramStart"/>
            <w:r>
              <w:t>Les pré-conditions</w:t>
            </w:r>
            <w:proofErr w:type="gramEnd"/>
          </w:p>
        </w:tc>
        <w:tc>
          <w:tcPr>
            <w:tcW w:w="7970" w:type="dxa"/>
          </w:tcPr>
          <w:p w14:paraId="4C1FAA2F" w14:textId="77777777" w:rsidR="00DE0815" w:rsidRDefault="00DE0815" w:rsidP="00DE0815">
            <w:r>
              <w:t>Aucune</w:t>
            </w:r>
          </w:p>
        </w:tc>
      </w:tr>
      <w:tr w:rsidR="00DE0815" w14:paraId="693EFA0E" w14:textId="77777777" w:rsidTr="00DE0815">
        <w:tc>
          <w:tcPr>
            <w:tcW w:w="1242" w:type="dxa"/>
          </w:tcPr>
          <w:p w14:paraId="5EA087B3" w14:textId="77777777" w:rsidR="00DE0815" w:rsidRDefault="00DE0815" w:rsidP="00DE0815">
            <w:r>
              <w:t>Les sorties</w:t>
            </w:r>
          </w:p>
        </w:tc>
        <w:tc>
          <w:tcPr>
            <w:tcW w:w="7970" w:type="dxa"/>
          </w:tcPr>
          <w:p w14:paraId="4F82BC10" w14:textId="77777777" w:rsidR="00DE0815" w:rsidRDefault="00DE0815" w:rsidP="00DE0815">
            <w:r>
              <w:t>Aucune</w:t>
            </w:r>
          </w:p>
          <w:p w14:paraId="65758A13" w14:textId="77777777" w:rsidR="00DE0815" w:rsidRDefault="00DE0815" w:rsidP="00DE0815"/>
        </w:tc>
      </w:tr>
      <w:tr w:rsidR="00DE0815" w14:paraId="25A9D84A" w14:textId="77777777" w:rsidTr="00DE0815">
        <w:tc>
          <w:tcPr>
            <w:tcW w:w="1242" w:type="dxa"/>
          </w:tcPr>
          <w:p w14:paraId="300BCE4B" w14:textId="77777777" w:rsidR="00DE0815" w:rsidRDefault="00DE0815" w:rsidP="00DE0815">
            <w:proofErr w:type="gramStart"/>
            <w:r>
              <w:t>Les post-conditions</w:t>
            </w:r>
            <w:proofErr w:type="gramEnd"/>
          </w:p>
        </w:tc>
        <w:tc>
          <w:tcPr>
            <w:tcW w:w="7970" w:type="dxa"/>
          </w:tcPr>
          <w:p w14:paraId="4FF5D99A" w14:textId="77777777" w:rsidR="00DE0815" w:rsidRDefault="00DE0815" w:rsidP="00DE0815">
            <w:r>
              <w:t xml:space="preserve">Aucune </w:t>
            </w:r>
          </w:p>
        </w:tc>
      </w:tr>
    </w:tbl>
    <w:p w14:paraId="475820E2" w14:textId="68109F94" w:rsidR="006D4299" w:rsidRDefault="006D4299" w:rsidP="00AA1FF8"/>
    <w:p w14:paraId="5D3E1B77" w14:textId="50DD9A40" w:rsidR="00AB189F" w:rsidRDefault="00AB189F" w:rsidP="00AB189F">
      <w:pPr>
        <w:pStyle w:val="Titre3"/>
      </w:pPr>
      <w:bookmarkStart w:id="195" w:name="_Toc290618197"/>
      <w:r>
        <w:t>Comportement dynamique de la demi-interface FRI</w:t>
      </w:r>
      <w:bookmarkEnd w:id="195"/>
    </w:p>
    <w:p w14:paraId="315ABC5E" w14:textId="77777777" w:rsidR="00AB189F" w:rsidRDefault="00AB189F" w:rsidP="008D16C8"/>
    <w:p w14:paraId="7FA47853" w14:textId="4001C4D9" w:rsidR="00AB189F" w:rsidRDefault="00AB189F" w:rsidP="008D16C8">
      <w:r>
        <w:t xml:space="preserve">Outre les éléments de spécification qui précèdent concernant la demi-interface FRI, celle-ci </w:t>
      </w:r>
      <w:r w:rsidR="00F41394">
        <w:t>doit respecter des contraintes au niveau de son comportement dynamique vis à vis de la demi-interface DRI.</w:t>
      </w:r>
    </w:p>
    <w:p w14:paraId="2141069A" w14:textId="6357AB28" w:rsidR="00286983" w:rsidRDefault="00AB189F" w:rsidP="00286983">
      <w:r>
        <w:t>Le comportement dynamique de la demi-interface FRI se défini</w:t>
      </w:r>
      <w:r w:rsidR="000722EF">
        <w:t>t</w:t>
      </w:r>
      <w:r>
        <w:t xml:space="preserve"> à partir d’un diagramme d’état.</w:t>
      </w:r>
    </w:p>
    <w:p w14:paraId="0D37695E" w14:textId="77777777" w:rsidR="00AB189F" w:rsidRDefault="00AB189F" w:rsidP="00286983"/>
    <w:p w14:paraId="7F7B2D14" w14:textId="04190DEA" w:rsidR="009A22E9" w:rsidRDefault="009A22E9" w:rsidP="009A22E9">
      <w:pPr>
        <w:pStyle w:val="Titre4"/>
      </w:pPr>
      <w:r>
        <w:t>Diagramme relatif à une recherche d’itinéraire</w:t>
      </w:r>
    </w:p>
    <w:p w14:paraId="2DCDE75B" w14:textId="77777777" w:rsidR="009A22E9" w:rsidRDefault="009A22E9" w:rsidP="00286983"/>
    <w:p w14:paraId="4A4E7502" w14:textId="7D8D7BF5" w:rsidR="0069230E" w:rsidRDefault="00AE4C8C" w:rsidP="009A22E9">
      <w:r>
        <w:t>L</w:t>
      </w:r>
      <w:r w:rsidR="0069230E">
        <w:t>e diagramme déroule toutes les étapes que suit le FRI pour traiter une demande de recherche d’itinéraire.</w:t>
      </w:r>
    </w:p>
    <w:p w14:paraId="53C6E485" w14:textId="72D3910D" w:rsidR="0069230E" w:rsidRDefault="0069230E" w:rsidP="009A22E9"/>
    <w:p w14:paraId="311BF0DA" w14:textId="2F4E2B6B" w:rsidR="000C1806" w:rsidRDefault="000C1806" w:rsidP="000C1806">
      <w:pPr>
        <w:pStyle w:val="Titre5"/>
      </w:pPr>
      <w:r>
        <w:t>Règles de notation</w:t>
      </w:r>
    </w:p>
    <w:p w14:paraId="698E28A2" w14:textId="77777777" w:rsidR="000C1806" w:rsidRDefault="000C1806" w:rsidP="009A22E9"/>
    <w:p w14:paraId="3970948A" w14:textId="2EFF380B" w:rsidR="0069230E" w:rsidRDefault="0069230E" w:rsidP="009A22E9">
      <w:r>
        <w:t>Le diagramme définit des états simples et des états complexes.</w:t>
      </w:r>
    </w:p>
    <w:p w14:paraId="095E5C10" w14:textId="2B8E96E7" w:rsidR="009A22E9" w:rsidRDefault="009A22E9" w:rsidP="009A22E9">
      <w:r>
        <w:lastRenderedPageBreak/>
        <w:t xml:space="preserve">Les états complexes représentent une sous machine à états finis </w:t>
      </w:r>
      <w:r w:rsidR="00322FC5">
        <w:t>elle-</w:t>
      </w:r>
      <w:r>
        <w:t>même composée d’états simples ou complexes. Les états simples sont associés à un numéro, et les états complexes à une lettre.</w:t>
      </w:r>
    </w:p>
    <w:p w14:paraId="4E4683AF" w14:textId="77777777" w:rsidR="000C1806" w:rsidRDefault="000C1806" w:rsidP="009A22E9"/>
    <w:p w14:paraId="43027B3A" w14:textId="2E75FC7E" w:rsidR="000C1806" w:rsidRDefault="000C1806" w:rsidP="009A22E9">
      <w:r>
        <w:t>Les transitions qui représentent un appel à un service du FRI sont accompagnées d’un label écrit en rouge.</w:t>
      </w:r>
    </w:p>
    <w:p w14:paraId="312AF5F9" w14:textId="2A209985" w:rsidR="000C1806" w:rsidRDefault="000C1806" w:rsidP="009A22E9">
      <w:r>
        <w:t>Les transitions qui représentent un appel à un service du DRI sont accompagnées d’un label écrit en bleu.</w:t>
      </w:r>
    </w:p>
    <w:tbl>
      <w:tblPr>
        <w:tblStyle w:val="Grille"/>
        <w:tblW w:w="0" w:type="auto"/>
        <w:tblLook w:val="04A0" w:firstRow="1" w:lastRow="0" w:firstColumn="1" w:lastColumn="0" w:noHBand="0" w:noVBand="1"/>
      </w:tblPr>
      <w:tblGrid>
        <w:gridCol w:w="3753"/>
        <w:gridCol w:w="5535"/>
      </w:tblGrid>
      <w:tr w:rsidR="001321D2" w14:paraId="020795DD" w14:textId="77777777" w:rsidTr="001321D2">
        <w:tc>
          <w:tcPr>
            <w:tcW w:w="2518" w:type="dxa"/>
          </w:tcPr>
          <w:p w14:paraId="3A9AFD9B" w14:textId="233C7154" w:rsidR="001321D2" w:rsidRDefault="001321D2" w:rsidP="009A22E9">
            <w:r>
              <w:t xml:space="preserve">Réception </w:t>
            </w:r>
            <w:proofErr w:type="spellStart"/>
            <w:r>
              <w:t>PlanTripRequest</w:t>
            </w:r>
            <w:proofErr w:type="spellEnd"/>
            <w:r>
              <w:t> </w:t>
            </w:r>
          </w:p>
        </w:tc>
        <w:tc>
          <w:tcPr>
            <w:tcW w:w="6694" w:type="dxa"/>
          </w:tcPr>
          <w:p w14:paraId="66FFE52B" w14:textId="64ECE45E" w:rsidR="001321D2" w:rsidRDefault="001321D2" w:rsidP="009A22E9">
            <w:r>
              <w:t>désigne un appel du service de demande de recherche d’itinéraire du FRI</w:t>
            </w:r>
          </w:p>
        </w:tc>
      </w:tr>
      <w:tr w:rsidR="001321D2" w14:paraId="34DF25B9" w14:textId="77777777" w:rsidTr="001321D2">
        <w:tc>
          <w:tcPr>
            <w:tcW w:w="2518" w:type="dxa"/>
          </w:tcPr>
          <w:p w14:paraId="780D00B2" w14:textId="166C0C21" w:rsidR="001321D2" w:rsidRDefault="001321D2" w:rsidP="009A22E9">
            <w:r>
              <w:t xml:space="preserve">Envoi </w:t>
            </w:r>
            <w:proofErr w:type="spellStart"/>
            <w:r>
              <w:t>PlanTripResponse</w:t>
            </w:r>
            <w:proofErr w:type="spellEnd"/>
            <w:r>
              <w:t> </w:t>
            </w:r>
          </w:p>
        </w:tc>
        <w:tc>
          <w:tcPr>
            <w:tcW w:w="6694" w:type="dxa"/>
          </w:tcPr>
          <w:p w14:paraId="25E09C76" w14:textId="7D5DFE0F" w:rsidR="001321D2" w:rsidRDefault="001321D2" w:rsidP="009A22E9">
            <w:r>
              <w:t>désigne la réponse du service de demande de recherche d’itinéraire du FRI</w:t>
            </w:r>
          </w:p>
        </w:tc>
      </w:tr>
      <w:tr w:rsidR="001321D2" w14:paraId="194702A9" w14:textId="77777777" w:rsidTr="001321D2">
        <w:tc>
          <w:tcPr>
            <w:tcW w:w="2518" w:type="dxa"/>
          </w:tcPr>
          <w:p w14:paraId="6FB6EF4A" w14:textId="0B09C5EF" w:rsidR="001321D2" w:rsidRDefault="001321D2" w:rsidP="009A22E9">
            <w:r>
              <w:t xml:space="preserve">Réception </w:t>
            </w:r>
            <w:proofErr w:type="spellStart"/>
            <w:r>
              <w:t>PlanTripCancellationRequest</w:t>
            </w:r>
            <w:proofErr w:type="spellEnd"/>
            <w:r>
              <w:t> </w:t>
            </w:r>
          </w:p>
        </w:tc>
        <w:tc>
          <w:tcPr>
            <w:tcW w:w="6694" w:type="dxa"/>
          </w:tcPr>
          <w:p w14:paraId="5806D5DA" w14:textId="5202B575" w:rsidR="001321D2" w:rsidRDefault="001321D2" w:rsidP="009A22E9">
            <w:r>
              <w:t>désigne un appel au service demande d’annulation de recherche d’itinéraire du FRI</w:t>
            </w:r>
          </w:p>
        </w:tc>
      </w:tr>
      <w:tr w:rsidR="001321D2" w14:paraId="29916F3C" w14:textId="77777777" w:rsidTr="001321D2">
        <w:tc>
          <w:tcPr>
            <w:tcW w:w="2518" w:type="dxa"/>
          </w:tcPr>
          <w:p w14:paraId="543DC78A" w14:textId="0E05C48C" w:rsidR="001321D2" w:rsidRDefault="001321D2" w:rsidP="009A22E9">
            <w:r>
              <w:t xml:space="preserve">Envoi </w:t>
            </w:r>
            <w:proofErr w:type="spellStart"/>
            <w:r>
              <w:t>PlanTripCancellationResponse</w:t>
            </w:r>
            <w:proofErr w:type="spellEnd"/>
            <w:r>
              <w:t> </w:t>
            </w:r>
          </w:p>
        </w:tc>
        <w:tc>
          <w:tcPr>
            <w:tcW w:w="6694" w:type="dxa"/>
          </w:tcPr>
          <w:p w14:paraId="611CD12C" w14:textId="7BBE9EC4" w:rsidR="001321D2" w:rsidRDefault="001321D2" w:rsidP="009A22E9">
            <w:r>
              <w:t>désigne une réponse du service demande d’annulation de recherche d’itinéraire du FRI</w:t>
            </w:r>
          </w:p>
        </w:tc>
      </w:tr>
      <w:tr w:rsidR="001321D2" w14:paraId="164A8A21" w14:textId="77777777" w:rsidTr="001321D2">
        <w:tc>
          <w:tcPr>
            <w:tcW w:w="2518" w:type="dxa"/>
          </w:tcPr>
          <w:p w14:paraId="4B651A00" w14:textId="1C081CDC" w:rsidR="001321D2" w:rsidRDefault="001321D2" w:rsidP="009A22E9">
            <w:r>
              <w:t xml:space="preserve">Envoi </w:t>
            </w:r>
            <w:proofErr w:type="spellStart"/>
            <w:r>
              <w:t>PlanTripExistenceNotificationResponse</w:t>
            </w:r>
            <w:proofErr w:type="spellEnd"/>
            <w:r>
              <w:t> </w:t>
            </w:r>
          </w:p>
        </w:tc>
        <w:tc>
          <w:tcPr>
            <w:tcW w:w="6694" w:type="dxa"/>
          </w:tcPr>
          <w:p w14:paraId="00A35D9A" w14:textId="0984F89E" w:rsidR="001321D2" w:rsidRDefault="001321D2" w:rsidP="009A22E9">
            <w:r>
              <w:t>désigne un appel du FRI au service DRI de réception de l’existence d’une solution relative à une demande de recherche d’itinéraire</w:t>
            </w:r>
          </w:p>
        </w:tc>
      </w:tr>
      <w:tr w:rsidR="001321D2" w14:paraId="6D4A3242" w14:textId="77777777" w:rsidTr="001321D2">
        <w:tc>
          <w:tcPr>
            <w:tcW w:w="2518" w:type="dxa"/>
          </w:tcPr>
          <w:p w14:paraId="1F3DB679" w14:textId="590AC50A" w:rsidR="001321D2" w:rsidRDefault="001321D2" w:rsidP="009A22E9">
            <w:r>
              <w:t xml:space="preserve">Envoi </w:t>
            </w:r>
            <w:proofErr w:type="spellStart"/>
            <w:r>
              <w:t>PlanTripNotificationResponse</w:t>
            </w:r>
            <w:proofErr w:type="spellEnd"/>
            <w:r>
              <w:t> </w:t>
            </w:r>
          </w:p>
        </w:tc>
        <w:tc>
          <w:tcPr>
            <w:tcW w:w="6694" w:type="dxa"/>
          </w:tcPr>
          <w:p w14:paraId="1D8E0B0A" w14:textId="1E2A321B" w:rsidR="001321D2" w:rsidRDefault="001321D2" w:rsidP="009A22E9">
            <w:r>
              <w:t>désigne un appel du FRI au service DRI de réception d’une solution relative à une demande de recherche d’itinéraire</w:t>
            </w:r>
          </w:p>
        </w:tc>
      </w:tr>
      <w:tr w:rsidR="001321D2" w14:paraId="665688BC" w14:textId="77777777" w:rsidTr="001321D2">
        <w:tc>
          <w:tcPr>
            <w:tcW w:w="2518" w:type="dxa"/>
          </w:tcPr>
          <w:p w14:paraId="4383C85B" w14:textId="74C9A4FE" w:rsidR="001321D2" w:rsidRDefault="001321D2" w:rsidP="009A22E9">
            <w:r>
              <w:t xml:space="preserve">Envoi </w:t>
            </w:r>
            <w:proofErr w:type="spellStart"/>
            <w:r>
              <w:t>EndingSearch</w:t>
            </w:r>
            <w:proofErr w:type="spellEnd"/>
            <w:r>
              <w:t> </w:t>
            </w:r>
          </w:p>
        </w:tc>
        <w:tc>
          <w:tcPr>
            <w:tcW w:w="6694" w:type="dxa"/>
          </w:tcPr>
          <w:p w14:paraId="31AA1E3B" w14:textId="0F0F69E4" w:rsidR="001321D2" w:rsidRDefault="001321D2" w:rsidP="009A22E9">
            <w:r>
              <w:t>désigne un appel du FRI au service DRI de réception de fin de traitement d’une  demande de recherche d’itinéraire</w:t>
            </w:r>
          </w:p>
        </w:tc>
      </w:tr>
    </w:tbl>
    <w:p w14:paraId="0E5733A6" w14:textId="5A3A712F" w:rsidR="00B363EF" w:rsidRDefault="00B363EF" w:rsidP="009A22E9"/>
    <w:p w14:paraId="1C52FA92" w14:textId="2AEACD80" w:rsidR="000C1806" w:rsidRDefault="000C1806" w:rsidP="009A22E9">
      <w:r>
        <w:t xml:space="preserve">Dans les diagrammes, </w:t>
      </w:r>
      <w:r w:rsidR="00B363EF">
        <w:t>« </w:t>
      </w:r>
      <w:r>
        <w:t>n</w:t>
      </w:r>
      <w:r w:rsidR="00B363EF">
        <w:t> »</w:t>
      </w:r>
      <w:r>
        <w:t xml:space="preserve"> représente le nombre de traces que le FRI a déterminé par rapport à la demande de recherche d’itinéraire. </w:t>
      </w:r>
    </w:p>
    <w:p w14:paraId="74242F85" w14:textId="4EAA97C7" w:rsidR="000C1806" w:rsidRDefault="000C1806" w:rsidP="000C1806">
      <w:pPr>
        <w:pStyle w:val="Titre5"/>
      </w:pPr>
      <w:r>
        <w:t>Le diagramme d’état général du FRI</w:t>
      </w:r>
    </w:p>
    <w:p w14:paraId="243681E9" w14:textId="77777777" w:rsidR="000C1806" w:rsidRDefault="000C1806" w:rsidP="000C1806"/>
    <w:p w14:paraId="5A229F62" w14:textId="4737ABFC" w:rsidR="000C1806" w:rsidRDefault="00FF5575" w:rsidP="000C1806">
      <w:r>
        <w:t>L</w:t>
      </w:r>
      <w:r w:rsidR="000C1806">
        <w:t>e diagramme d’état s’applique au FRI.</w:t>
      </w:r>
      <w:r w:rsidR="00352812">
        <w:t xml:space="preserve"> </w:t>
      </w:r>
    </w:p>
    <w:p w14:paraId="37294D1F" w14:textId="77777777" w:rsidR="00FF5575" w:rsidRDefault="00FF5575" w:rsidP="000C1806"/>
    <w:p w14:paraId="24D2E11D" w14:textId="77777777" w:rsidR="00FF5575" w:rsidRDefault="00FF5575" w:rsidP="00FF5575">
      <w:pPr>
        <w:keepNext/>
      </w:pPr>
      <w:r>
        <w:rPr>
          <w:noProof/>
          <w:lang w:eastAsia="fr-FR"/>
        </w:rPr>
        <w:lastRenderedPageBreak/>
        <w:drawing>
          <wp:inline distT="0" distB="0" distL="0" distR="0" wp14:anchorId="6F05C9D3" wp14:editId="03BE50AA">
            <wp:extent cx="5760720" cy="3925570"/>
            <wp:effectExtent l="0" t="0" r="5080" b="1143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 principal itineraire.png"/>
                    <pic:cNvPicPr/>
                  </pic:nvPicPr>
                  <pic:blipFill>
                    <a:blip r:embed="rId46">
                      <a:extLst>
                        <a:ext uri="{28A0092B-C50C-407E-A947-70E740481C1C}">
                          <a14:useLocalDpi xmlns:a14="http://schemas.microsoft.com/office/drawing/2010/main" val="0"/>
                        </a:ext>
                      </a:extLst>
                    </a:blip>
                    <a:stretch>
                      <a:fillRect/>
                    </a:stretch>
                  </pic:blipFill>
                  <pic:spPr>
                    <a:xfrm>
                      <a:off x="0" y="0"/>
                      <a:ext cx="5760720" cy="3925570"/>
                    </a:xfrm>
                    <a:prstGeom prst="rect">
                      <a:avLst/>
                    </a:prstGeom>
                  </pic:spPr>
                </pic:pic>
              </a:graphicData>
            </a:graphic>
          </wp:inline>
        </w:drawing>
      </w:r>
    </w:p>
    <w:p w14:paraId="1225974D" w14:textId="38605EF2" w:rsidR="00FF5575" w:rsidRDefault="00FF5575" w:rsidP="00FF5575">
      <w:pPr>
        <w:pStyle w:val="Lgende"/>
        <w:jc w:val="center"/>
      </w:pPr>
      <w:bookmarkStart w:id="196" w:name="_Toc290618225"/>
      <w:r>
        <w:t xml:space="preserve">Figure </w:t>
      </w:r>
      <w:fldSimple w:instr=" SEQ Figure \* ARABIC ">
        <w:r w:rsidR="00C7451A">
          <w:rPr>
            <w:noProof/>
          </w:rPr>
          <w:t>6</w:t>
        </w:r>
      </w:fldSimple>
      <w:r>
        <w:t xml:space="preserve"> Diagramme d'état général de recherche d'itinéraire</w:t>
      </w:r>
      <w:bookmarkEnd w:id="196"/>
    </w:p>
    <w:p w14:paraId="472A22CA" w14:textId="77777777" w:rsidR="00FF5575" w:rsidRDefault="00FF5575" w:rsidP="000C1806"/>
    <w:p w14:paraId="7F462258" w14:textId="16975110" w:rsidR="00352812" w:rsidRPr="000C1806" w:rsidRDefault="00352812" w:rsidP="000C1806">
      <w:r>
        <w:t>Les différents états du diagramme sont énoncés dans le tableau ci-dessous</w:t>
      </w:r>
    </w:p>
    <w:p w14:paraId="30C8A84F" w14:textId="77777777" w:rsidR="000C1806" w:rsidRDefault="000C1806" w:rsidP="000C1806"/>
    <w:tbl>
      <w:tblPr>
        <w:tblStyle w:val="Grille"/>
        <w:tblW w:w="0" w:type="auto"/>
        <w:tblLook w:val="04A0" w:firstRow="1" w:lastRow="0" w:firstColumn="1" w:lastColumn="0" w:noHBand="0" w:noVBand="1"/>
      </w:tblPr>
      <w:tblGrid>
        <w:gridCol w:w="1809"/>
        <w:gridCol w:w="3686"/>
        <w:gridCol w:w="3717"/>
      </w:tblGrid>
      <w:tr w:rsidR="000C1806" w14:paraId="5C92622A" w14:textId="77777777" w:rsidTr="000C1806">
        <w:tc>
          <w:tcPr>
            <w:tcW w:w="1809" w:type="dxa"/>
          </w:tcPr>
          <w:p w14:paraId="1CED9F5D" w14:textId="77777777" w:rsidR="000C1806" w:rsidRDefault="000C1806" w:rsidP="000C1806">
            <w:r>
              <w:t>Etat</w:t>
            </w:r>
          </w:p>
        </w:tc>
        <w:tc>
          <w:tcPr>
            <w:tcW w:w="3686" w:type="dxa"/>
          </w:tcPr>
          <w:p w14:paraId="63078342" w14:textId="77777777" w:rsidR="000C1806" w:rsidRDefault="000C1806" w:rsidP="000C1806">
            <w:r>
              <w:t>Condition d’entrée dans l’état </w:t>
            </w:r>
          </w:p>
        </w:tc>
        <w:tc>
          <w:tcPr>
            <w:tcW w:w="3717" w:type="dxa"/>
          </w:tcPr>
          <w:p w14:paraId="324357F7" w14:textId="77777777" w:rsidR="000C1806" w:rsidRDefault="000C1806" w:rsidP="000C1806">
            <w:r>
              <w:t>Condition de sortie de l’état</w:t>
            </w:r>
          </w:p>
        </w:tc>
      </w:tr>
      <w:tr w:rsidR="000C1806" w14:paraId="73D97B12" w14:textId="77777777" w:rsidTr="000C1806">
        <w:tc>
          <w:tcPr>
            <w:tcW w:w="1809" w:type="dxa"/>
          </w:tcPr>
          <w:p w14:paraId="76CCD160" w14:textId="77777777" w:rsidR="000C1806" w:rsidRDefault="000C1806" w:rsidP="000C1806">
            <w:pPr>
              <w:jc w:val="left"/>
            </w:pPr>
            <w:r>
              <w:t>Etat 1 : Valider la demande</w:t>
            </w:r>
          </w:p>
        </w:tc>
        <w:tc>
          <w:tcPr>
            <w:tcW w:w="3686" w:type="dxa"/>
          </w:tcPr>
          <w:p w14:paraId="2A895433" w14:textId="77777777" w:rsidR="000C1806" w:rsidRDefault="000C1806" w:rsidP="000C1806">
            <w:pPr>
              <w:jc w:val="left"/>
            </w:pPr>
            <w:r>
              <w:t>Le FRI reçoit une demande de recherche d’itinéraire</w:t>
            </w:r>
          </w:p>
        </w:tc>
        <w:tc>
          <w:tcPr>
            <w:tcW w:w="3717" w:type="dxa"/>
          </w:tcPr>
          <w:p w14:paraId="716FF9F9" w14:textId="77777777" w:rsidR="000C1806" w:rsidRDefault="000C1806" w:rsidP="000C1806">
            <w:pPr>
              <w:jc w:val="left"/>
            </w:pPr>
            <w:r>
              <w:t>Soit le FRI a terminé de valider la demande,</w:t>
            </w:r>
          </w:p>
          <w:p w14:paraId="6FD5B04D" w14:textId="77777777" w:rsidR="000C1806" w:rsidRDefault="000C1806" w:rsidP="000C1806">
            <w:pPr>
              <w:jc w:val="left"/>
            </w:pPr>
            <w:r>
              <w:t>Soit le FRI reçoit une demande d’annulation</w:t>
            </w:r>
          </w:p>
        </w:tc>
      </w:tr>
      <w:tr w:rsidR="000C1806" w14:paraId="0A48DAD5" w14:textId="77777777" w:rsidTr="000C1806">
        <w:tc>
          <w:tcPr>
            <w:tcW w:w="1809" w:type="dxa"/>
          </w:tcPr>
          <w:p w14:paraId="7953608A" w14:textId="77777777" w:rsidR="000C1806" w:rsidRDefault="000C1806" w:rsidP="000C1806">
            <w:pPr>
              <w:jc w:val="left"/>
            </w:pPr>
            <w:r>
              <w:t>Etat 2 : Annuler</w:t>
            </w:r>
          </w:p>
        </w:tc>
        <w:tc>
          <w:tcPr>
            <w:tcW w:w="3686" w:type="dxa"/>
          </w:tcPr>
          <w:p w14:paraId="0EAB89D8" w14:textId="77777777" w:rsidR="000C1806" w:rsidRDefault="000C1806" w:rsidP="000C1806">
            <w:pPr>
              <w:jc w:val="left"/>
            </w:pPr>
            <w:r>
              <w:t>Le FRI reçoit une demande d’annulation</w:t>
            </w:r>
          </w:p>
        </w:tc>
        <w:tc>
          <w:tcPr>
            <w:tcW w:w="3717" w:type="dxa"/>
          </w:tcPr>
          <w:p w14:paraId="65D3D2BF" w14:textId="77777777" w:rsidR="000C1806" w:rsidRDefault="000C1806" w:rsidP="000C1806">
            <w:pPr>
              <w:jc w:val="left"/>
            </w:pPr>
            <w:r>
              <w:t>Le FRI a annulé la demande</w:t>
            </w:r>
          </w:p>
        </w:tc>
      </w:tr>
      <w:tr w:rsidR="000C1806" w14:paraId="53579D3A" w14:textId="77777777" w:rsidTr="000C1806">
        <w:tc>
          <w:tcPr>
            <w:tcW w:w="1809" w:type="dxa"/>
          </w:tcPr>
          <w:p w14:paraId="27FFD102" w14:textId="77777777" w:rsidR="000C1806" w:rsidRPr="0090110A" w:rsidRDefault="000C1806" w:rsidP="000C1806">
            <w:pPr>
              <w:jc w:val="left"/>
            </w:pPr>
            <w:r>
              <w:t>Etat A : Rechercher itinéraire</w:t>
            </w:r>
          </w:p>
        </w:tc>
        <w:tc>
          <w:tcPr>
            <w:tcW w:w="3686" w:type="dxa"/>
          </w:tcPr>
          <w:p w14:paraId="1C01F2F9" w14:textId="77777777" w:rsidR="000C1806" w:rsidRDefault="000C1806" w:rsidP="000C1806">
            <w:pPr>
              <w:jc w:val="left"/>
            </w:pPr>
            <w:r>
              <w:t>Le FRI a vérifié que la demande est valide</w:t>
            </w:r>
          </w:p>
        </w:tc>
        <w:tc>
          <w:tcPr>
            <w:tcW w:w="3717" w:type="dxa"/>
          </w:tcPr>
          <w:p w14:paraId="11D30B9C" w14:textId="77777777" w:rsidR="000C1806" w:rsidRDefault="000C1806" w:rsidP="000C1806">
            <w:pPr>
              <w:jc w:val="left"/>
            </w:pPr>
            <w:r>
              <w:t>Soit le FRI a terminé la recherche d’itinéraire</w:t>
            </w:r>
          </w:p>
          <w:p w14:paraId="68710848" w14:textId="77777777" w:rsidR="000C1806" w:rsidRDefault="000C1806" w:rsidP="000C1806">
            <w:pPr>
              <w:jc w:val="left"/>
            </w:pPr>
            <w:r>
              <w:t>Soit le FRI reçoit une demande d’annulation</w:t>
            </w:r>
          </w:p>
        </w:tc>
      </w:tr>
    </w:tbl>
    <w:p w14:paraId="2E87D3B2" w14:textId="77777777" w:rsidR="004E6BAE" w:rsidRDefault="004E6BAE" w:rsidP="000C1806"/>
    <w:p w14:paraId="460D9B6B" w14:textId="77777777" w:rsidR="00352812" w:rsidRDefault="00352812" w:rsidP="000C1806"/>
    <w:p w14:paraId="763FE8D4" w14:textId="01F166B8" w:rsidR="00B363EF" w:rsidRDefault="00B363EF" w:rsidP="000C1806">
      <w:r>
        <w:t xml:space="preserve">Ci-dessous </w:t>
      </w:r>
      <w:r w:rsidR="00BE2C8D">
        <w:t xml:space="preserve">sont listées les </w:t>
      </w:r>
      <w:r>
        <w:t xml:space="preserve">contraintes qui s’appliquent </w:t>
      </w:r>
      <w:r w:rsidR="00BE2C8D">
        <w:t xml:space="preserve">aux </w:t>
      </w:r>
      <w:r>
        <w:t xml:space="preserve">données échangées </w:t>
      </w:r>
      <w:r w:rsidR="00BE2C8D">
        <w:t xml:space="preserve">à travers </w:t>
      </w:r>
      <w:r>
        <w:t xml:space="preserve">les interfaces du FRI </w:t>
      </w:r>
      <w:r w:rsidR="00BE2C8D">
        <w:t xml:space="preserve">ou </w:t>
      </w:r>
      <w:r>
        <w:t>du DRI</w:t>
      </w:r>
      <w:r w:rsidR="00BE2C8D">
        <w:t>.</w:t>
      </w:r>
    </w:p>
    <w:p w14:paraId="1FA1804C" w14:textId="77777777" w:rsidR="00B363EF" w:rsidRDefault="00B363EF" w:rsidP="000C1806"/>
    <w:p w14:paraId="36FC066E" w14:textId="2041D347" w:rsidR="00B363EF" w:rsidRDefault="0069230E" w:rsidP="000C1806">
      <w:r>
        <w:t>Le diagramme ne prend en compte que les demandes d’annulation qui référence l’identifiant de la demande de recherche d’itinéraire en cours, i.e. l’identifiant fourni par le FRI en retour de la demande de recherche d’itinéraire. Les autres demandes d’annulation n’ont aucun effet.</w:t>
      </w:r>
      <w:r w:rsidR="00352812">
        <w:t xml:space="preserve"> [C1]</w:t>
      </w:r>
    </w:p>
    <w:p w14:paraId="7D8F758F" w14:textId="77777777" w:rsidR="00B363EF" w:rsidRDefault="00B363EF" w:rsidP="000C1806"/>
    <w:p w14:paraId="7C179C00" w14:textId="3F63A00D" w:rsidR="000C1806" w:rsidRDefault="004E6BAE" w:rsidP="000C1806">
      <w:r>
        <w:t>Lorsque le FRI appelle le service de réception de la fin de traitement d’une recherche d’itinéraire du DRI, le FRI fournit le même identifiant de requête que celui fourni en retour de la demande de recherche d’itinéraire.</w:t>
      </w:r>
      <w:r w:rsidR="00352812">
        <w:t xml:space="preserve"> [C2]</w:t>
      </w:r>
    </w:p>
    <w:p w14:paraId="42A41C69" w14:textId="77777777" w:rsidR="004E6BAE" w:rsidRDefault="004E6BAE" w:rsidP="000C1806"/>
    <w:p w14:paraId="5D194A83" w14:textId="5DC0B976" w:rsidR="000C1806" w:rsidRDefault="000C1806" w:rsidP="000C1806">
      <w:pPr>
        <w:pStyle w:val="Titre5"/>
      </w:pPr>
      <w:r>
        <w:lastRenderedPageBreak/>
        <w:t xml:space="preserve">Le sous-diagramme d’état propre à l’état A </w:t>
      </w:r>
    </w:p>
    <w:p w14:paraId="6462CBA4" w14:textId="77777777" w:rsidR="000C1806" w:rsidRDefault="000C1806" w:rsidP="000C1806"/>
    <w:p w14:paraId="3CC111A1" w14:textId="77777777" w:rsidR="000C1806" w:rsidRDefault="000C1806" w:rsidP="000C1806">
      <w:r>
        <w:t xml:space="preserve">Ce diagramme dépend du nombre de traces que le FRI a déterminé en fonction des critères de la demande de recherche d’itinéraire. </w:t>
      </w:r>
    </w:p>
    <w:p w14:paraId="3637A7D3" w14:textId="77777777" w:rsidR="00FF5575" w:rsidRDefault="00FF5575" w:rsidP="00FF5575">
      <w:pPr>
        <w:keepNext/>
      </w:pPr>
      <w:r>
        <w:rPr>
          <w:noProof/>
          <w:lang w:eastAsia="fr-FR"/>
        </w:rPr>
        <w:drawing>
          <wp:inline distT="0" distB="0" distL="0" distR="0" wp14:anchorId="6FEDC7E3" wp14:editId="7A38CAF9">
            <wp:extent cx="5760720" cy="5966460"/>
            <wp:effectExtent l="0" t="0" r="5080" b="254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 etat A itineraire.png"/>
                    <pic:cNvPicPr/>
                  </pic:nvPicPr>
                  <pic:blipFill>
                    <a:blip r:embed="rId47">
                      <a:extLst>
                        <a:ext uri="{28A0092B-C50C-407E-A947-70E740481C1C}">
                          <a14:useLocalDpi xmlns:a14="http://schemas.microsoft.com/office/drawing/2010/main" val="0"/>
                        </a:ext>
                      </a:extLst>
                    </a:blip>
                    <a:stretch>
                      <a:fillRect/>
                    </a:stretch>
                  </pic:blipFill>
                  <pic:spPr>
                    <a:xfrm>
                      <a:off x="0" y="0"/>
                      <a:ext cx="5760720" cy="5966460"/>
                    </a:xfrm>
                    <a:prstGeom prst="rect">
                      <a:avLst/>
                    </a:prstGeom>
                  </pic:spPr>
                </pic:pic>
              </a:graphicData>
            </a:graphic>
          </wp:inline>
        </w:drawing>
      </w:r>
    </w:p>
    <w:p w14:paraId="64273BF5" w14:textId="5A2BD157" w:rsidR="00FF5575" w:rsidRDefault="00FF5575" w:rsidP="00FF5575">
      <w:pPr>
        <w:pStyle w:val="Lgende"/>
        <w:jc w:val="center"/>
      </w:pPr>
      <w:bookmarkStart w:id="197" w:name="_Toc290618226"/>
      <w:r>
        <w:t xml:space="preserve">Figure </w:t>
      </w:r>
      <w:fldSimple w:instr=" SEQ Figure \* ARABIC ">
        <w:r w:rsidR="00C7451A">
          <w:rPr>
            <w:noProof/>
          </w:rPr>
          <w:t>7</w:t>
        </w:r>
      </w:fldSimple>
      <w:r>
        <w:t xml:space="preserve"> Sous-diagramme propre à l'état A</w:t>
      </w:r>
      <w:bookmarkEnd w:id="197"/>
    </w:p>
    <w:p w14:paraId="5034223C" w14:textId="77777777" w:rsidR="00FF5575" w:rsidRDefault="00FF5575" w:rsidP="000C1806"/>
    <w:p w14:paraId="2D0584EA" w14:textId="3224F3D2" w:rsidR="000C1806" w:rsidRDefault="000C1806" w:rsidP="000C1806">
      <w:r>
        <w:t>Chaque trace conduit à un traitement asynchrone de recherche d’itinéraire composé.</w:t>
      </w:r>
    </w:p>
    <w:p w14:paraId="76BD811E" w14:textId="696FF8A8" w:rsidR="008934A3" w:rsidRDefault="008934A3" w:rsidP="000C1806">
      <w:r>
        <w:t>Le diagramme se termine :</w:t>
      </w:r>
    </w:p>
    <w:p w14:paraId="07A34550" w14:textId="502798CF" w:rsidR="008934A3" w:rsidRDefault="008934A3" w:rsidP="007B392D">
      <w:pPr>
        <w:pStyle w:val="Paragraphedeliste"/>
        <w:numPr>
          <w:ilvl w:val="0"/>
          <w:numId w:val="27"/>
        </w:numPr>
      </w:pPr>
      <w:r>
        <w:t>lorsque le nombre de trace est nul</w:t>
      </w:r>
    </w:p>
    <w:p w14:paraId="799BD00C" w14:textId="7D09C462" w:rsidR="008934A3" w:rsidRDefault="008934A3" w:rsidP="007B392D">
      <w:pPr>
        <w:pStyle w:val="Paragraphedeliste"/>
        <w:numPr>
          <w:ilvl w:val="0"/>
          <w:numId w:val="27"/>
        </w:numPr>
      </w:pPr>
      <w:r>
        <w:t>ou lorsque tous les traitements asynchrones sont terminés</w:t>
      </w:r>
    </w:p>
    <w:p w14:paraId="4E20A533" w14:textId="77777777" w:rsidR="00DE0815" w:rsidRDefault="00DE0815" w:rsidP="00DE0815"/>
    <w:p w14:paraId="7FC8F3AE" w14:textId="436DD952" w:rsidR="00DE0815" w:rsidRDefault="00DE0815" w:rsidP="00DE0815">
      <w:r>
        <w:t>Les différents états du diagramme sont énoncés dans le tableau ci-dessous</w:t>
      </w:r>
    </w:p>
    <w:p w14:paraId="47C8E152" w14:textId="77777777" w:rsidR="000C1806" w:rsidRDefault="000C1806" w:rsidP="000C1806"/>
    <w:tbl>
      <w:tblPr>
        <w:tblStyle w:val="Grille"/>
        <w:tblW w:w="0" w:type="auto"/>
        <w:tblLook w:val="04A0" w:firstRow="1" w:lastRow="0" w:firstColumn="1" w:lastColumn="0" w:noHBand="0" w:noVBand="1"/>
      </w:tblPr>
      <w:tblGrid>
        <w:gridCol w:w="1809"/>
        <w:gridCol w:w="3686"/>
        <w:gridCol w:w="3717"/>
      </w:tblGrid>
      <w:tr w:rsidR="000C1806" w14:paraId="07575B81" w14:textId="77777777" w:rsidTr="000C1806">
        <w:tc>
          <w:tcPr>
            <w:tcW w:w="1809" w:type="dxa"/>
          </w:tcPr>
          <w:p w14:paraId="0078D83E" w14:textId="77777777" w:rsidR="000C1806" w:rsidRDefault="000C1806" w:rsidP="000C1806">
            <w:r>
              <w:t>Etat</w:t>
            </w:r>
          </w:p>
        </w:tc>
        <w:tc>
          <w:tcPr>
            <w:tcW w:w="3686" w:type="dxa"/>
          </w:tcPr>
          <w:p w14:paraId="370C60A5" w14:textId="77777777" w:rsidR="000C1806" w:rsidRDefault="000C1806" w:rsidP="000C1806">
            <w:r>
              <w:t>Condition d’entrée dans l’état </w:t>
            </w:r>
          </w:p>
        </w:tc>
        <w:tc>
          <w:tcPr>
            <w:tcW w:w="3717" w:type="dxa"/>
          </w:tcPr>
          <w:p w14:paraId="70E47487" w14:textId="77777777" w:rsidR="000C1806" w:rsidRDefault="000C1806" w:rsidP="000C1806">
            <w:r>
              <w:t>Condition de sortie de l’état</w:t>
            </w:r>
          </w:p>
        </w:tc>
      </w:tr>
      <w:tr w:rsidR="000C1806" w14:paraId="4ED80066" w14:textId="77777777" w:rsidTr="000C1806">
        <w:tc>
          <w:tcPr>
            <w:tcW w:w="1809" w:type="dxa"/>
          </w:tcPr>
          <w:p w14:paraId="3D5E0C1A" w14:textId="77777777" w:rsidR="000C1806" w:rsidRDefault="000C1806" w:rsidP="000C1806">
            <w:pPr>
              <w:jc w:val="left"/>
            </w:pPr>
            <w:r>
              <w:t xml:space="preserve">Etat 3 : Rechercher les </w:t>
            </w:r>
            <w:r>
              <w:lastRenderedPageBreak/>
              <w:t>traces </w:t>
            </w:r>
          </w:p>
        </w:tc>
        <w:tc>
          <w:tcPr>
            <w:tcW w:w="3686" w:type="dxa"/>
          </w:tcPr>
          <w:p w14:paraId="5C0309AD" w14:textId="77777777" w:rsidR="000C1806" w:rsidRDefault="000C1806" w:rsidP="000C1806">
            <w:pPr>
              <w:jc w:val="left"/>
            </w:pPr>
            <w:r>
              <w:lastRenderedPageBreak/>
              <w:t>Le FRI a validé la demande de recherche d’itinéraire</w:t>
            </w:r>
          </w:p>
        </w:tc>
        <w:tc>
          <w:tcPr>
            <w:tcW w:w="3717" w:type="dxa"/>
          </w:tcPr>
          <w:p w14:paraId="7B970F94" w14:textId="77777777" w:rsidR="000C1806" w:rsidRDefault="000C1806" w:rsidP="000C1806">
            <w:r>
              <w:t xml:space="preserve">Le nombre n de traces possibles est calculé, avec </w:t>
            </w:r>
          </w:p>
          <w:p w14:paraId="6D3DA9E2" w14:textId="77777777" w:rsidR="000C1806" w:rsidRDefault="000C1806" w:rsidP="000C1806">
            <w:r>
              <w:lastRenderedPageBreak/>
              <w:t>n qui représente le nombre de traces de SIM possibles</w:t>
            </w:r>
          </w:p>
          <w:p w14:paraId="71AB2C86" w14:textId="77777777" w:rsidR="000C1806" w:rsidRDefault="000C1806" w:rsidP="000C1806">
            <w:pPr>
              <w:jc w:val="left"/>
            </w:pPr>
          </w:p>
        </w:tc>
      </w:tr>
      <w:tr w:rsidR="000C1806" w14:paraId="7BD8403A" w14:textId="77777777" w:rsidTr="000C1806">
        <w:tc>
          <w:tcPr>
            <w:tcW w:w="1809" w:type="dxa"/>
          </w:tcPr>
          <w:p w14:paraId="4F941C4D" w14:textId="77777777" w:rsidR="000C1806" w:rsidRPr="0090110A" w:rsidRDefault="000C1806" w:rsidP="000C1806">
            <w:pPr>
              <w:jc w:val="left"/>
            </w:pPr>
            <w:r>
              <w:lastRenderedPageBreak/>
              <w:t>Etat B : Répartir le calcul</w:t>
            </w:r>
          </w:p>
        </w:tc>
        <w:tc>
          <w:tcPr>
            <w:tcW w:w="3686" w:type="dxa"/>
          </w:tcPr>
          <w:p w14:paraId="000E8840" w14:textId="77777777" w:rsidR="000C1806" w:rsidRDefault="000C1806" w:rsidP="000C1806">
            <w:pPr>
              <w:jc w:val="left"/>
            </w:pPr>
            <w:r>
              <w:t>Le FRI a vérifié que la demande est valide</w:t>
            </w:r>
          </w:p>
        </w:tc>
        <w:tc>
          <w:tcPr>
            <w:tcW w:w="3717" w:type="dxa"/>
          </w:tcPr>
          <w:p w14:paraId="488D9D4C" w14:textId="77777777" w:rsidR="000C1806" w:rsidRDefault="000C1806" w:rsidP="000C1806">
            <w:pPr>
              <w:jc w:val="left"/>
            </w:pPr>
            <w:r>
              <w:t>Le FRI a terminé la recherche d’itinéraire</w:t>
            </w:r>
          </w:p>
        </w:tc>
      </w:tr>
    </w:tbl>
    <w:p w14:paraId="3D2B2F44" w14:textId="77777777" w:rsidR="000C1806" w:rsidRPr="000C1806" w:rsidRDefault="000C1806" w:rsidP="000C1806"/>
    <w:p w14:paraId="1C771AED" w14:textId="7585D961" w:rsidR="00C62ACD" w:rsidRDefault="000C1806" w:rsidP="00C62ACD">
      <w:pPr>
        <w:pStyle w:val="Titre5"/>
      </w:pPr>
      <w:r>
        <w:t xml:space="preserve">Le sous-diagramme d’état propre à l’état B </w:t>
      </w:r>
    </w:p>
    <w:p w14:paraId="690C9ED7" w14:textId="77777777" w:rsidR="000C1806" w:rsidRDefault="000C1806" w:rsidP="000C1806"/>
    <w:p w14:paraId="1A92F64A" w14:textId="6B582346" w:rsidR="000C1806" w:rsidRDefault="000C1806" w:rsidP="00C62ACD">
      <w:r>
        <w:t>Ce diagramme est relatif à un traitement asynchrone de recherche d’itinéraire composé pour une trace donnée.</w:t>
      </w:r>
    </w:p>
    <w:p w14:paraId="167EF5EC" w14:textId="77777777" w:rsidR="00DE0815" w:rsidRDefault="00DE0815" w:rsidP="00DE0815">
      <w:pPr>
        <w:keepNext/>
      </w:pPr>
      <w:r>
        <w:rPr>
          <w:noProof/>
          <w:lang w:eastAsia="fr-FR"/>
        </w:rPr>
        <w:drawing>
          <wp:inline distT="0" distB="0" distL="0" distR="0" wp14:anchorId="2D180FA5" wp14:editId="0F561397">
            <wp:extent cx="5760720" cy="3714750"/>
            <wp:effectExtent l="0" t="0" r="508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 etat B itineraire.png"/>
                    <pic:cNvPicPr/>
                  </pic:nvPicPr>
                  <pic:blipFill>
                    <a:blip r:embed="rId48">
                      <a:extLst>
                        <a:ext uri="{28A0092B-C50C-407E-A947-70E740481C1C}">
                          <a14:useLocalDpi xmlns:a14="http://schemas.microsoft.com/office/drawing/2010/main" val="0"/>
                        </a:ext>
                      </a:extLst>
                    </a:blip>
                    <a:stretch>
                      <a:fillRect/>
                    </a:stretch>
                  </pic:blipFill>
                  <pic:spPr>
                    <a:xfrm>
                      <a:off x="0" y="0"/>
                      <a:ext cx="5760720" cy="3714750"/>
                    </a:xfrm>
                    <a:prstGeom prst="rect">
                      <a:avLst/>
                    </a:prstGeom>
                  </pic:spPr>
                </pic:pic>
              </a:graphicData>
            </a:graphic>
          </wp:inline>
        </w:drawing>
      </w:r>
    </w:p>
    <w:p w14:paraId="7B764EF2" w14:textId="70841B3A" w:rsidR="00DE0815" w:rsidRDefault="00DE0815" w:rsidP="00DE0815">
      <w:pPr>
        <w:pStyle w:val="Lgende"/>
        <w:jc w:val="center"/>
      </w:pPr>
      <w:bookmarkStart w:id="198" w:name="_Toc290618227"/>
      <w:r>
        <w:t xml:space="preserve">Figure </w:t>
      </w:r>
      <w:fldSimple w:instr=" SEQ Figure \* ARABIC ">
        <w:r w:rsidR="00C7451A">
          <w:rPr>
            <w:noProof/>
          </w:rPr>
          <w:t>8</w:t>
        </w:r>
      </w:fldSimple>
      <w:r>
        <w:t xml:space="preserve"> Sous-diagramme propre à l'état B</w:t>
      </w:r>
      <w:bookmarkEnd w:id="198"/>
    </w:p>
    <w:p w14:paraId="68370909" w14:textId="77777777" w:rsidR="00DE0815" w:rsidRDefault="00DE0815" w:rsidP="00C62ACD"/>
    <w:p w14:paraId="22628DD7" w14:textId="1C797B27" w:rsidR="00DE0815" w:rsidRDefault="00DE0815" w:rsidP="00C62ACD">
      <w:r>
        <w:t>Les différents états du diagramme sont énoncés dans le tableau ci-dessous</w:t>
      </w:r>
    </w:p>
    <w:p w14:paraId="2050C4B3" w14:textId="77777777" w:rsidR="00C62ACD" w:rsidRDefault="00C62ACD" w:rsidP="00C62ACD"/>
    <w:tbl>
      <w:tblPr>
        <w:tblStyle w:val="Grille"/>
        <w:tblW w:w="0" w:type="auto"/>
        <w:tblLook w:val="04A0" w:firstRow="1" w:lastRow="0" w:firstColumn="1" w:lastColumn="0" w:noHBand="0" w:noVBand="1"/>
      </w:tblPr>
      <w:tblGrid>
        <w:gridCol w:w="1809"/>
        <w:gridCol w:w="3686"/>
        <w:gridCol w:w="3717"/>
      </w:tblGrid>
      <w:tr w:rsidR="00C62ACD" w14:paraId="2631BF84" w14:textId="77777777" w:rsidTr="00C62ACD">
        <w:tc>
          <w:tcPr>
            <w:tcW w:w="1809" w:type="dxa"/>
          </w:tcPr>
          <w:p w14:paraId="4E4DCCDF" w14:textId="77777777" w:rsidR="00C62ACD" w:rsidRDefault="00C62ACD" w:rsidP="00C62ACD">
            <w:pPr>
              <w:jc w:val="left"/>
            </w:pPr>
            <w:r>
              <w:t>Etat</w:t>
            </w:r>
          </w:p>
        </w:tc>
        <w:tc>
          <w:tcPr>
            <w:tcW w:w="3686" w:type="dxa"/>
          </w:tcPr>
          <w:p w14:paraId="19B9704A" w14:textId="77777777" w:rsidR="00C62ACD" w:rsidRDefault="00C62ACD" w:rsidP="00C62ACD">
            <w:pPr>
              <w:jc w:val="left"/>
            </w:pPr>
            <w:r>
              <w:t>Condition d’entrée dans l’état </w:t>
            </w:r>
          </w:p>
        </w:tc>
        <w:tc>
          <w:tcPr>
            <w:tcW w:w="3717" w:type="dxa"/>
          </w:tcPr>
          <w:p w14:paraId="7A158239" w14:textId="77777777" w:rsidR="00C62ACD" w:rsidRDefault="00C62ACD" w:rsidP="00C62ACD">
            <w:pPr>
              <w:jc w:val="left"/>
            </w:pPr>
            <w:r>
              <w:t>Condition de sortie de l’état</w:t>
            </w:r>
          </w:p>
        </w:tc>
      </w:tr>
      <w:tr w:rsidR="00C62ACD" w14:paraId="7A49CAC8" w14:textId="77777777" w:rsidTr="00C62ACD">
        <w:tc>
          <w:tcPr>
            <w:tcW w:w="1809" w:type="dxa"/>
          </w:tcPr>
          <w:p w14:paraId="60742DFF" w14:textId="77777777" w:rsidR="00C62ACD" w:rsidRDefault="00C62ACD" w:rsidP="00C62ACD">
            <w:pPr>
              <w:jc w:val="left"/>
            </w:pPr>
            <w:r w:rsidRPr="0090110A">
              <w:t xml:space="preserve">Etat </w:t>
            </w:r>
            <w:r>
              <w:t>4</w:t>
            </w:r>
            <w:r w:rsidRPr="0090110A">
              <w:t>: Commencer le calcul</w:t>
            </w:r>
            <w:r>
              <w:t> </w:t>
            </w:r>
          </w:p>
          <w:p w14:paraId="5D8CF9B4" w14:textId="5E9A4C76" w:rsidR="00C62ACD" w:rsidRDefault="00C62ACD" w:rsidP="00C62ACD">
            <w:pPr>
              <w:jc w:val="left"/>
            </w:pPr>
          </w:p>
        </w:tc>
        <w:tc>
          <w:tcPr>
            <w:tcW w:w="3686" w:type="dxa"/>
          </w:tcPr>
          <w:p w14:paraId="4B453447" w14:textId="7A2A75B8" w:rsidR="00C62ACD" w:rsidRDefault="00C62ACD" w:rsidP="00C62ACD">
            <w:pPr>
              <w:jc w:val="left"/>
            </w:pPr>
            <w:r>
              <w:t>Le traitement asynchrone est démarré par le FRI à partir d’une trace donnée</w:t>
            </w:r>
          </w:p>
          <w:p w14:paraId="04544490" w14:textId="64157563" w:rsidR="00C62ACD" w:rsidRDefault="00C62ACD" w:rsidP="00C62ACD">
            <w:pPr>
              <w:jc w:val="left"/>
            </w:pPr>
          </w:p>
        </w:tc>
        <w:tc>
          <w:tcPr>
            <w:tcW w:w="3717" w:type="dxa"/>
          </w:tcPr>
          <w:p w14:paraId="12AD8B5A" w14:textId="38B7528C" w:rsidR="00C62ACD" w:rsidRDefault="00C62ACD" w:rsidP="00C62ACD">
            <w:pPr>
              <w:jc w:val="left"/>
            </w:pPr>
            <w:r>
              <w:t>Soit le traitement asynchrone a déterminé l’existence d’une solution d’itinéraire composé</w:t>
            </w:r>
          </w:p>
          <w:p w14:paraId="6F4662D0" w14:textId="183FE20E" w:rsidR="00C62ACD" w:rsidRDefault="00C62ACD" w:rsidP="00C62ACD">
            <w:pPr>
              <w:jc w:val="left"/>
            </w:pPr>
            <w:r>
              <w:t>Soit le traitement asynchrone a détermin</w:t>
            </w:r>
            <w:r w:rsidR="00322FC5">
              <w:t>é</w:t>
            </w:r>
            <w:r>
              <w:t xml:space="preserve"> qu’il n’existe pas de solution</w:t>
            </w:r>
          </w:p>
        </w:tc>
      </w:tr>
      <w:tr w:rsidR="00C62ACD" w14:paraId="509AE79A" w14:textId="77777777" w:rsidTr="00C62ACD">
        <w:tc>
          <w:tcPr>
            <w:tcW w:w="1809" w:type="dxa"/>
          </w:tcPr>
          <w:p w14:paraId="7BF5595B" w14:textId="4DE2CDCB" w:rsidR="00C62ACD" w:rsidRPr="0090110A" w:rsidRDefault="00C62ACD" w:rsidP="00C62ACD">
            <w:pPr>
              <w:jc w:val="left"/>
            </w:pPr>
            <w:r w:rsidRPr="0090110A">
              <w:t xml:space="preserve">Etat </w:t>
            </w:r>
            <w:r>
              <w:t>5</w:t>
            </w:r>
            <w:r w:rsidRPr="0090110A">
              <w:t xml:space="preserve"> : Obtenir le détail du résultat</w:t>
            </w:r>
            <w:r>
              <w:t> </w:t>
            </w:r>
          </w:p>
        </w:tc>
        <w:tc>
          <w:tcPr>
            <w:tcW w:w="3686" w:type="dxa"/>
          </w:tcPr>
          <w:p w14:paraId="0E71FE42" w14:textId="766198E2" w:rsidR="00C62ACD" w:rsidRDefault="00E50B03" w:rsidP="00C62ACD">
            <w:pPr>
              <w:jc w:val="left"/>
            </w:pPr>
            <w:r>
              <w:t>Le traitement asynchrone a déterminé l’existence d’une solution d’itinéraire composé</w:t>
            </w:r>
          </w:p>
        </w:tc>
        <w:tc>
          <w:tcPr>
            <w:tcW w:w="3717" w:type="dxa"/>
          </w:tcPr>
          <w:p w14:paraId="4633E9BE" w14:textId="05E4EB27" w:rsidR="00C62ACD" w:rsidRDefault="00E50B03" w:rsidP="00C62ACD">
            <w:pPr>
              <w:jc w:val="left"/>
            </w:pPr>
            <w:r>
              <w:t>Le traitement asynchrone a déterminé tout le détail d’un itinéraire composé</w:t>
            </w:r>
          </w:p>
        </w:tc>
      </w:tr>
    </w:tbl>
    <w:p w14:paraId="1CE98568" w14:textId="77777777" w:rsidR="00C62ACD" w:rsidRDefault="00C62ACD" w:rsidP="009A22E9"/>
    <w:p w14:paraId="75AD83FE" w14:textId="1CADA169" w:rsidR="00BE2C8D" w:rsidRDefault="00BE2C8D" w:rsidP="009A22E9">
      <w:r>
        <w:t>Ci-dessous sont listées les contraintes qui s’appliquent aux données échangées à travers les interfaces du FRI ou du DRI.</w:t>
      </w:r>
    </w:p>
    <w:p w14:paraId="4C15EF9E" w14:textId="77777777" w:rsidR="00BE2C8D" w:rsidRDefault="00BE2C8D" w:rsidP="009A22E9"/>
    <w:p w14:paraId="1D9B3108" w14:textId="740254D1" w:rsidR="001321D2" w:rsidRDefault="0069230E" w:rsidP="0069230E">
      <w:r>
        <w:lastRenderedPageBreak/>
        <w:t>Lorsque le FRI appelle le service</w:t>
      </w:r>
      <w:r w:rsidR="001321D2">
        <w:t xml:space="preserve"> DRI</w:t>
      </w:r>
      <w:r>
        <w:t xml:space="preserve"> de réception de l</w:t>
      </w:r>
      <w:r w:rsidR="001321D2">
        <w:t xml:space="preserve">’existence d’une solution relative à </w:t>
      </w:r>
      <w:r>
        <w:t>une recherche d’itinéraire, le FRI fournit</w:t>
      </w:r>
      <w:r w:rsidR="001321D2">
        <w:t> :</w:t>
      </w:r>
    </w:p>
    <w:p w14:paraId="62A049D1" w14:textId="21DAC5CC" w:rsidR="0069230E" w:rsidRDefault="001321D2" w:rsidP="007B392D">
      <w:pPr>
        <w:pStyle w:val="Paragraphedeliste"/>
        <w:numPr>
          <w:ilvl w:val="0"/>
          <w:numId w:val="27"/>
        </w:numPr>
      </w:pPr>
      <w:r>
        <w:t>un</w:t>
      </w:r>
      <w:r w:rsidR="0069230E">
        <w:t xml:space="preserve"> même identifiant de </w:t>
      </w:r>
      <w:r>
        <w:t xml:space="preserve">demande </w:t>
      </w:r>
      <w:r w:rsidR="0069230E">
        <w:t>que celui en retour de la de</w:t>
      </w:r>
      <w:r>
        <w:t>mande de recherche d’itinéraire [C3]</w:t>
      </w:r>
    </w:p>
    <w:p w14:paraId="134BFBE5" w14:textId="567F3E32" w:rsidR="001321D2" w:rsidRDefault="001321D2" w:rsidP="007B392D">
      <w:pPr>
        <w:pStyle w:val="Paragraphedeliste"/>
        <w:numPr>
          <w:ilvl w:val="0"/>
          <w:numId w:val="27"/>
        </w:numPr>
      </w:pPr>
      <w:r>
        <w:t xml:space="preserve">un identifiant de solution </w:t>
      </w:r>
      <w:r w:rsidR="008934A3">
        <w:t xml:space="preserve">différent des autres identifiants de solutions qui sont issues de cette demande à partir des autres traces </w:t>
      </w:r>
      <w:r>
        <w:t>[C</w:t>
      </w:r>
      <w:r w:rsidR="008934A3">
        <w:t>4</w:t>
      </w:r>
      <w:r>
        <w:t>]</w:t>
      </w:r>
    </w:p>
    <w:p w14:paraId="54DFEB3E" w14:textId="3C4DAD69" w:rsidR="00BE2C8D" w:rsidRDefault="00BE2C8D" w:rsidP="007B392D">
      <w:pPr>
        <w:pStyle w:val="Paragraphedeliste"/>
        <w:numPr>
          <w:ilvl w:val="0"/>
          <w:numId w:val="27"/>
        </w:numPr>
      </w:pPr>
      <w:r>
        <w:t>la solution dont il est question correspond à l’itinéraire composé optimal par rapport à la trace et aux critères de la demande [C5]</w:t>
      </w:r>
    </w:p>
    <w:p w14:paraId="65406F7F" w14:textId="77777777" w:rsidR="001321D2" w:rsidRDefault="001321D2" w:rsidP="0069230E"/>
    <w:p w14:paraId="3C2C54CD" w14:textId="65B5E563" w:rsidR="001321D2" w:rsidRDefault="001321D2" w:rsidP="001321D2">
      <w:r>
        <w:t xml:space="preserve">Lorsque le FRI appelle le service DRI de réception d’une solution relative à une recherche d’itinéraire, le FRI fournit </w:t>
      </w:r>
      <w:r w:rsidR="008934A3">
        <w:t>le détail de l’itinéraire composé dont l’existence a été notifiée préalablement, le FRI fournit donc :</w:t>
      </w:r>
    </w:p>
    <w:p w14:paraId="0E2DFDCE" w14:textId="7563227F" w:rsidR="008934A3" w:rsidRDefault="008934A3" w:rsidP="007B392D">
      <w:pPr>
        <w:pStyle w:val="Paragraphedeliste"/>
        <w:numPr>
          <w:ilvl w:val="0"/>
          <w:numId w:val="28"/>
        </w:numPr>
      </w:pPr>
      <w:r>
        <w:t>le  même identifiant de demande que pour la notification d’existence [C</w:t>
      </w:r>
      <w:r w:rsidR="00BE2C8D">
        <w:t>6</w:t>
      </w:r>
      <w:r>
        <w:t>]</w:t>
      </w:r>
    </w:p>
    <w:p w14:paraId="6DA649F5" w14:textId="674E27F9" w:rsidR="00F366C1" w:rsidRDefault="008934A3" w:rsidP="007B392D">
      <w:pPr>
        <w:pStyle w:val="Paragraphedeliste"/>
        <w:numPr>
          <w:ilvl w:val="0"/>
          <w:numId w:val="28"/>
        </w:numPr>
      </w:pPr>
      <w:r>
        <w:t>le même identifiant de solution que pour la notification d’existence [C</w:t>
      </w:r>
      <w:r w:rsidR="00BE2C8D">
        <w:t>7</w:t>
      </w:r>
      <w:r>
        <w:t>]</w:t>
      </w:r>
    </w:p>
    <w:p w14:paraId="22FFF69C" w14:textId="77777777" w:rsidR="00D3181F" w:rsidRDefault="00D3181F" w:rsidP="00D3181F"/>
    <w:p w14:paraId="43C7366E" w14:textId="6CFA56B2" w:rsidR="004A0CDC" w:rsidRDefault="00AE4C8C" w:rsidP="004A0CDC">
      <w:pPr>
        <w:pStyle w:val="Titre4"/>
      </w:pPr>
      <w:r>
        <w:t>Diagramme relatif à une recherche de localité</w:t>
      </w:r>
    </w:p>
    <w:p w14:paraId="4CC0C049" w14:textId="276B2D60" w:rsidR="007709BF" w:rsidRDefault="00AE4C8C" w:rsidP="007709BF">
      <w:r>
        <w:t>Le diagramme déroule toutes les étapes que suit le FRI pour traiter une demande de recherche de localité.</w:t>
      </w:r>
    </w:p>
    <w:p w14:paraId="64B5C03A" w14:textId="77777777" w:rsidR="00AE4C8C" w:rsidRDefault="00AE4C8C" w:rsidP="007709BF"/>
    <w:p w14:paraId="2AFF6B43" w14:textId="5765B672" w:rsidR="00B724D8" w:rsidRDefault="00B724D8" w:rsidP="00B724D8">
      <w:pPr>
        <w:pStyle w:val="Titre5"/>
      </w:pPr>
      <w:r>
        <w:t>Règle de notation</w:t>
      </w:r>
    </w:p>
    <w:p w14:paraId="23C2A775" w14:textId="77777777" w:rsidR="00B724D8" w:rsidRDefault="00B724D8" w:rsidP="007709BF"/>
    <w:p w14:paraId="7415108C" w14:textId="5FBF912A" w:rsidR="00B724D8" w:rsidRDefault="00B724D8" w:rsidP="007709BF">
      <w:r>
        <w:t>Ce sont les mêmes que pour le diagramme de recherche d’itinéraire.</w:t>
      </w:r>
    </w:p>
    <w:p w14:paraId="003DD922" w14:textId="44C1A7B9" w:rsidR="00B724D8" w:rsidRDefault="00B06E18" w:rsidP="007709BF">
      <w:ins w:id="199" w:author="Marc Florisson" w:date="2015-05-29T09:39:00Z">
        <w:r>
          <w:t xml:space="preserve">Le tableau ci-dessous liste </w:t>
        </w:r>
      </w:ins>
      <w:ins w:id="200" w:author="Marc Florisson" w:date="2015-05-29T09:41:00Z">
        <w:r>
          <w:t xml:space="preserve">les événements associés aux </w:t>
        </w:r>
      </w:ins>
      <w:ins w:id="201" w:author="Marc Florisson" w:date="2015-05-29T09:40:00Z">
        <w:r>
          <w:t>transitions</w:t>
        </w:r>
      </w:ins>
      <w:ins w:id="202" w:author="Marc Florisson" w:date="2015-05-29T09:41:00Z">
        <w:r>
          <w:t xml:space="preserve"> </w:t>
        </w:r>
      </w:ins>
      <w:ins w:id="203" w:author="Marc Florisson" w:date="2015-05-29T09:42:00Z">
        <w:r>
          <w:t xml:space="preserve">qui figurent sur le diagramme présenté </w:t>
        </w:r>
      </w:ins>
      <w:ins w:id="204" w:author="Marc Florisson" w:date="2015-05-29T09:41:00Z">
        <w:r>
          <w:t xml:space="preserve">au paragraphe </w:t>
        </w:r>
      </w:ins>
      <w:ins w:id="205" w:author="Marc Florisson" w:date="2015-05-29T09:42:00Z">
        <w:r>
          <w:t>suivant</w:t>
        </w:r>
      </w:ins>
      <w:r w:rsidR="00B724D8">
        <w:t>.</w:t>
      </w:r>
    </w:p>
    <w:p w14:paraId="1E7E4505" w14:textId="77777777" w:rsidR="00B724D8" w:rsidRDefault="00B724D8" w:rsidP="00B724D8"/>
    <w:tbl>
      <w:tblPr>
        <w:tblStyle w:val="Grille"/>
        <w:tblW w:w="0" w:type="auto"/>
        <w:tblLook w:val="04A0" w:firstRow="1" w:lastRow="0" w:firstColumn="1" w:lastColumn="0" w:noHBand="0" w:noVBand="1"/>
      </w:tblPr>
      <w:tblGrid>
        <w:gridCol w:w="3384"/>
        <w:gridCol w:w="5904"/>
      </w:tblGrid>
      <w:tr w:rsidR="00B724D8" w14:paraId="1EA4930A" w14:textId="77777777" w:rsidTr="00B724D8">
        <w:tc>
          <w:tcPr>
            <w:tcW w:w="3384" w:type="dxa"/>
          </w:tcPr>
          <w:p w14:paraId="6D2A89AF" w14:textId="16E6EFC2" w:rsidR="00B724D8" w:rsidRDefault="00B724D8" w:rsidP="00B724D8">
            <w:r>
              <w:t xml:space="preserve">Réception </w:t>
            </w:r>
            <w:proofErr w:type="spellStart"/>
            <w:r>
              <w:t>SearchPointsRequest</w:t>
            </w:r>
            <w:proofErr w:type="spellEnd"/>
            <w:r>
              <w:t> </w:t>
            </w:r>
          </w:p>
        </w:tc>
        <w:tc>
          <w:tcPr>
            <w:tcW w:w="5904" w:type="dxa"/>
          </w:tcPr>
          <w:p w14:paraId="13F0F99C" w14:textId="12DF1866" w:rsidR="00B724D8" w:rsidRDefault="00B724D8" w:rsidP="00B724D8">
            <w:r>
              <w:t>désigne un appel du service de demande de recherche de localité du FRI</w:t>
            </w:r>
          </w:p>
        </w:tc>
      </w:tr>
      <w:tr w:rsidR="00B724D8" w14:paraId="0034F41D" w14:textId="77777777" w:rsidTr="00B724D8">
        <w:tc>
          <w:tcPr>
            <w:tcW w:w="3384" w:type="dxa"/>
          </w:tcPr>
          <w:p w14:paraId="2AA9B768" w14:textId="361C108E" w:rsidR="00B724D8" w:rsidRDefault="00B724D8" w:rsidP="00B724D8">
            <w:r>
              <w:t xml:space="preserve">Envoi </w:t>
            </w:r>
            <w:proofErr w:type="spellStart"/>
            <w:r>
              <w:t>SearchPointsResponse</w:t>
            </w:r>
            <w:proofErr w:type="spellEnd"/>
            <w:r>
              <w:t> </w:t>
            </w:r>
          </w:p>
        </w:tc>
        <w:tc>
          <w:tcPr>
            <w:tcW w:w="5904" w:type="dxa"/>
          </w:tcPr>
          <w:p w14:paraId="4BEDE347" w14:textId="09171CC6" w:rsidR="00B724D8" w:rsidRDefault="00B724D8" w:rsidP="00B724D8">
            <w:r>
              <w:t>désigne la réponse du service de demande de recherche de localité du FRI</w:t>
            </w:r>
          </w:p>
        </w:tc>
      </w:tr>
      <w:tr w:rsidR="00B724D8" w14:paraId="58C46FB8" w14:textId="77777777" w:rsidTr="00B724D8">
        <w:tc>
          <w:tcPr>
            <w:tcW w:w="3384" w:type="dxa"/>
          </w:tcPr>
          <w:p w14:paraId="0A859D6F" w14:textId="283F56EE" w:rsidR="00B724D8" w:rsidRDefault="00B724D8" w:rsidP="00B724D8">
            <w:r>
              <w:t xml:space="preserve">Réception </w:t>
            </w:r>
            <w:proofErr w:type="spellStart"/>
            <w:r>
              <w:t>SearchPointsCancellationRequest</w:t>
            </w:r>
            <w:proofErr w:type="spellEnd"/>
            <w:r>
              <w:t> </w:t>
            </w:r>
          </w:p>
        </w:tc>
        <w:tc>
          <w:tcPr>
            <w:tcW w:w="5904" w:type="dxa"/>
          </w:tcPr>
          <w:p w14:paraId="42F554D6" w14:textId="58C83955" w:rsidR="00B724D8" w:rsidRDefault="00B724D8" w:rsidP="00B724D8">
            <w:r>
              <w:t>désigne un appel au service demande d’annulation de recherche de localité du FRI</w:t>
            </w:r>
          </w:p>
        </w:tc>
      </w:tr>
      <w:tr w:rsidR="00B724D8" w14:paraId="09D38030" w14:textId="77777777" w:rsidTr="00B724D8">
        <w:tc>
          <w:tcPr>
            <w:tcW w:w="3384" w:type="dxa"/>
          </w:tcPr>
          <w:p w14:paraId="02FEDC89" w14:textId="3446E421" w:rsidR="00B724D8" w:rsidRDefault="00B724D8" w:rsidP="00B724D8">
            <w:r>
              <w:t xml:space="preserve">Envoi </w:t>
            </w:r>
            <w:proofErr w:type="spellStart"/>
            <w:r>
              <w:t>SearchPointsCancellationResponse</w:t>
            </w:r>
            <w:proofErr w:type="spellEnd"/>
            <w:r>
              <w:t> </w:t>
            </w:r>
          </w:p>
        </w:tc>
        <w:tc>
          <w:tcPr>
            <w:tcW w:w="5904" w:type="dxa"/>
          </w:tcPr>
          <w:p w14:paraId="065F1C76" w14:textId="4E063BF2" w:rsidR="00B724D8" w:rsidRDefault="00B724D8" w:rsidP="00B724D8">
            <w:r>
              <w:t>désigne une réponse du service demande d’annulation de recherche de localité du FRI</w:t>
            </w:r>
          </w:p>
        </w:tc>
      </w:tr>
    </w:tbl>
    <w:p w14:paraId="3A2FCBE8" w14:textId="77777777" w:rsidR="00B724D8" w:rsidRDefault="00B724D8" w:rsidP="007709BF"/>
    <w:p w14:paraId="55EE3267" w14:textId="77777777" w:rsidR="00352812" w:rsidRDefault="00352812" w:rsidP="00352812">
      <w:pPr>
        <w:pStyle w:val="Titre5"/>
      </w:pPr>
      <w:r>
        <w:t>Le diagramme d’état du FRI</w:t>
      </w:r>
    </w:p>
    <w:p w14:paraId="2E108385" w14:textId="77777777" w:rsidR="00352812" w:rsidRDefault="00352812" w:rsidP="00352812"/>
    <w:p w14:paraId="4A924096" w14:textId="77777777" w:rsidR="00352812" w:rsidRDefault="00352812" w:rsidP="00352812">
      <w:r>
        <w:t xml:space="preserve">Ce diagramme d’état s’applique au FRI. </w:t>
      </w:r>
    </w:p>
    <w:p w14:paraId="514865AF" w14:textId="77777777" w:rsidR="00DE0815" w:rsidRDefault="00DE0815" w:rsidP="00DE0815">
      <w:pPr>
        <w:keepNext/>
      </w:pPr>
      <w:r>
        <w:rPr>
          <w:noProof/>
          <w:lang w:eastAsia="fr-FR"/>
        </w:rPr>
        <w:lastRenderedPageBreak/>
        <w:drawing>
          <wp:inline distT="0" distB="0" distL="0" distR="0" wp14:anchorId="747D0C25" wp14:editId="2CECBC26">
            <wp:extent cx="4343309" cy="3066935"/>
            <wp:effectExtent l="0" t="0" r="635" b="698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 localite.png"/>
                    <pic:cNvPicPr/>
                  </pic:nvPicPr>
                  <pic:blipFill>
                    <a:blip r:embed="rId49">
                      <a:extLst>
                        <a:ext uri="{28A0092B-C50C-407E-A947-70E740481C1C}">
                          <a14:useLocalDpi xmlns:a14="http://schemas.microsoft.com/office/drawing/2010/main" val="0"/>
                        </a:ext>
                      </a:extLst>
                    </a:blip>
                    <a:stretch>
                      <a:fillRect/>
                    </a:stretch>
                  </pic:blipFill>
                  <pic:spPr>
                    <a:xfrm>
                      <a:off x="0" y="0"/>
                      <a:ext cx="4343309" cy="3066935"/>
                    </a:xfrm>
                    <a:prstGeom prst="rect">
                      <a:avLst/>
                    </a:prstGeom>
                    <a:extLst>
                      <a:ext uri="{FAA26D3D-D897-4be2-8F04-BA451C77F1D7}">
                        <ma14:placeholderFlag xmlns:ma14="http://schemas.microsoft.com/office/mac/drawingml/2011/main"/>
                      </a:ext>
                    </a:extLst>
                  </pic:spPr>
                </pic:pic>
              </a:graphicData>
            </a:graphic>
          </wp:inline>
        </w:drawing>
      </w:r>
    </w:p>
    <w:p w14:paraId="17157F14" w14:textId="7958AFE2" w:rsidR="00DE0815" w:rsidRDefault="00DE0815" w:rsidP="00DE0815">
      <w:pPr>
        <w:pStyle w:val="Lgende"/>
        <w:jc w:val="center"/>
      </w:pPr>
      <w:bookmarkStart w:id="206" w:name="_Toc290618228"/>
      <w:r>
        <w:t xml:space="preserve">Figure </w:t>
      </w:r>
      <w:fldSimple w:instr=" SEQ Figure \* ARABIC ">
        <w:r w:rsidR="00C7451A">
          <w:rPr>
            <w:noProof/>
          </w:rPr>
          <w:t>9</w:t>
        </w:r>
      </w:fldSimple>
      <w:r>
        <w:t xml:space="preserve"> Diagramme d’état de recherche de localités</w:t>
      </w:r>
      <w:bookmarkEnd w:id="206"/>
    </w:p>
    <w:p w14:paraId="2EB8D13F" w14:textId="77777777" w:rsidR="00DE0815" w:rsidRDefault="00DE0815" w:rsidP="00352812"/>
    <w:p w14:paraId="67C487F7" w14:textId="77777777" w:rsidR="00352812" w:rsidRPr="000C1806" w:rsidRDefault="00352812" w:rsidP="00352812">
      <w:r>
        <w:t>Les différents états du diagramme sont énoncés dans le tableau ci-dessous</w:t>
      </w:r>
    </w:p>
    <w:p w14:paraId="79A107E3" w14:textId="77777777" w:rsidR="00352812" w:rsidRDefault="00352812" w:rsidP="00352812"/>
    <w:p w14:paraId="03AEA025" w14:textId="77777777" w:rsidR="00352812" w:rsidRDefault="00352812" w:rsidP="00352812"/>
    <w:tbl>
      <w:tblPr>
        <w:tblStyle w:val="Grille"/>
        <w:tblW w:w="0" w:type="auto"/>
        <w:tblLook w:val="04A0" w:firstRow="1" w:lastRow="0" w:firstColumn="1" w:lastColumn="0" w:noHBand="0" w:noVBand="1"/>
      </w:tblPr>
      <w:tblGrid>
        <w:gridCol w:w="1809"/>
        <w:gridCol w:w="3686"/>
        <w:gridCol w:w="3717"/>
      </w:tblGrid>
      <w:tr w:rsidR="00352812" w14:paraId="0086A2CD" w14:textId="77777777" w:rsidTr="00352812">
        <w:tc>
          <w:tcPr>
            <w:tcW w:w="1809" w:type="dxa"/>
          </w:tcPr>
          <w:p w14:paraId="5D424EE2" w14:textId="77777777" w:rsidR="00352812" w:rsidRDefault="00352812" w:rsidP="00352812">
            <w:r>
              <w:t>Etat</w:t>
            </w:r>
          </w:p>
        </w:tc>
        <w:tc>
          <w:tcPr>
            <w:tcW w:w="3686" w:type="dxa"/>
          </w:tcPr>
          <w:p w14:paraId="53D90AB8" w14:textId="77777777" w:rsidR="00352812" w:rsidRDefault="00352812" w:rsidP="00352812">
            <w:r>
              <w:t>Condition d’entrée dans l’état </w:t>
            </w:r>
          </w:p>
        </w:tc>
        <w:tc>
          <w:tcPr>
            <w:tcW w:w="3717" w:type="dxa"/>
          </w:tcPr>
          <w:p w14:paraId="487D0DC9" w14:textId="77777777" w:rsidR="00352812" w:rsidRDefault="00352812" w:rsidP="00352812">
            <w:r>
              <w:t>Condition de sortie de l’état</w:t>
            </w:r>
          </w:p>
        </w:tc>
      </w:tr>
      <w:tr w:rsidR="00352812" w14:paraId="13FEEEC2" w14:textId="77777777" w:rsidTr="00352812">
        <w:tc>
          <w:tcPr>
            <w:tcW w:w="1809" w:type="dxa"/>
          </w:tcPr>
          <w:p w14:paraId="48205097" w14:textId="26B19A5E" w:rsidR="00352812" w:rsidRDefault="00352812" w:rsidP="00352812">
            <w:pPr>
              <w:jc w:val="left"/>
            </w:pPr>
            <w:r>
              <w:t>Etat 1 : Chercher localité</w:t>
            </w:r>
          </w:p>
        </w:tc>
        <w:tc>
          <w:tcPr>
            <w:tcW w:w="3686" w:type="dxa"/>
          </w:tcPr>
          <w:p w14:paraId="067BCF1C" w14:textId="77777777" w:rsidR="00352812" w:rsidRDefault="00352812" w:rsidP="00352812">
            <w:pPr>
              <w:jc w:val="left"/>
            </w:pPr>
            <w:r>
              <w:t>Le FRI reçoit une demande de recherche d’itinéraire</w:t>
            </w:r>
          </w:p>
          <w:p w14:paraId="1AC07A97" w14:textId="33309843" w:rsidR="00352812" w:rsidRDefault="00352812" w:rsidP="00352812">
            <w:pPr>
              <w:jc w:val="left"/>
            </w:pPr>
            <w:r>
              <w:t>Ou après une temporisation</w:t>
            </w:r>
          </w:p>
        </w:tc>
        <w:tc>
          <w:tcPr>
            <w:tcW w:w="3717" w:type="dxa"/>
          </w:tcPr>
          <w:p w14:paraId="652BA79A" w14:textId="0FA28510" w:rsidR="00352812" w:rsidRDefault="00352812" w:rsidP="00352812">
            <w:pPr>
              <w:jc w:val="left"/>
            </w:pPr>
            <w:r>
              <w:t>Soit le FRI renvoie les meilleures localités après un délai maximum de calcul,</w:t>
            </w:r>
          </w:p>
          <w:p w14:paraId="03F3A320" w14:textId="77777777" w:rsidR="00352812" w:rsidRDefault="00352812" w:rsidP="00352812">
            <w:pPr>
              <w:jc w:val="left"/>
            </w:pPr>
            <w:r>
              <w:t>Soit le FRI a eu le temps d’exécuter tout le traitement de cherche</w:t>
            </w:r>
          </w:p>
          <w:p w14:paraId="56C9BA5A" w14:textId="03612FFE" w:rsidR="00352812" w:rsidRDefault="00352812" w:rsidP="00352812">
            <w:pPr>
              <w:jc w:val="left"/>
            </w:pPr>
            <w:r>
              <w:t>Soit le FRI a reçu une demande d’annulation</w:t>
            </w:r>
          </w:p>
        </w:tc>
      </w:tr>
      <w:tr w:rsidR="00352812" w14:paraId="5A6F5F15" w14:textId="77777777" w:rsidTr="00352812">
        <w:tc>
          <w:tcPr>
            <w:tcW w:w="1809" w:type="dxa"/>
          </w:tcPr>
          <w:p w14:paraId="6920BA75" w14:textId="47008228" w:rsidR="00352812" w:rsidRDefault="00352812" w:rsidP="00352812">
            <w:pPr>
              <w:jc w:val="left"/>
            </w:pPr>
            <w:r>
              <w:t>Etat 2 : Annuler</w:t>
            </w:r>
          </w:p>
        </w:tc>
        <w:tc>
          <w:tcPr>
            <w:tcW w:w="3686" w:type="dxa"/>
          </w:tcPr>
          <w:p w14:paraId="279E02A8" w14:textId="18906180" w:rsidR="00352812" w:rsidRDefault="00352812" w:rsidP="00352812">
            <w:pPr>
              <w:jc w:val="left"/>
            </w:pPr>
            <w:r>
              <w:t>Le FRI reçoit une demande d’annulation</w:t>
            </w:r>
          </w:p>
        </w:tc>
        <w:tc>
          <w:tcPr>
            <w:tcW w:w="3717" w:type="dxa"/>
          </w:tcPr>
          <w:p w14:paraId="73D8ACF0" w14:textId="1BB3DFC3" w:rsidR="00352812" w:rsidRDefault="00352812" w:rsidP="00352812">
            <w:pPr>
              <w:jc w:val="left"/>
            </w:pPr>
            <w:r>
              <w:t>Le FRI a annulé la demande</w:t>
            </w:r>
          </w:p>
        </w:tc>
      </w:tr>
    </w:tbl>
    <w:p w14:paraId="5B45C408" w14:textId="77777777" w:rsidR="00B724D8" w:rsidRDefault="00B724D8" w:rsidP="007709BF"/>
    <w:p w14:paraId="0763E51E" w14:textId="77777777" w:rsidR="00352812" w:rsidRDefault="00352812" w:rsidP="00352812">
      <w:r>
        <w:t>Ci-dessous sont listées les contraintes qui s’appliquent aux données échangées à travers les interfaces du FRI ou du DRI.</w:t>
      </w:r>
    </w:p>
    <w:p w14:paraId="1E597390" w14:textId="77777777" w:rsidR="00352812" w:rsidRDefault="00352812" w:rsidP="00352812"/>
    <w:p w14:paraId="68B30F9C" w14:textId="4F5BD6E9" w:rsidR="00352812" w:rsidRDefault="00352812" w:rsidP="00352812">
      <w:r>
        <w:t>Le diagramme ne prend en compte que les demandes d’annulation qui référence l’identifiant de la demande de recherche de localité en cours, i.e. l’identifiant fourni par le FRI en retour de la demande de recherche de localité. Les autres demandes d’annulation n’ont aucun effet.</w:t>
      </w:r>
      <w:ins w:id="207" w:author="Marc Florisson" w:date="2015-05-29T09:42:00Z">
        <w:r w:rsidR="00B06E18">
          <w:t xml:space="preserve"> [C8] </w:t>
        </w:r>
      </w:ins>
    </w:p>
    <w:p w14:paraId="5ACED266" w14:textId="77777777" w:rsidR="007709BF" w:rsidRDefault="007709BF" w:rsidP="004A0CDC"/>
    <w:p w14:paraId="1D57ACEA" w14:textId="2128BA26" w:rsidR="00352812" w:rsidRDefault="00352812" w:rsidP="00352812">
      <w:r>
        <w:t xml:space="preserve">Lorsque le FRI appelle le service DRI de réception </w:t>
      </w:r>
      <w:r w:rsidR="00FF5575">
        <w:t>d’une liste de localités</w:t>
      </w:r>
      <w:r>
        <w:t>, le FRI fournit :</w:t>
      </w:r>
    </w:p>
    <w:p w14:paraId="47913FF5" w14:textId="74023CD8" w:rsidR="00352812" w:rsidRDefault="00352812" w:rsidP="007B392D">
      <w:pPr>
        <w:pStyle w:val="Paragraphedeliste"/>
        <w:numPr>
          <w:ilvl w:val="0"/>
          <w:numId w:val="27"/>
        </w:numPr>
      </w:pPr>
      <w:r>
        <w:t xml:space="preserve">un même identifiant de demande que celui en retour de la demande de recherche </w:t>
      </w:r>
      <w:r w:rsidR="00FF5575">
        <w:t xml:space="preserve">de localité </w:t>
      </w:r>
      <w:r>
        <w:t>[C</w:t>
      </w:r>
      <w:r w:rsidR="00FF5575">
        <w:t>9</w:t>
      </w:r>
      <w:r>
        <w:t>]</w:t>
      </w:r>
    </w:p>
    <w:p w14:paraId="4812D500" w14:textId="579C9174" w:rsidR="00352812" w:rsidRDefault="00FF5575" w:rsidP="007B392D">
      <w:pPr>
        <w:pStyle w:val="Paragraphedeliste"/>
        <w:numPr>
          <w:ilvl w:val="0"/>
          <w:numId w:val="27"/>
        </w:numPr>
      </w:pPr>
      <w:r>
        <w:t xml:space="preserve">la liste de localité </w:t>
      </w:r>
      <w:r w:rsidR="00352812">
        <w:t>dont il</w:t>
      </w:r>
      <w:r>
        <w:t xml:space="preserve"> est question correspond aux localités ayant obtenues les meilleures score durant le temps d’exécution de la recherche </w:t>
      </w:r>
      <w:r w:rsidR="00352812">
        <w:t>[C</w:t>
      </w:r>
      <w:r>
        <w:t>10</w:t>
      </w:r>
      <w:r w:rsidR="00352812">
        <w:t>]</w:t>
      </w:r>
    </w:p>
    <w:p w14:paraId="2EAC3EC0" w14:textId="77777777" w:rsidR="00DE0815" w:rsidRDefault="00DE0815" w:rsidP="00DE0815"/>
    <w:p w14:paraId="7C09E4C5" w14:textId="16616D18" w:rsidR="00DE0815" w:rsidRDefault="00DE0815" w:rsidP="00DE0815">
      <w:pPr>
        <w:pStyle w:val="Titre3"/>
      </w:pPr>
      <w:bookmarkStart w:id="208" w:name="_Toc290618198"/>
      <w:r>
        <w:t>Comportement dynamique de la demi-interface DRI</w:t>
      </w:r>
      <w:bookmarkEnd w:id="208"/>
    </w:p>
    <w:p w14:paraId="6B869841" w14:textId="77777777" w:rsidR="00DE0815" w:rsidRDefault="00DE0815" w:rsidP="00DE0815"/>
    <w:p w14:paraId="255A8972" w14:textId="7B189E76" w:rsidR="00352812" w:rsidRDefault="00DE0815" w:rsidP="004A0CDC">
      <w:r>
        <w:lastRenderedPageBreak/>
        <w:t>Aucune exigence ce porte sur le comportement de cette demi interface.</w:t>
      </w:r>
    </w:p>
    <w:p w14:paraId="0AB9E232" w14:textId="377F1963" w:rsidR="00364886" w:rsidRDefault="00364886" w:rsidP="00364886">
      <w:pPr>
        <w:pStyle w:val="Titre3"/>
      </w:pPr>
      <w:bookmarkStart w:id="209" w:name="_Toc290618199"/>
      <w:r>
        <w:t>Conditions de fonctionnement</w:t>
      </w:r>
      <w:bookmarkEnd w:id="209"/>
    </w:p>
    <w:p w14:paraId="55472447" w14:textId="75759F28" w:rsidR="00364886" w:rsidRDefault="00364886" w:rsidP="00364886">
      <w:r>
        <w:t>Pour que le FRI (l’aiguilleur) produise des résultats pertinents au DRI (le client du méta-système), il faut que la base des métadonnées soit à jour des offres de transport des SIM connectés.</w:t>
      </w:r>
    </w:p>
    <w:p w14:paraId="59920634" w14:textId="77777777" w:rsidR="00364886" w:rsidRDefault="00364886" w:rsidP="00364886"/>
    <w:p w14:paraId="7BCD6AC5" w14:textId="4B84F852" w:rsidR="00364886" w:rsidRDefault="00364886" w:rsidP="00364886">
      <w:r>
        <w:t>Comme les offres de transport sur le SIM évoluent dans le temps, les services de l’interface générique de SIM renvoient des réponses qui changent aussi dans le temps.</w:t>
      </w:r>
    </w:p>
    <w:p w14:paraId="4EB14B91" w14:textId="18DE60B4" w:rsidR="00364886" w:rsidRDefault="00364886" w:rsidP="00364886">
      <w:r>
        <w:t>Par exemple certains arrêts disparaissent et d’autres sont créés.</w:t>
      </w:r>
    </w:p>
    <w:p w14:paraId="06D79E3E" w14:textId="77777777" w:rsidR="00364886" w:rsidRDefault="00364886" w:rsidP="00364886"/>
    <w:p w14:paraId="29EB1D97" w14:textId="7600241D" w:rsidR="000868F6" w:rsidRDefault="00364886" w:rsidP="004A1B7D">
      <w:r>
        <w:t>Par conséquent, il faut que la base des métadonnées soit à jour des changements qui peuvent survenir sur les réponses fournies par l’interface générique de SIM (au niveau des services de collecte d’arrêts et de capacités du SIM) de chacun des SIM connectés.</w:t>
      </w:r>
    </w:p>
    <w:p w14:paraId="3BDB033F" w14:textId="6B0A76F8" w:rsidR="000868F6" w:rsidRDefault="000868F6" w:rsidP="000868F6">
      <w:pPr>
        <w:pStyle w:val="Titre2"/>
      </w:pPr>
      <w:bookmarkStart w:id="210" w:name="_Ref289531501"/>
      <w:bookmarkStart w:id="211" w:name="_Toc290618200"/>
      <w:r>
        <w:t xml:space="preserve">Interface </w:t>
      </w:r>
      <w:bookmarkEnd w:id="210"/>
      <w:r w:rsidR="0037396C">
        <w:t>langage de requêtes sur les métadonnées</w:t>
      </w:r>
      <w:bookmarkEnd w:id="211"/>
    </w:p>
    <w:p w14:paraId="1BB13A84" w14:textId="77777777" w:rsidR="00BF0A73" w:rsidRDefault="00BF0A73" w:rsidP="009A40BB"/>
    <w:p w14:paraId="24D5B68C" w14:textId="35C8EA62" w:rsidR="00BD125B" w:rsidRDefault="0037396C" w:rsidP="009A40BB">
      <w:r>
        <w:t xml:space="preserve">L’interface qu’expose la base de données fournit un langage de requêtes de lecture et écriture des métadonnées. </w:t>
      </w:r>
    </w:p>
    <w:p w14:paraId="2B0A8A71" w14:textId="74EE1C48" w:rsidR="00AE4BBB" w:rsidRDefault="00AE4BBB" w:rsidP="009A40BB"/>
    <w:p w14:paraId="77D1D817" w14:textId="77777777" w:rsidR="009B1219" w:rsidRDefault="009B1219" w:rsidP="009B1219">
      <w:pPr>
        <w:keepNext/>
      </w:pPr>
      <w:r>
        <w:rPr>
          <w:noProof/>
          <w:lang w:eastAsia="fr-FR"/>
        </w:rPr>
        <w:drawing>
          <wp:inline distT="0" distB="0" distL="0" distR="0" wp14:anchorId="7DCE7476" wp14:editId="5719CE00">
            <wp:extent cx="3404357" cy="201033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 composants aiguilleur base.png"/>
                    <pic:cNvPicPr/>
                  </pic:nvPicPr>
                  <pic:blipFill>
                    <a:blip r:embed="rId50">
                      <a:extLst>
                        <a:ext uri="{28A0092B-C50C-407E-A947-70E740481C1C}">
                          <a14:useLocalDpi xmlns:a14="http://schemas.microsoft.com/office/drawing/2010/main" val="0"/>
                        </a:ext>
                      </a:extLst>
                    </a:blip>
                    <a:stretch>
                      <a:fillRect/>
                    </a:stretch>
                  </pic:blipFill>
                  <pic:spPr>
                    <a:xfrm>
                      <a:off x="0" y="0"/>
                      <a:ext cx="3406953" cy="2011863"/>
                    </a:xfrm>
                    <a:prstGeom prst="rect">
                      <a:avLst/>
                    </a:prstGeom>
                  </pic:spPr>
                </pic:pic>
              </a:graphicData>
            </a:graphic>
          </wp:inline>
        </w:drawing>
      </w:r>
    </w:p>
    <w:p w14:paraId="1A688428" w14:textId="698A5C29" w:rsidR="001A7F70" w:rsidRDefault="009B1219" w:rsidP="009B1219">
      <w:pPr>
        <w:pStyle w:val="Lgende"/>
      </w:pPr>
      <w:bookmarkStart w:id="212" w:name="_Toc290618229"/>
      <w:r>
        <w:t xml:space="preserve">Figure </w:t>
      </w:r>
      <w:fldSimple w:instr=" SEQ Figure \* ARABIC ">
        <w:r w:rsidR="00C7451A">
          <w:rPr>
            <w:noProof/>
          </w:rPr>
          <w:t>10</w:t>
        </w:r>
      </w:fldSimple>
      <w:r>
        <w:t xml:space="preserve"> Diagramme de composant</w:t>
      </w:r>
      <w:r w:rsidR="0037396C">
        <w:t>s : interface langage de requêtes</w:t>
      </w:r>
      <w:bookmarkEnd w:id="212"/>
    </w:p>
    <w:p w14:paraId="62E9564D" w14:textId="77777777" w:rsidR="001A7F70" w:rsidRDefault="001A7F70" w:rsidP="009A40BB"/>
    <w:p w14:paraId="6701BF38" w14:textId="2217FF93" w:rsidR="00AE4BBB" w:rsidRDefault="001A7F70" w:rsidP="009A40BB">
      <w:r>
        <w:t>Au niveau de</w:t>
      </w:r>
      <w:r w:rsidR="00AE4BBB">
        <w:t xml:space="preserve"> </w:t>
      </w:r>
      <w:r>
        <w:t>l’implémentation</w:t>
      </w:r>
      <w:r w:rsidR="00AE4BBB">
        <w:t>, il existe une grande variété de base de données.</w:t>
      </w:r>
    </w:p>
    <w:p w14:paraId="755D3F08" w14:textId="6B4B94B7" w:rsidR="00AE4BBB" w:rsidRDefault="0037396C" w:rsidP="009A40BB">
      <w:r>
        <w:t>Par commodité nous suppos</w:t>
      </w:r>
      <w:r w:rsidR="00AE4BBB">
        <w:t>ons, dans la suite du document, que nous utilisons une base relationnelle dont l’interface d’accès définie par :</w:t>
      </w:r>
    </w:p>
    <w:p w14:paraId="37C11E1E" w14:textId="46E9E77F" w:rsidR="00AE4BBB" w:rsidRDefault="00AE4BBB" w:rsidP="007B392D">
      <w:pPr>
        <w:pStyle w:val="Paragraphedeliste"/>
        <w:numPr>
          <w:ilvl w:val="0"/>
          <w:numId w:val="29"/>
        </w:numPr>
      </w:pPr>
      <w:r>
        <w:t>le langage SQL</w:t>
      </w:r>
    </w:p>
    <w:p w14:paraId="1662CA22" w14:textId="66F12968" w:rsidR="00AE4BBB" w:rsidRDefault="00AE4BBB" w:rsidP="007B392D">
      <w:pPr>
        <w:pStyle w:val="Paragraphedeliste"/>
        <w:numPr>
          <w:ilvl w:val="0"/>
          <w:numId w:val="29"/>
        </w:numPr>
      </w:pPr>
      <w:r>
        <w:t>le schéma de la base</w:t>
      </w:r>
    </w:p>
    <w:p w14:paraId="00934EDE" w14:textId="77777777" w:rsidR="0037396C" w:rsidRDefault="0037396C" w:rsidP="0037396C"/>
    <w:p w14:paraId="08A214CC" w14:textId="77777777" w:rsidR="0037396C" w:rsidRDefault="0037396C" w:rsidP="0037396C">
      <w:r>
        <w:t>L’aiguilleur comme le système de synchronisation ont besoin d’accéder aux métadonnées :</w:t>
      </w:r>
    </w:p>
    <w:p w14:paraId="4D048098" w14:textId="77777777" w:rsidR="0037396C" w:rsidRDefault="0037396C" w:rsidP="007B392D">
      <w:pPr>
        <w:pStyle w:val="Paragraphedeliste"/>
        <w:numPr>
          <w:ilvl w:val="0"/>
          <w:numId w:val="31"/>
        </w:numPr>
      </w:pPr>
      <w:r>
        <w:t>l’aiguilleur lit les métadonnées pour traiter les requêtes de recherche d’itinéraire ou de localités (pour ce qui concerne les localités de type arrêt)</w:t>
      </w:r>
    </w:p>
    <w:p w14:paraId="40C620AF" w14:textId="77777777" w:rsidR="0037396C" w:rsidRDefault="0037396C" w:rsidP="007B392D">
      <w:pPr>
        <w:pStyle w:val="Paragraphedeliste"/>
        <w:numPr>
          <w:ilvl w:val="0"/>
          <w:numId w:val="31"/>
        </w:numPr>
      </w:pPr>
      <w:r>
        <w:t>le système de synchronisation lit les métadonnées et les modifie</w:t>
      </w:r>
    </w:p>
    <w:p w14:paraId="7A32C44F" w14:textId="77777777" w:rsidR="0037396C" w:rsidRDefault="0037396C" w:rsidP="0037396C"/>
    <w:p w14:paraId="6436742F" w14:textId="77777777" w:rsidR="00AE4BBB" w:rsidRDefault="00AE4BBB" w:rsidP="009A40BB"/>
    <w:p w14:paraId="4823A472" w14:textId="0DB45E8E" w:rsidR="001A7F70" w:rsidRDefault="001A7F70" w:rsidP="001A7F70">
      <w:pPr>
        <w:pStyle w:val="Titre3"/>
      </w:pPr>
      <w:bookmarkStart w:id="213" w:name="_Ref290012222"/>
      <w:bookmarkStart w:id="214" w:name="_Ref290012227"/>
      <w:bookmarkStart w:id="215" w:name="_Toc290618201"/>
      <w:commentRangeStart w:id="216"/>
      <w:r>
        <w:t>Le schéma de la base</w:t>
      </w:r>
      <w:bookmarkEnd w:id="213"/>
      <w:bookmarkEnd w:id="214"/>
      <w:bookmarkEnd w:id="215"/>
      <w:commentRangeEnd w:id="216"/>
      <w:r w:rsidR="00EF246B">
        <w:rPr>
          <w:rStyle w:val="Marquedannotation"/>
          <w:rFonts w:ascii="Calibri" w:eastAsiaTheme="minorHAnsi" w:hAnsi="Calibri" w:cs="Times New Roman"/>
          <w:bCs w:val="0"/>
          <w:color w:val="auto"/>
        </w:rPr>
        <w:commentReference w:id="216"/>
      </w:r>
    </w:p>
    <w:p w14:paraId="2BEFFEB2" w14:textId="77777777" w:rsidR="00AE4BBB" w:rsidRDefault="00AE4BBB" w:rsidP="009A40BB"/>
    <w:p w14:paraId="20160AF7" w14:textId="4B5E6E7F" w:rsidR="00BF0A73" w:rsidRDefault="009B1219" w:rsidP="009A40BB">
      <w:r>
        <w:t xml:space="preserve">Le schéma contient les </w:t>
      </w:r>
      <w:r w:rsidR="00322D2C">
        <w:t xml:space="preserve">seules </w:t>
      </w:r>
      <w:r>
        <w:t xml:space="preserve">données </w:t>
      </w:r>
      <w:r w:rsidR="00322D2C">
        <w:t xml:space="preserve">nécessaires et </w:t>
      </w:r>
      <w:r>
        <w:t>suffisantes pour réaliser l’ensemble de la  solution de manière opérationnelle.</w:t>
      </w:r>
    </w:p>
    <w:p w14:paraId="5D9B4FBF" w14:textId="6521D74E" w:rsidR="004062B7" w:rsidRDefault="004062B7" w:rsidP="009A40BB">
      <w:pPr>
        <w:rPr>
          <w:ins w:id="217" w:author="Marc Florisson" w:date="2015-05-29T15:06:00Z"/>
        </w:rPr>
      </w:pPr>
      <w:r>
        <w:lastRenderedPageBreak/>
        <w:t>S’agissant du service de recherche de localité, le schéma présenté ici ne permet de traiter que des localités de type « arrêt ». Le schéma doit être étendu pour traiter des localités de type POI ou adresse.</w:t>
      </w:r>
    </w:p>
    <w:p w14:paraId="45770FE2" w14:textId="77777777" w:rsidR="00341A34" w:rsidRDefault="00341A34" w:rsidP="009A40BB">
      <w:pPr>
        <w:rPr>
          <w:ins w:id="218" w:author="Marc Florisson" w:date="2015-05-29T15:06:00Z"/>
        </w:rPr>
      </w:pPr>
    </w:p>
    <w:p w14:paraId="03A92E2B" w14:textId="60F2778B" w:rsidR="00341A34" w:rsidRDefault="00341A34" w:rsidP="009A40BB">
      <w:pPr>
        <w:rPr>
          <w:ins w:id="219" w:author="Marc Florisson" w:date="2015-05-29T15:06:00Z"/>
        </w:rPr>
      </w:pPr>
      <w:ins w:id="220" w:author="Marc Florisson" w:date="2015-05-29T15:06:00Z">
        <w:r>
          <w:t xml:space="preserve">La figure ci-dessous </w:t>
        </w:r>
      </w:ins>
      <w:ins w:id="221" w:author="Marc Florisson" w:date="2015-05-29T15:07:00Z">
        <w:r>
          <w:t>re</w:t>
        </w:r>
      </w:ins>
      <w:ins w:id="222" w:author="Marc Florisson" w:date="2015-05-29T15:06:00Z">
        <w:r>
          <w:t>présente le modèle de la base des métadonnées</w:t>
        </w:r>
      </w:ins>
      <w:ins w:id="223" w:author="Marc Florisson" w:date="2015-05-29T15:07:00Z">
        <w:r>
          <w:t xml:space="preserve"> dont la définit</w:t>
        </w:r>
      </w:ins>
      <w:ins w:id="224" w:author="Marc Florisson" w:date="2015-05-29T15:08:00Z">
        <w:r>
          <w:t>i</w:t>
        </w:r>
      </w:ins>
      <w:ins w:id="225" w:author="Marc Florisson" w:date="2015-05-29T15:07:00Z">
        <w:r>
          <w:t xml:space="preserve">on en SQL est </w:t>
        </w:r>
      </w:ins>
      <w:ins w:id="226" w:author="Marc Florisson" w:date="2015-05-29T15:08:00Z">
        <w:r>
          <w:t xml:space="preserve">également </w:t>
        </w:r>
      </w:ins>
      <w:ins w:id="227" w:author="Marc Florisson" w:date="2015-05-29T15:07:00Z">
        <w:r>
          <w:t>disponible</w:t>
        </w:r>
      </w:ins>
      <w:ins w:id="228" w:author="Marc Florisson" w:date="2015-05-29T15:08:00Z">
        <w:r>
          <w:t>.</w:t>
        </w:r>
      </w:ins>
    </w:p>
    <w:p w14:paraId="01ED506D" w14:textId="77777777" w:rsidR="00341A34" w:rsidRDefault="00341A34" w:rsidP="009A40BB"/>
    <w:p w14:paraId="19F94782" w14:textId="77777777" w:rsidR="005714DE" w:rsidRDefault="005714DE" w:rsidP="005714DE">
      <w:pPr>
        <w:keepNext/>
      </w:pPr>
      <w:r>
        <w:rPr>
          <w:noProof/>
          <w:lang w:eastAsia="fr-FR"/>
        </w:rPr>
        <w:drawing>
          <wp:inline distT="0" distB="0" distL="0" distR="0" wp14:anchorId="2C4D0DFA" wp14:editId="338347E0">
            <wp:extent cx="2981798" cy="5143409"/>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ma metadonnees.png"/>
                    <pic:cNvPicPr/>
                  </pic:nvPicPr>
                  <pic:blipFill>
                    <a:blip r:embed="rId52">
                      <a:extLst>
                        <a:ext uri="{28A0092B-C50C-407E-A947-70E740481C1C}">
                          <a14:useLocalDpi xmlns:a14="http://schemas.microsoft.com/office/drawing/2010/main" val="0"/>
                        </a:ext>
                      </a:extLst>
                    </a:blip>
                    <a:stretch>
                      <a:fillRect/>
                    </a:stretch>
                  </pic:blipFill>
                  <pic:spPr>
                    <a:xfrm>
                      <a:off x="0" y="0"/>
                      <a:ext cx="2982088" cy="5143909"/>
                    </a:xfrm>
                    <a:prstGeom prst="rect">
                      <a:avLst/>
                    </a:prstGeom>
                  </pic:spPr>
                </pic:pic>
              </a:graphicData>
            </a:graphic>
          </wp:inline>
        </w:drawing>
      </w:r>
    </w:p>
    <w:p w14:paraId="36081D29" w14:textId="61082592" w:rsidR="009B1219" w:rsidRDefault="005714DE" w:rsidP="005714DE">
      <w:pPr>
        <w:pStyle w:val="Lgende"/>
      </w:pPr>
      <w:bookmarkStart w:id="229" w:name="_Toc290618230"/>
      <w:r>
        <w:t xml:space="preserve">Figure </w:t>
      </w:r>
      <w:fldSimple w:instr=" SEQ Figure \* ARABIC ">
        <w:r w:rsidR="00C7451A">
          <w:rPr>
            <w:noProof/>
          </w:rPr>
          <w:t>11</w:t>
        </w:r>
      </w:fldSimple>
      <w:r>
        <w:t xml:space="preserve"> Schéma de la base des métadonnées</w:t>
      </w:r>
      <w:bookmarkEnd w:id="229"/>
    </w:p>
    <w:p w14:paraId="53B62DF1" w14:textId="77777777" w:rsidR="002B5E9D" w:rsidRDefault="002B5E9D" w:rsidP="002B5E9D">
      <w:r>
        <w:t>Sur cette figure, la contrainte d’unicité correspond au symbole U rouge sur la colonne concernée.</w:t>
      </w:r>
    </w:p>
    <w:p w14:paraId="0F0D4860" w14:textId="65CFF58C" w:rsidR="002B5E9D" w:rsidRDefault="002B5E9D" w:rsidP="002B5E9D">
      <w:r>
        <w:t xml:space="preserve">Les colonnes qui peuvent éventuellement contenir des champs non définis </w:t>
      </w:r>
      <w:proofErr w:type="gramStart"/>
      <w:r>
        <w:t>sont</w:t>
      </w:r>
      <w:proofErr w:type="gramEnd"/>
      <w:r>
        <w:t xml:space="preserve"> </w:t>
      </w:r>
      <w:r w:rsidR="00322FC5">
        <w:t>repérées</w:t>
      </w:r>
      <w:r>
        <w:t xml:space="preserve"> par le symbole N blanc.</w:t>
      </w:r>
    </w:p>
    <w:p w14:paraId="7195FD27" w14:textId="77777777" w:rsidR="005714DE" w:rsidRDefault="005714DE" w:rsidP="009A40BB"/>
    <w:p w14:paraId="2FEA5D58" w14:textId="09E2DA47" w:rsidR="00322D2C" w:rsidRDefault="00322D2C" w:rsidP="009A40BB">
      <w:r>
        <w:t xml:space="preserve">Le schéma définit 3 tables : </w:t>
      </w:r>
    </w:p>
    <w:p w14:paraId="735B1FE0" w14:textId="2E0C2648" w:rsidR="00322D2C" w:rsidRDefault="00322D2C" w:rsidP="007B392D">
      <w:pPr>
        <w:pStyle w:val="Paragraphedeliste"/>
        <w:numPr>
          <w:ilvl w:val="0"/>
          <w:numId w:val="30"/>
        </w:numPr>
      </w:pPr>
      <w:proofErr w:type="spellStart"/>
      <w:r>
        <w:t>JourneyPlanners</w:t>
      </w:r>
      <w:proofErr w:type="spellEnd"/>
    </w:p>
    <w:p w14:paraId="5EDC79AF" w14:textId="2D97A7C6" w:rsidR="00322D2C" w:rsidRDefault="00322D2C" w:rsidP="007B392D">
      <w:pPr>
        <w:pStyle w:val="Paragraphedeliste"/>
        <w:numPr>
          <w:ilvl w:val="0"/>
          <w:numId w:val="30"/>
        </w:numPr>
      </w:pPr>
      <w:r>
        <w:t>Stops</w:t>
      </w:r>
    </w:p>
    <w:p w14:paraId="2E1D4B06" w14:textId="77B8D17B" w:rsidR="002B5E9D" w:rsidRDefault="00322D2C" w:rsidP="002B5E9D">
      <w:pPr>
        <w:pStyle w:val="Paragraphedeliste"/>
        <w:numPr>
          <w:ilvl w:val="0"/>
          <w:numId w:val="30"/>
        </w:numPr>
      </w:pPr>
      <w:r>
        <w:t>Transitions</w:t>
      </w:r>
    </w:p>
    <w:p w14:paraId="23255959" w14:textId="77777777" w:rsidR="00322D2C" w:rsidRDefault="00322D2C" w:rsidP="009A40BB"/>
    <w:tbl>
      <w:tblPr>
        <w:tblStyle w:val="Grille"/>
        <w:tblW w:w="0" w:type="auto"/>
        <w:tblLook w:val="04A0" w:firstRow="1" w:lastRow="0" w:firstColumn="1" w:lastColumn="0" w:noHBand="0" w:noVBand="1"/>
      </w:tblPr>
      <w:tblGrid>
        <w:gridCol w:w="2851"/>
        <w:gridCol w:w="3478"/>
        <w:gridCol w:w="2959"/>
      </w:tblGrid>
      <w:tr w:rsidR="000E016A" w14:paraId="266736A8" w14:textId="62C863CE" w:rsidTr="000E016A">
        <w:tc>
          <w:tcPr>
            <w:tcW w:w="9288" w:type="dxa"/>
            <w:gridSpan w:val="3"/>
          </w:tcPr>
          <w:p w14:paraId="595438F1" w14:textId="517D6AB5" w:rsidR="000E016A" w:rsidRDefault="000E016A" w:rsidP="006B4C2B">
            <w:proofErr w:type="spellStart"/>
            <w:r>
              <w:t>JourneyPlanners</w:t>
            </w:r>
            <w:proofErr w:type="spellEnd"/>
            <w:r>
              <w:t> </w:t>
            </w:r>
          </w:p>
          <w:p w14:paraId="0F1951CA" w14:textId="77777777" w:rsidR="000E016A" w:rsidRDefault="000E016A" w:rsidP="006B4C2B"/>
          <w:p w14:paraId="59637CDC" w14:textId="77777777" w:rsidR="000E016A" w:rsidRDefault="000E016A" w:rsidP="00512848">
            <w:r>
              <w:t>La table liste tous les SIM connectés au méta-système et fournit pour chacun toutes les informations nécessaires à l’utilisation de leur interface générique de SIM.</w:t>
            </w:r>
          </w:p>
          <w:p w14:paraId="179A4667" w14:textId="77777777" w:rsidR="009F4E2A" w:rsidRDefault="009F4E2A" w:rsidP="00512848"/>
          <w:p w14:paraId="090F3EE9" w14:textId="1150820A" w:rsidR="00DD4CFA" w:rsidRDefault="00DD4CFA" w:rsidP="00512848">
            <w:r>
              <w:t xml:space="preserve">Cette table est doit être initialisée avant la mise en service du système et avant </w:t>
            </w:r>
            <w:r w:rsidR="0088375E">
              <w:t xml:space="preserve">ajout </w:t>
            </w:r>
            <w:r>
              <w:t>d’un nouveau SIM</w:t>
            </w:r>
            <w:r w:rsidR="0088375E">
              <w:t xml:space="preserve"> à connecter (</w:t>
            </w:r>
            <w:ins w:id="230" w:author="casteran regis" w:date="2015-05-20T12:39:00Z">
              <w:r w:rsidR="00025983">
                <w:t>cf.</w:t>
              </w:r>
            </w:ins>
            <w:r w:rsidR="0088375E">
              <w:t xml:space="preserve"> </w:t>
            </w:r>
            <w:r w:rsidR="0088375E">
              <w:fldChar w:fldCharType="begin"/>
            </w:r>
            <w:r w:rsidR="0088375E">
              <w:instrText xml:space="preserve"> REF _Ref290568081 \r \h </w:instrText>
            </w:r>
            <w:r w:rsidR="0088375E">
              <w:fldChar w:fldCharType="separate"/>
            </w:r>
            <w:r w:rsidR="0088375E">
              <w:t>5.2.3</w:t>
            </w:r>
            <w:r w:rsidR="0088375E">
              <w:fldChar w:fldCharType="end"/>
            </w:r>
            <w:r w:rsidR="0088375E">
              <w:t xml:space="preserve"> </w:t>
            </w:r>
            <w:r w:rsidR="0088375E">
              <w:fldChar w:fldCharType="begin"/>
            </w:r>
            <w:r w:rsidR="0088375E">
              <w:instrText xml:space="preserve"> REF _Ref290568081 \h </w:instrText>
            </w:r>
            <w:r w:rsidR="0088375E">
              <w:fldChar w:fldCharType="separate"/>
            </w:r>
            <w:r w:rsidR="0088375E">
              <w:t>Contraintes de mise en fonctionnement</w:t>
            </w:r>
            <w:r w:rsidR="0088375E">
              <w:fldChar w:fldCharType="end"/>
            </w:r>
            <w:r w:rsidR="0088375E">
              <w:t>)</w:t>
            </w:r>
            <w:r>
              <w:t>.</w:t>
            </w:r>
          </w:p>
          <w:p w14:paraId="58B9F2E4" w14:textId="2A217A85" w:rsidR="000E016A" w:rsidRDefault="009F4E2A" w:rsidP="00512848">
            <w:r>
              <w:t xml:space="preserve">Le composant de synchronisation des métadonnées est chargé de la mise à jour </w:t>
            </w:r>
            <w:r w:rsidR="00DD4CFA">
              <w:t>de certaines propriétés des SIM</w:t>
            </w:r>
            <w:r w:rsidR="0088375E">
              <w:t xml:space="preserve">, ces propriétés proviennent </w:t>
            </w:r>
            <w:r w:rsidR="000E016A">
              <w:t>de l’interface générique de SIM.</w:t>
            </w:r>
          </w:p>
          <w:p w14:paraId="3CA9C81A" w14:textId="77777777" w:rsidR="000E016A" w:rsidRDefault="000E016A" w:rsidP="006B4C2B"/>
        </w:tc>
      </w:tr>
      <w:tr w:rsidR="000E016A" w14:paraId="356D7924" w14:textId="586E675C" w:rsidTr="000E016A">
        <w:tc>
          <w:tcPr>
            <w:tcW w:w="2851" w:type="dxa"/>
          </w:tcPr>
          <w:p w14:paraId="60A89030" w14:textId="53DA2D04" w:rsidR="000E016A" w:rsidRDefault="000E016A" w:rsidP="009A40BB">
            <w:r>
              <w:lastRenderedPageBreak/>
              <w:t>Nom de colonne</w:t>
            </w:r>
          </w:p>
        </w:tc>
        <w:tc>
          <w:tcPr>
            <w:tcW w:w="3478" w:type="dxa"/>
          </w:tcPr>
          <w:p w14:paraId="3DB07461" w14:textId="73FDDBCD" w:rsidR="000E016A" w:rsidRDefault="000E016A" w:rsidP="00CC69CA">
            <w:r>
              <w:t>Contenu</w:t>
            </w:r>
          </w:p>
        </w:tc>
        <w:tc>
          <w:tcPr>
            <w:tcW w:w="2959" w:type="dxa"/>
          </w:tcPr>
          <w:p w14:paraId="1E800D10" w14:textId="3F31F703" w:rsidR="000E016A" w:rsidRDefault="000E016A" w:rsidP="00CC69CA">
            <w:r>
              <w:t>Correspondance avec la réponse du service de « collecte des arrêts » de l’interface générique de SIM</w:t>
            </w:r>
          </w:p>
        </w:tc>
      </w:tr>
      <w:tr w:rsidR="000E016A" w14:paraId="1A9B45FD" w14:textId="3181F415" w:rsidTr="000E016A">
        <w:tc>
          <w:tcPr>
            <w:tcW w:w="2851" w:type="dxa"/>
          </w:tcPr>
          <w:p w14:paraId="4E786B82" w14:textId="14968060" w:rsidR="000E016A" w:rsidRDefault="000E016A" w:rsidP="009A40BB">
            <w:r>
              <w:t>id</w:t>
            </w:r>
          </w:p>
        </w:tc>
        <w:tc>
          <w:tcPr>
            <w:tcW w:w="3478" w:type="dxa"/>
          </w:tcPr>
          <w:p w14:paraId="7CC131AA" w14:textId="6CC7A628" w:rsidR="000E016A" w:rsidRDefault="000E016A" w:rsidP="009A40BB">
            <w:r>
              <w:t>Identifiant du SIM</w:t>
            </w:r>
          </w:p>
        </w:tc>
        <w:tc>
          <w:tcPr>
            <w:tcW w:w="2959" w:type="dxa"/>
          </w:tcPr>
          <w:p w14:paraId="617D983A" w14:textId="6C397A03" w:rsidR="000E016A" w:rsidRDefault="000E016A" w:rsidP="009A40BB">
            <w:r>
              <w:t>Aucune</w:t>
            </w:r>
          </w:p>
        </w:tc>
      </w:tr>
      <w:tr w:rsidR="000E016A" w14:paraId="5E707F63" w14:textId="2A45D7AB" w:rsidTr="000E016A">
        <w:tc>
          <w:tcPr>
            <w:tcW w:w="2851" w:type="dxa"/>
          </w:tcPr>
          <w:p w14:paraId="1E57A6E6" w14:textId="423E5114" w:rsidR="000E016A" w:rsidRDefault="000E016A" w:rsidP="009A40BB">
            <w:proofErr w:type="spellStart"/>
            <w:r>
              <w:t>name</w:t>
            </w:r>
            <w:proofErr w:type="spellEnd"/>
          </w:p>
        </w:tc>
        <w:tc>
          <w:tcPr>
            <w:tcW w:w="3478" w:type="dxa"/>
          </w:tcPr>
          <w:p w14:paraId="23AA7C55" w14:textId="6BB9528A" w:rsidR="000E016A" w:rsidRDefault="000E016A" w:rsidP="009A40BB">
            <w:r>
              <w:t>Nom du SIM</w:t>
            </w:r>
          </w:p>
        </w:tc>
        <w:tc>
          <w:tcPr>
            <w:tcW w:w="2959" w:type="dxa"/>
          </w:tcPr>
          <w:p w14:paraId="546F727E" w14:textId="740AAD8A" w:rsidR="000E016A" w:rsidRDefault="000E016A" w:rsidP="009A40BB">
            <w:r>
              <w:t>Aucune</w:t>
            </w:r>
          </w:p>
        </w:tc>
      </w:tr>
      <w:tr w:rsidR="000E016A" w14:paraId="6754475A" w14:textId="52882E87" w:rsidTr="000E016A">
        <w:tc>
          <w:tcPr>
            <w:tcW w:w="2851" w:type="dxa"/>
          </w:tcPr>
          <w:p w14:paraId="7CE148F3" w14:textId="3FA07603" w:rsidR="000E016A" w:rsidRDefault="000E016A" w:rsidP="009A40BB">
            <w:proofErr w:type="spellStart"/>
            <w:r>
              <w:t>api_url</w:t>
            </w:r>
            <w:proofErr w:type="spellEnd"/>
          </w:p>
        </w:tc>
        <w:tc>
          <w:tcPr>
            <w:tcW w:w="3478" w:type="dxa"/>
          </w:tcPr>
          <w:p w14:paraId="69B8885D" w14:textId="09DC30ED" w:rsidR="000E016A" w:rsidRDefault="000E016A" w:rsidP="00CC69CA">
            <w:r>
              <w:t>URL d’accès à l’interface générique du SIM</w:t>
            </w:r>
          </w:p>
        </w:tc>
        <w:tc>
          <w:tcPr>
            <w:tcW w:w="2959" w:type="dxa"/>
          </w:tcPr>
          <w:p w14:paraId="4D6DDA51" w14:textId="58B07FFE" w:rsidR="000E016A" w:rsidRDefault="000E016A" w:rsidP="00CC69CA">
            <w:r>
              <w:t>Aucune</w:t>
            </w:r>
          </w:p>
        </w:tc>
      </w:tr>
      <w:tr w:rsidR="000E016A" w14:paraId="3B3F51D6" w14:textId="0A5D3723" w:rsidTr="000E016A">
        <w:tc>
          <w:tcPr>
            <w:tcW w:w="2851" w:type="dxa"/>
          </w:tcPr>
          <w:p w14:paraId="06B02FB3" w14:textId="5F4DB3C9" w:rsidR="000E016A" w:rsidRDefault="000E016A" w:rsidP="009A40BB">
            <w:proofErr w:type="spellStart"/>
            <w:r>
              <w:t>api_key</w:t>
            </w:r>
            <w:proofErr w:type="spellEnd"/>
          </w:p>
        </w:tc>
        <w:tc>
          <w:tcPr>
            <w:tcW w:w="3478" w:type="dxa"/>
          </w:tcPr>
          <w:p w14:paraId="30229F20" w14:textId="42F70EFF" w:rsidR="000E016A" w:rsidRDefault="000E016A" w:rsidP="00CC69CA">
            <w:r>
              <w:t>Clé d’accès à l’interface générique du SIM</w:t>
            </w:r>
          </w:p>
        </w:tc>
        <w:tc>
          <w:tcPr>
            <w:tcW w:w="2959" w:type="dxa"/>
          </w:tcPr>
          <w:p w14:paraId="3518E7CC" w14:textId="062B0CAB" w:rsidR="000E016A" w:rsidRDefault="000E016A" w:rsidP="00CC69CA">
            <w:r>
              <w:t>Aucune</w:t>
            </w:r>
          </w:p>
        </w:tc>
      </w:tr>
      <w:tr w:rsidR="000E016A" w14:paraId="0CE83A3E" w14:textId="17814BC9" w:rsidTr="000E016A">
        <w:tc>
          <w:tcPr>
            <w:tcW w:w="2851" w:type="dxa"/>
          </w:tcPr>
          <w:p w14:paraId="0F56B627" w14:textId="1B071279" w:rsidR="000E016A" w:rsidRDefault="000E016A" w:rsidP="009A40BB">
            <w:proofErr w:type="spellStart"/>
            <w:r>
              <w:t>geo_position_capablility</w:t>
            </w:r>
            <w:proofErr w:type="spellEnd"/>
          </w:p>
        </w:tc>
        <w:tc>
          <w:tcPr>
            <w:tcW w:w="3478" w:type="dxa"/>
          </w:tcPr>
          <w:p w14:paraId="0C96B69C" w14:textId="795C6A85" w:rsidR="000E016A" w:rsidRDefault="000E016A" w:rsidP="00CC69CA">
            <w:r>
              <w:t>Capacité du SIM à traiter des localités de type adresse au niveau de l’interface générique de SIM</w:t>
            </w:r>
          </w:p>
        </w:tc>
        <w:tc>
          <w:tcPr>
            <w:tcW w:w="2959" w:type="dxa"/>
          </w:tcPr>
          <w:p w14:paraId="56452D38" w14:textId="01639F85" w:rsidR="000E016A" w:rsidRDefault="000E016A" w:rsidP="00CC69CA">
            <w:r>
              <w:t xml:space="preserve">Elément </w:t>
            </w:r>
            <w:proofErr w:type="spellStart"/>
            <w:r>
              <w:t>GeographicPositionCompliant</w:t>
            </w:r>
            <w:proofErr w:type="spellEnd"/>
          </w:p>
        </w:tc>
      </w:tr>
      <w:tr w:rsidR="000E016A" w14:paraId="050C62AF" w14:textId="36E496F5" w:rsidTr="000E016A">
        <w:tc>
          <w:tcPr>
            <w:tcW w:w="2851" w:type="dxa"/>
          </w:tcPr>
          <w:p w14:paraId="32855055" w14:textId="696F63DB" w:rsidR="000E016A" w:rsidRDefault="000E016A" w:rsidP="009A40BB">
            <w:proofErr w:type="spellStart"/>
            <w:r>
              <w:t>poi_capablility</w:t>
            </w:r>
            <w:proofErr w:type="spellEnd"/>
          </w:p>
        </w:tc>
        <w:tc>
          <w:tcPr>
            <w:tcW w:w="3478" w:type="dxa"/>
          </w:tcPr>
          <w:p w14:paraId="3F679D5A" w14:textId="7156A5FE" w:rsidR="000E016A" w:rsidRDefault="000E016A" w:rsidP="00CC69CA">
            <w:r>
              <w:t>Capacité du SIM à traiter des localités de type POI au niveau de l’interface générique de SIM</w:t>
            </w:r>
          </w:p>
        </w:tc>
        <w:tc>
          <w:tcPr>
            <w:tcW w:w="2959" w:type="dxa"/>
          </w:tcPr>
          <w:p w14:paraId="7A801821" w14:textId="2E6043F4" w:rsidR="000E016A" w:rsidRDefault="000E016A" w:rsidP="00CC69CA">
            <w:r>
              <w:t>Aucune</w:t>
            </w:r>
          </w:p>
        </w:tc>
      </w:tr>
      <w:tr w:rsidR="000E016A" w14:paraId="4FDBDD2B" w14:textId="1F2AB61B" w:rsidTr="000E016A">
        <w:tc>
          <w:tcPr>
            <w:tcW w:w="2851" w:type="dxa"/>
          </w:tcPr>
          <w:p w14:paraId="35DF0950" w14:textId="242AEE85" w:rsidR="000E016A" w:rsidRDefault="000E016A" w:rsidP="009A40BB">
            <w:proofErr w:type="spellStart"/>
            <w:r>
              <w:t>stop_capablility</w:t>
            </w:r>
            <w:proofErr w:type="spellEnd"/>
          </w:p>
        </w:tc>
        <w:tc>
          <w:tcPr>
            <w:tcW w:w="3478" w:type="dxa"/>
          </w:tcPr>
          <w:p w14:paraId="48751CBA" w14:textId="1E0D37DD" w:rsidR="000E016A" w:rsidRDefault="000E016A" w:rsidP="00CC69CA">
            <w:r>
              <w:t>Capacité du SIM à traiter des localités de type arrêt au niveau de l’interface générique de SIM</w:t>
            </w:r>
          </w:p>
        </w:tc>
        <w:tc>
          <w:tcPr>
            <w:tcW w:w="2959" w:type="dxa"/>
          </w:tcPr>
          <w:p w14:paraId="4498F70F" w14:textId="3E1BA229" w:rsidR="000E016A" w:rsidRDefault="000E016A" w:rsidP="00CC69CA">
            <w:r>
              <w:t>Aucune</w:t>
            </w:r>
          </w:p>
        </w:tc>
      </w:tr>
      <w:tr w:rsidR="000E016A" w14:paraId="59BD9742" w14:textId="3B4ADEB4" w:rsidTr="000E016A">
        <w:tc>
          <w:tcPr>
            <w:tcW w:w="2851" w:type="dxa"/>
          </w:tcPr>
          <w:p w14:paraId="311CC1FF" w14:textId="7C24E110" w:rsidR="000E016A" w:rsidRPr="00CC69CA" w:rsidRDefault="000E016A" w:rsidP="009A40BB">
            <w:proofErr w:type="spellStart"/>
            <w:r w:rsidRPr="00CC69CA">
              <w:t>multi_start_arrival_capability</w:t>
            </w:r>
            <w:proofErr w:type="spellEnd"/>
          </w:p>
        </w:tc>
        <w:tc>
          <w:tcPr>
            <w:tcW w:w="3478" w:type="dxa"/>
          </w:tcPr>
          <w:p w14:paraId="374B2B01" w14:textId="5899617E" w:rsidR="000E016A" w:rsidRDefault="000E016A" w:rsidP="00EF246B">
            <w:r>
              <w:t xml:space="preserve">Quantité maximum de départ ou </w:t>
            </w:r>
            <w:ins w:id="231" w:author="casteran regis" w:date="2015-05-25T21:42:00Z">
              <w:r w:rsidR="00EF246B">
                <w:t xml:space="preserve">d’arrivée </w:t>
              </w:r>
            </w:ins>
            <w:r>
              <w:t>que le SIM sait gérer dans l’interface générique de SIM</w:t>
            </w:r>
          </w:p>
        </w:tc>
        <w:tc>
          <w:tcPr>
            <w:tcW w:w="2959" w:type="dxa"/>
          </w:tcPr>
          <w:p w14:paraId="424E7A94" w14:textId="383C87D7" w:rsidR="000E016A" w:rsidRDefault="000E016A" w:rsidP="00CC69CA">
            <w:r>
              <w:t xml:space="preserve">élément </w:t>
            </w:r>
            <w:proofErr w:type="spellStart"/>
            <w:r>
              <w:t>MultipleStartAndArrivals</w:t>
            </w:r>
            <w:proofErr w:type="spellEnd"/>
          </w:p>
        </w:tc>
      </w:tr>
    </w:tbl>
    <w:p w14:paraId="63273B0F" w14:textId="77777777" w:rsidR="00322D2C" w:rsidRDefault="00322D2C" w:rsidP="009A40BB"/>
    <w:tbl>
      <w:tblPr>
        <w:tblStyle w:val="Grille"/>
        <w:tblW w:w="0" w:type="auto"/>
        <w:tblLook w:val="04A0" w:firstRow="1" w:lastRow="0" w:firstColumn="1" w:lastColumn="0" w:noHBand="0" w:noVBand="1"/>
      </w:tblPr>
      <w:tblGrid>
        <w:gridCol w:w="2277"/>
        <w:gridCol w:w="3820"/>
        <w:gridCol w:w="3191"/>
      </w:tblGrid>
      <w:tr w:rsidR="00253A90" w14:paraId="31D6742E" w14:textId="4670608F" w:rsidTr="00253A90">
        <w:tc>
          <w:tcPr>
            <w:tcW w:w="9288" w:type="dxa"/>
            <w:gridSpan w:val="3"/>
          </w:tcPr>
          <w:p w14:paraId="18C716A5" w14:textId="6C2929E9" w:rsidR="00253A90" w:rsidRDefault="00253A90" w:rsidP="009A40BB">
            <w:r>
              <w:t>Stops</w:t>
            </w:r>
          </w:p>
          <w:p w14:paraId="28BC881E" w14:textId="77777777" w:rsidR="00253A90" w:rsidRDefault="00253A90" w:rsidP="009A40BB"/>
          <w:p w14:paraId="48C19363" w14:textId="77777777" w:rsidR="009F4E2A" w:rsidRDefault="00253A90" w:rsidP="009A40BB">
            <w:r>
              <w:t xml:space="preserve">La table liste tous les arrêts des SIM connectés au méta-système. </w:t>
            </w:r>
          </w:p>
          <w:p w14:paraId="455BDE28" w14:textId="70667DD8" w:rsidR="009F4E2A" w:rsidRDefault="009F4E2A" w:rsidP="009A40BB">
            <w:r>
              <w:t>C’est le composant de synchronisation des métadonnées qui est chargé de remplir cette table.</w:t>
            </w:r>
          </w:p>
          <w:p w14:paraId="26F6B517" w14:textId="77777777" w:rsidR="009F4E2A" w:rsidRDefault="009F4E2A" w:rsidP="009A40BB"/>
          <w:p w14:paraId="63BEA802" w14:textId="0F3E10E4" w:rsidR="00253A90" w:rsidRDefault="00253A90" w:rsidP="009A40BB">
            <w:r>
              <w:t>Excepté la clé primaire (id) et la clé étrangère (</w:t>
            </w:r>
            <w:proofErr w:type="spellStart"/>
            <w:r>
              <w:t>journey_planner_id</w:t>
            </w:r>
            <w:proofErr w:type="spellEnd"/>
            <w:r>
              <w:t>), toutes les données de cette table sont toutes issues de l’interface générique de SIM</w:t>
            </w:r>
            <w:r w:rsidR="007E5B0E">
              <w:t>, et plus précisément de la structure de sortie du service de collecte d’arrêt (</w:t>
            </w:r>
            <w:ins w:id="232" w:author="casteran regis" w:date="2015-05-20T12:39:00Z">
              <w:r w:rsidR="00025983">
                <w:t>cf.</w:t>
              </w:r>
            </w:ins>
            <w:r w:rsidR="007E5B0E">
              <w:t xml:space="preserve"> § </w:t>
            </w:r>
            <w:r w:rsidR="007E5B0E">
              <w:fldChar w:fldCharType="begin"/>
            </w:r>
            <w:r w:rsidR="007E5B0E">
              <w:instrText xml:space="preserve"> REF _Ref290011988 \r \h </w:instrText>
            </w:r>
            <w:r w:rsidR="007E5B0E">
              <w:fldChar w:fldCharType="separate"/>
            </w:r>
            <w:r w:rsidR="007E5B0E">
              <w:t>5.3.4.2</w:t>
            </w:r>
            <w:r w:rsidR="007E5B0E">
              <w:fldChar w:fldCharType="end"/>
            </w:r>
            <w:r>
              <w:t>.</w:t>
            </w:r>
            <w:r w:rsidR="007E5B0E">
              <w:t xml:space="preserve"> </w:t>
            </w:r>
            <w:r w:rsidR="007E5B0E">
              <w:fldChar w:fldCharType="begin"/>
            </w:r>
            <w:r w:rsidR="007E5B0E">
              <w:instrText xml:space="preserve"> REF _Ref290011988 \h </w:instrText>
            </w:r>
            <w:r w:rsidR="007E5B0E">
              <w:fldChar w:fldCharType="separate"/>
            </w:r>
            <w:r w:rsidR="007E5B0E">
              <w:t>La structure de donnée en sortie</w:t>
            </w:r>
            <w:r w:rsidR="007E5B0E">
              <w:fldChar w:fldCharType="end"/>
            </w:r>
            <w:r w:rsidR="007E5B0E">
              <w:t>)</w:t>
            </w:r>
            <w:r w:rsidR="009F4E2A">
              <w:t>.</w:t>
            </w:r>
          </w:p>
          <w:p w14:paraId="5E7290C8" w14:textId="143823C9" w:rsidR="009F4E2A" w:rsidRDefault="009F4E2A" w:rsidP="009A40BB"/>
          <w:p w14:paraId="60353426" w14:textId="77777777" w:rsidR="00253A90" w:rsidRDefault="00253A90" w:rsidP="009A40BB"/>
        </w:tc>
      </w:tr>
      <w:tr w:rsidR="00253A90" w14:paraId="085CF0BD" w14:textId="741E8CB7" w:rsidTr="000E016A">
        <w:tc>
          <w:tcPr>
            <w:tcW w:w="2277" w:type="dxa"/>
          </w:tcPr>
          <w:p w14:paraId="4D6C0FC5" w14:textId="16271E7D" w:rsidR="00253A90" w:rsidRDefault="00253A90" w:rsidP="009A40BB">
            <w:commentRangeStart w:id="233"/>
            <w:r>
              <w:t>Nom de colonne</w:t>
            </w:r>
          </w:p>
        </w:tc>
        <w:tc>
          <w:tcPr>
            <w:tcW w:w="3820" w:type="dxa"/>
          </w:tcPr>
          <w:p w14:paraId="45A5E55D" w14:textId="75C9655F" w:rsidR="00253A90" w:rsidRDefault="00253A90" w:rsidP="00CC69CA">
            <w:r>
              <w:t>Contenu</w:t>
            </w:r>
          </w:p>
        </w:tc>
        <w:tc>
          <w:tcPr>
            <w:tcW w:w="3191" w:type="dxa"/>
          </w:tcPr>
          <w:p w14:paraId="53092C6F" w14:textId="2186F378" w:rsidR="00253A90" w:rsidRDefault="00253A90" w:rsidP="00CC69CA">
            <w:r>
              <w:t xml:space="preserve">Correspondance avec </w:t>
            </w:r>
            <w:r w:rsidR="000E016A">
              <w:t xml:space="preserve">la réponse du service de « capacités du SIM » de </w:t>
            </w:r>
            <w:r>
              <w:t>l’interface générique de SIM</w:t>
            </w:r>
            <w:commentRangeEnd w:id="233"/>
            <w:r w:rsidR="00EF246B">
              <w:rPr>
                <w:rStyle w:val="Marquedannotation"/>
              </w:rPr>
              <w:commentReference w:id="233"/>
            </w:r>
          </w:p>
        </w:tc>
      </w:tr>
      <w:tr w:rsidR="00253A90" w14:paraId="65B6D5C2" w14:textId="21FA8427" w:rsidTr="000E016A">
        <w:tc>
          <w:tcPr>
            <w:tcW w:w="2277" w:type="dxa"/>
          </w:tcPr>
          <w:p w14:paraId="0B33D2AB" w14:textId="2A2C90D0" w:rsidR="00253A90" w:rsidRDefault="00253A90" w:rsidP="009A40BB">
            <w:r>
              <w:t>id</w:t>
            </w:r>
          </w:p>
        </w:tc>
        <w:tc>
          <w:tcPr>
            <w:tcW w:w="3820" w:type="dxa"/>
          </w:tcPr>
          <w:p w14:paraId="5E25A84F" w14:textId="489898F1" w:rsidR="00253A90" w:rsidRDefault="00253A90" w:rsidP="00CC69CA">
            <w:r>
              <w:t>Identifiant de l’arrêt</w:t>
            </w:r>
          </w:p>
        </w:tc>
        <w:tc>
          <w:tcPr>
            <w:tcW w:w="3191" w:type="dxa"/>
          </w:tcPr>
          <w:p w14:paraId="22ACA03D" w14:textId="44855DD6" w:rsidR="00253A90" w:rsidRDefault="00253A90" w:rsidP="00CC69CA">
            <w:r>
              <w:t>Aucune</w:t>
            </w:r>
          </w:p>
        </w:tc>
      </w:tr>
      <w:tr w:rsidR="00253A90" w14:paraId="2AEAD560" w14:textId="538C165B" w:rsidTr="000E016A">
        <w:tc>
          <w:tcPr>
            <w:tcW w:w="2277" w:type="dxa"/>
          </w:tcPr>
          <w:p w14:paraId="3233655E" w14:textId="0FC90453" w:rsidR="00253A90" w:rsidRDefault="00253A90" w:rsidP="009A40BB">
            <w:proofErr w:type="spellStart"/>
            <w:r>
              <w:t>journey_planner_id</w:t>
            </w:r>
            <w:proofErr w:type="spellEnd"/>
          </w:p>
        </w:tc>
        <w:tc>
          <w:tcPr>
            <w:tcW w:w="3820" w:type="dxa"/>
          </w:tcPr>
          <w:p w14:paraId="78C4A495" w14:textId="5ACF11B5" w:rsidR="00253A90" w:rsidRDefault="00253A90" w:rsidP="009A40BB">
            <w:r>
              <w:t>Référence le SIM auquel appartient l’arrêt</w:t>
            </w:r>
          </w:p>
        </w:tc>
        <w:tc>
          <w:tcPr>
            <w:tcW w:w="3191" w:type="dxa"/>
          </w:tcPr>
          <w:p w14:paraId="404284DD" w14:textId="05E925F7" w:rsidR="00253A90" w:rsidRDefault="00253A90" w:rsidP="009A40BB">
            <w:r>
              <w:t>Aucune</w:t>
            </w:r>
          </w:p>
        </w:tc>
      </w:tr>
      <w:tr w:rsidR="00253A90" w14:paraId="4676BDBE" w14:textId="52EFEA06" w:rsidTr="000E016A">
        <w:tc>
          <w:tcPr>
            <w:tcW w:w="2277" w:type="dxa"/>
          </w:tcPr>
          <w:p w14:paraId="0E08976C" w14:textId="00E8B74B" w:rsidR="00253A90" w:rsidRDefault="00253A90" w:rsidP="009A40BB">
            <w:proofErr w:type="spellStart"/>
            <w:r>
              <w:t>registration_number</w:t>
            </w:r>
            <w:proofErr w:type="spellEnd"/>
          </w:p>
        </w:tc>
        <w:tc>
          <w:tcPr>
            <w:tcW w:w="3820" w:type="dxa"/>
          </w:tcPr>
          <w:p w14:paraId="7AA5D203" w14:textId="7C05FA6C" w:rsidR="00253A90" w:rsidRDefault="00253A90" w:rsidP="00253A90">
            <w:r>
              <w:t>Identifiant de l’arrêt relatif au SIM dont il est issu</w:t>
            </w:r>
          </w:p>
        </w:tc>
        <w:tc>
          <w:tcPr>
            <w:tcW w:w="3191" w:type="dxa"/>
          </w:tcPr>
          <w:p w14:paraId="58F1DCEB" w14:textId="753C4D05" w:rsidR="00253A90" w:rsidRDefault="00253A90" w:rsidP="00AC7918">
            <w:r>
              <w:t xml:space="preserve">élément </w:t>
            </w:r>
            <w:proofErr w:type="spellStart"/>
            <w:r>
              <w:t>PrivateCode</w:t>
            </w:r>
            <w:proofErr w:type="spellEnd"/>
            <w:r>
              <w:t xml:space="preserve"> de </w:t>
            </w:r>
            <w:proofErr w:type="spellStart"/>
            <w:r>
              <w:t>Quay</w:t>
            </w:r>
            <w:proofErr w:type="spellEnd"/>
          </w:p>
        </w:tc>
      </w:tr>
      <w:tr w:rsidR="00253A90" w14:paraId="0542D12D" w14:textId="51B4FD0F" w:rsidTr="000E016A">
        <w:tc>
          <w:tcPr>
            <w:tcW w:w="2277" w:type="dxa"/>
          </w:tcPr>
          <w:p w14:paraId="5459F737" w14:textId="755DE2E2" w:rsidR="00253A90" w:rsidRDefault="00253A90" w:rsidP="009A40BB">
            <w:proofErr w:type="spellStart"/>
            <w:r>
              <w:t>stop_category</w:t>
            </w:r>
            <w:proofErr w:type="spellEnd"/>
          </w:p>
        </w:tc>
        <w:tc>
          <w:tcPr>
            <w:tcW w:w="3820" w:type="dxa"/>
          </w:tcPr>
          <w:p w14:paraId="1A6DE6FA" w14:textId="5F86DBF4" w:rsidR="00253A90" w:rsidRDefault="004A41AF" w:rsidP="004A41AF">
            <w:r>
              <w:t>t</w:t>
            </w:r>
            <w:r w:rsidR="00253A90">
              <w:t xml:space="preserve">ype d’arrêt </w:t>
            </w:r>
            <w:r>
              <w:t xml:space="preserve">par rapport à la classification proposée par le profil </w:t>
            </w:r>
            <w:proofErr w:type="spellStart"/>
            <w:r>
              <w:t>Netex</w:t>
            </w:r>
            <w:proofErr w:type="spellEnd"/>
            <w:r>
              <w:t xml:space="preserve"> utilisé dans l’interface générique </w:t>
            </w:r>
            <w:r>
              <w:lastRenderedPageBreak/>
              <w:t>de SIM</w:t>
            </w:r>
          </w:p>
        </w:tc>
        <w:tc>
          <w:tcPr>
            <w:tcW w:w="3191" w:type="dxa"/>
          </w:tcPr>
          <w:p w14:paraId="275D128D" w14:textId="7C7B7864" w:rsidR="00253A90" w:rsidRDefault="00253A90" w:rsidP="00253A90">
            <w:r>
              <w:lastRenderedPageBreak/>
              <w:t xml:space="preserve">élément </w:t>
            </w:r>
            <w:proofErr w:type="spellStart"/>
            <w:r>
              <w:t>QuayType</w:t>
            </w:r>
            <w:proofErr w:type="spellEnd"/>
            <w:r>
              <w:t xml:space="preserve"> de </w:t>
            </w:r>
            <w:proofErr w:type="spellStart"/>
            <w:r>
              <w:t>Quay</w:t>
            </w:r>
            <w:proofErr w:type="spellEnd"/>
          </w:p>
        </w:tc>
      </w:tr>
      <w:tr w:rsidR="00253A90" w14:paraId="0410CA90" w14:textId="389D667E" w:rsidTr="000E016A">
        <w:tc>
          <w:tcPr>
            <w:tcW w:w="2277" w:type="dxa"/>
          </w:tcPr>
          <w:p w14:paraId="2355978A" w14:textId="133798A2" w:rsidR="00253A90" w:rsidRDefault="00253A90" w:rsidP="009A40BB">
            <w:proofErr w:type="spellStart"/>
            <w:r>
              <w:lastRenderedPageBreak/>
              <w:t>name</w:t>
            </w:r>
            <w:proofErr w:type="spellEnd"/>
          </w:p>
        </w:tc>
        <w:tc>
          <w:tcPr>
            <w:tcW w:w="3820" w:type="dxa"/>
          </w:tcPr>
          <w:p w14:paraId="25A34813" w14:textId="5D58F03C" w:rsidR="00253A90" w:rsidRDefault="00253A90" w:rsidP="009A40BB">
            <w:r>
              <w:t>Nom de l’arrêt</w:t>
            </w:r>
          </w:p>
        </w:tc>
        <w:tc>
          <w:tcPr>
            <w:tcW w:w="3191" w:type="dxa"/>
          </w:tcPr>
          <w:p w14:paraId="0971BD41" w14:textId="7CA4870B" w:rsidR="00253A90" w:rsidRDefault="00253A90" w:rsidP="00253A90">
            <w:r>
              <w:t xml:space="preserve">élément Name de </w:t>
            </w:r>
            <w:proofErr w:type="spellStart"/>
            <w:r>
              <w:t>Quay</w:t>
            </w:r>
            <w:proofErr w:type="spellEnd"/>
          </w:p>
        </w:tc>
      </w:tr>
      <w:tr w:rsidR="00253A90" w14:paraId="6344660D" w14:textId="6B76130B" w:rsidTr="000E016A">
        <w:tc>
          <w:tcPr>
            <w:tcW w:w="2277" w:type="dxa"/>
          </w:tcPr>
          <w:p w14:paraId="2878DF4A" w14:textId="04D757C2" w:rsidR="00253A90" w:rsidRDefault="00253A90" w:rsidP="009A40BB">
            <w:r>
              <w:t>latitude</w:t>
            </w:r>
          </w:p>
        </w:tc>
        <w:tc>
          <w:tcPr>
            <w:tcW w:w="3820" w:type="dxa"/>
          </w:tcPr>
          <w:p w14:paraId="401AE809" w14:textId="5E1B74BD" w:rsidR="00253A90" w:rsidRDefault="00253A90" w:rsidP="00AC7918">
            <w:r>
              <w:t>Latitude relative au référentiel géodésique</w:t>
            </w:r>
          </w:p>
        </w:tc>
        <w:tc>
          <w:tcPr>
            <w:tcW w:w="3191" w:type="dxa"/>
          </w:tcPr>
          <w:p w14:paraId="2BC5822F" w14:textId="683CD454" w:rsidR="00253A90" w:rsidRDefault="00253A90" w:rsidP="00AC7918">
            <w:r>
              <w:t xml:space="preserve">élément Latitude de </w:t>
            </w:r>
            <w:proofErr w:type="spellStart"/>
            <w:r>
              <w:t>Quay</w:t>
            </w:r>
            <w:proofErr w:type="spellEnd"/>
            <w:r>
              <w:t xml:space="preserve">  / </w:t>
            </w:r>
            <w:proofErr w:type="spellStart"/>
            <w:r>
              <w:t>Centroid</w:t>
            </w:r>
            <w:proofErr w:type="spellEnd"/>
            <w:r>
              <w:t xml:space="preserve"> / Location / Latitude</w:t>
            </w:r>
          </w:p>
        </w:tc>
      </w:tr>
      <w:tr w:rsidR="00253A90" w14:paraId="1D583440" w14:textId="53202236" w:rsidTr="000E016A">
        <w:tc>
          <w:tcPr>
            <w:tcW w:w="2277" w:type="dxa"/>
          </w:tcPr>
          <w:p w14:paraId="2D54A252" w14:textId="6C905AE9" w:rsidR="00253A90" w:rsidRDefault="00253A90" w:rsidP="009A40BB">
            <w:r>
              <w:t>longitude</w:t>
            </w:r>
          </w:p>
        </w:tc>
        <w:tc>
          <w:tcPr>
            <w:tcW w:w="3820" w:type="dxa"/>
          </w:tcPr>
          <w:p w14:paraId="22E3EF18" w14:textId="2047E06C" w:rsidR="00253A90" w:rsidRDefault="00253A90" w:rsidP="009A40BB">
            <w:r>
              <w:t>Longitude relative au référentiel géodésique</w:t>
            </w:r>
          </w:p>
        </w:tc>
        <w:tc>
          <w:tcPr>
            <w:tcW w:w="3191" w:type="dxa"/>
          </w:tcPr>
          <w:p w14:paraId="12CD42FE" w14:textId="06498C56" w:rsidR="00253A90" w:rsidRDefault="00253A90" w:rsidP="00253A90">
            <w:r>
              <w:t xml:space="preserve">élément Longitude de </w:t>
            </w:r>
            <w:proofErr w:type="spellStart"/>
            <w:r>
              <w:t>Quay</w:t>
            </w:r>
            <w:proofErr w:type="spellEnd"/>
            <w:r>
              <w:t xml:space="preserve">  / </w:t>
            </w:r>
            <w:proofErr w:type="spellStart"/>
            <w:r>
              <w:t>Centroid</w:t>
            </w:r>
            <w:proofErr w:type="spellEnd"/>
            <w:r>
              <w:t xml:space="preserve"> / Location / Latitude</w:t>
            </w:r>
          </w:p>
        </w:tc>
      </w:tr>
      <w:tr w:rsidR="00253A90" w14:paraId="4F6939F3" w14:textId="678FC7CA" w:rsidTr="000E016A">
        <w:tc>
          <w:tcPr>
            <w:tcW w:w="2277" w:type="dxa"/>
          </w:tcPr>
          <w:p w14:paraId="49879F9B" w14:textId="0A330D9F" w:rsidR="00253A90" w:rsidRDefault="00253A90" w:rsidP="009A40BB">
            <w:proofErr w:type="spellStart"/>
            <w:r w:rsidRPr="00AC7918">
              <w:t>long_lat_type</w:t>
            </w:r>
            <w:proofErr w:type="spellEnd"/>
          </w:p>
        </w:tc>
        <w:tc>
          <w:tcPr>
            <w:tcW w:w="3820" w:type="dxa"/>
          </w:tcPr>
          <w:p w14:paraId="7302D9C4" w14:textId="4DE10704" w:rsidR="00253A90" w:rsidRDefault="00253A90" w:rsidP="009A40BB">
            <w:r>
              <w:t>Référentiel géodésique</w:t>
            </w:r>
          </w:p>
        </w:tc>
        <w:tc>
          <w:tcPr>
            <w:tcW w:w="3191" w:type="dxa"/>
          </w:tcPr>
          <w:p w14:paraId="11F06F18" w14:textId="4E5E50B5" w:rsidR="00253A90" w:rsidRDefault="00253A90" w:rsidP="009A40BB">
            <w:r>
              <w:t xml:space="preserve">élément </w:t>
            </w:r>
            <w:proofErr w:type="spellStart"/>
            <w:r>
              <w:t>DefaultLocationSystem</w:t>
            </w:r>
            <w:proofErr w:type="spellEnd"/>
          </w:p>
        </w:tc>
      </w:tr>
      <w:tr w:rsidR="00B06E18" w14:paraId="1B5E2A36" w14:textId="77777777" w:rsidTr="000E016A">
        <w:trPr>
          <w:ins w:id="234" w:author="Marc Florisson" w:date="2015-05-29T09:44:00Z"/>
        </w:trPr>
        <w:tc>
          <w:tcPr>
            <w:tcW w:w="2277" w:type="dxa"/>
          </w:tcPr>
          <w:p w14:paraId="7EA4056D" w14:textId="37935AB3" w:rsidR="00B06E18" w:rsidRPr="00AC7918" w:rsidRDefault="00B06E18" w:rsidP="009A40BB">
            <w:pPr>
              <w:rPr>
                <w:ins w:id="235" w:author="Marc Florisson" w:date="2015-05-29T09:44:00Z"/>
              </w:rPr>
            </w:pPr>
            <w:ins w:id="236" w:author="Marc Florisson" w:date="2015-05-29T09:44:00Z">
              <w:r>
                <w:t>X</w:t>
              </w:r>
            </w:ins>
          </w:p>
        </w:tc>
        <w:tc>
          <w:tcPr>
            <w:tcW w:w="3820" w:type="dxa"/>
          </w:tcPr>
          <w:p w14:paraId="7571181C" w14:textId="1BABE74E" w:rsidR="00B06E18" w:rsidRDefault="00B06E18" w:rsidP="009A40BB">
            <w:pPr>
              <w:rPr>
                <w:ins w:id="237" w:author="Marc Florisson" w:date="2015-05-29T09:44:00Z"/>
              </w:rPr>
            </w:pPr>
            <w:proofErr w:type="gramStart"/>
            <w:ins w:id="238" w:author="Marc Florisson" w:date="2015-05-29T09:44:00Z">
              <w:r>
                <w:t>1</w:t>
              </w:r>
              <w:r w:rsidRPr="008D25F1">
                <w:rPr>
                  <w:vertAlign w:val="superscript"/>
                </w:rPr>
                <w:t>ère</w:t>
              </w:r>
              <w:r>
                <w:t xml:space="preserve"> coordonnées sur le référentiel de projection</w:t>
              </w:r>
              <w:proofErr w:type="gramEnd"/>
            </w:ins>
          </w:p>
        </w:tc>
        <w:tc>
          <w:tcPr>
            <w:tcW w:w="3191" w:type="dxa"/>
          </w:tcPr>
          <w:p w14:paraId="0EB6F192" w14:textId="113E99BB" w:rsidR="00B06E18" w:rsidRDefault="006E6175" w:rsidP="009A40BB">
            <w:pPr>
              <w:rPr>
                <w:ins w:id="239" w:author="Marc Florisson" w:date="2015-05-29T09:44:00Z"/>
              </w:rPr>
            </w:pPr>
            <w:ins w:id="240" w:author="Marc Florisson" w:date="2015-05-29T09:46:00Z">
              <w:r>
                <w:t xml:space="preserve">Déduit des propriétés latitude, longitude et </w:t>
              </w:r>
              <w:proofErr w:type="spellStart"/>
              <w:r>
                <w:t>long_lat_type</w:t>
              </w:r>
            </w:ins>
            <w:proofErr w:type="spellEnd"/>
          </w:p>
        </w:tc>
      </w:tr>
      <w:tr w:rsidR="00B06E18" w14:paraId="78FFFAE4" w14:textId="77777777" w:rsidTr="000E016A">
        <w:trPr>
          <w:ins w:id="241" w:author="Marc Florisson" w:date="2015-05-29T09:44:00Z"/>
        </w:trPr>
        <w:tc>
          <w:tcPr>
            <w:tcW w:w="2277" w:type="dxa"/>
          </w:tcPr>
          <w:p w14:paraId="0E1B0464" w14:textId="7742B34B" w:rsidR="00B06E18" w:rsidRDefault="00B06E18" w:rsidP="009A40BB">
            <w:pPr>
              <w:rPr>
                <w:ins w:id="242" w:author="Marc Florisson" w:date="2015-05-29T09:44:00Z"/>
              </w:rPr>
            </w:pPr>
            <w:ins w:id="243" w:author="Marc Florisson" w:date="2015-05-29T09:44:00Z">
              <w:r>
                <w:t>Y</w:t>
              </w:r>
            </w:ins>
          </w:p>
        </w:tc>
        <w:tc>
          <w:tcPr>
            <w:tcW w:w="3820" w:type="dxa"/>
          </w:tcPr>
          <w:p w14:paraId="3D8438DC" w14:textId="4172713C" w:rsidR="00B06E18" w:rsidRDefault="00B06E18" w:rsidP="009A40BB">
            <w:pPr>
              <w:rPr>
                <w:ins w:id="244" w:author="Marc Florisson" w:date="2015-05-29T09:44:00Z"/>
              </w:rPr>
            </w:pPr>
            <w:ins w:id="245" w:author="Marc Florisson" w:date="2015-05-29T09:45:00Z">
              <w:r>
                <w:t>2</w:t>
              </w:r>
              <w:r w:rsidRPr="008D25F1">
                <w:rPr>
                  <w:vertAlign w:val="superscript"/>
                </w:rPr>
                <w:t>ème</w:t>
              </w:r>
              <w:r>
                <w:t xml:space="preserve"> coordonnées sur le référentiel de projection</w:t>
              </w:r>
            </w:ins>
          </w:p>
        </w:tc>
        <w:tc>
          <w:tcPr>
            <w:tcW w:w="3191" w:type="dxa"/>
          </w:tcPr>
          <w:p w14:paraId="1486232C" w14:textId="6B07F3C8" w:rsidR="00B06E18" w:rsidRDefault="006E6175" w:rsidP="009A40BB">
            <w:pPr>
              <w:rPr>
                <w:ins w:id="246" w:author="Marc Florisson" w:date="2015-05-29T09:44:00Z"/>
              </w:rPr>
            </w:pPr>
            <w:ins w:id="247" w:author="Marc Florisson" w:date="2015-05-29T09:46:00Z">
              <w:r>
                <w:t xml:space="preserve">Déduit des propriétés latitude, longitude et </w:t>
              </w:r>
              <w:proofErr w:type="spellStart"/>
              <w:r>
                <w:t>long_lat_type</w:t>
              </w:r>
            </w:ins>
            <w:proofErr w:type="spellEnd"/>
          </w:p>
        </w:tc>
      </w:tr>
      <w:tr w:rsidR="00B06E18" w14:paraId="402411BA" w14:textId="77777777" w:rsidTr="000E016A">
        <w:trPr>
          <w:ins w:id="248" w:author="Marc Florisson" w:date="2015-05-29T09:44:00Z"/>
        </w:trPr>
        <w:tc>
          <w:tcPr>
            <w:tcW w:w="2277" w:type="dxa"/>
          </w:tcPr>
          <w:p w14:paraId="02303ECE" w14:textId="42C8EF07" w:rsidR="00B06E18" w:rsidRDefault="00B06E18" w:rsidP="009A40BB">
            <w:pPr>
              <w:rPr>
                <w:ins w:id="249" w:author="Marc Florisson" w:date="2015-05-29T09:44:00Z"/>
              </w:rPr>
            </w:pPr>
            <w:proofErr w:type="spellStart"/>
            <w:ins w:id="250" w:author="Marc Florisson" w:date="2015-05-29T09:44:00Z">
              <w:r>
                <w:t>projectionType</w:t>
              </w:r>
              <w:proofErr w:type="spellEnd"/>
            </w:ins>
          </w:p>
        </w:tc>
        <w:tc>
          <w:tcPr>
            <w:tcW w:w="3820" w:type="dxa"/>
          </w:tcPr>
          <w:p w14:paraId="0FE60728" w14:textId="6D28729B" w:rsidR="00B06E18" w:rsidRDefault="00B06E18" w:rsidP="009A40BB">
            <w:pPr>
              <w:rPr>
                <w:ins w:id="251" w:author="Marc Florisson" w:date="2015-05-29T09:44:00Z"/>
              </w:rPr>
            </w:pPr>
            <w:ins w:id="252" w:author="Marc Florisson" w:date="2015-05-29T09:44:00Z">
              <w:r>
                <w:t xml:space="preserve">Référentiel de projection </w:t>
              </w:r>
            </w:ins>
          </w:p>
        </w:tc>
        <w:tc>
          <w:tcPr>
            <w:tcW w:w="3191" w:type="dxa"/>
          </w:tcPr>
          <w:p w14:paraId="06AD445B" w14:textId="6B53E0A6" w:rsidR="00B06E18" w:rsidRDefault="006E6175" w:rsidP="009A40BB">
            <w:pPr>
              <w:rPr>
                <w:ins w:id="253" w:author="Marc Florisson" w:date="2015-05-29T09:44:00Z"/>
              </w:rPr>
            </w:pPr>
            <w:ins w:id="254" w:author="Marc Florisson" w:date="2015-05-29T09:46:00Z">
              <w:r>
                <w:t>Aucune</w:t>
              </w:r>
            </w:ins>
          </w:p>
        </w:tc>
      </w:tr>
    </w:tbl>
    <w:p w14:paraId="2B43CD4C" w14:textId="77777777" w:rsidR="00AC7918" w:rsidRDefault="00AC7918" w:rsidP="00AC7918"/>
    <w:tbl>
      <w:tblPr>
        <w:tblStyle w:val="Grille"/>
        <w:tblW w:w="0" w:type="auto"/>
        <w:tblLook w:val="04A0" w:firstRow="1" w:lastRow="0" w:firstColumn="1" w:lastColumn="0" w:noHBand="0" w:noVBand="1"/>
      </w:tblPr>
      <w:tblGrid>
        <w:gridCol w:w="2518"/>
        <w:gridCol w:w="6694"/>
      </w:tblGrid>
      <w:tr w:rsidR="00AC7918" w14:paraId="025070D4" w14:textId="77777777" w:rsidTr="00AC7918">
        <w:tc>
          <w:tcPr>
            <w:tcW w:w="9212" w:type="dxa"/>
            <w:gridSpan w:val="2"/>
          </w:tcPr>
          <w:p w14:paraId="31F1240B" w14:textId="06A55C10" w:rsidR="00253A90" w:rsidRDefault="00AC7918" w:rsidP="00AC7918">
            <w:r>
              <w:t xml:space="preserve">Transitions : </w:t>
            </w:r>
          </w:p>
          <w:p w14:paraId="2BD61CB9" w14:textId="77777777" w:rsidR="00253A90" w:rsidRDefault="00253A90" w:rsidP="00AC7918"/>
          <w:p w14:paraId="47864F84" w14:textId="77777777" w:rsidR="00AC7918" w:rsidRDefault="00253A90" w:rsidP="00253A90">
            <w:r>
              <w:t xml:space="preserve">La </w:t>
            </w:r>
            <w:r w:rsidR="00AC7918">
              <w:t xml:space="preserve">table </w:t>
            </w:r>
            <w:r>
              <w:t xml:space="preserve">liste toutes les </w:t>
            </w:r>
            <w:r w:rsidR="00AC7918">
              <w:t>transition</w:t>
            </w:r>
            <w:r>
              <w:t>s qui relient les SIM connectés.</w:t>
            </w:r>
          </w:p>
          <w:p w14:paraId="70ED25CF" w14:textId="54D064A5" w:rsidR="009F4E2A" w:rsidRDefault="009F4E2A" w:rsidP="009F4E2A">
            <w:r>
              <w:t>C’est le composant de synchronisation des métadonnées qui est chargé de remplir ou mettre à jour cette table.</w:t>
            </w:r>
          </w:p>
          <w:p w14:paraId="6327A0CB" w14:textId="3AA0D7DF" w:rsidR="00253A90" w:rsidRDefault="00253A90" w:rsidP="009F4E2A"/>
        </w:tc>
      </w:tr>
      <w:tr w:rsidR="004A41AF" w14:paraId="62757CF2" w14:textId="77777777" w:rsidTr="00AC7918">
        <w:tc>
          <w:tcPr>
            <w:tcW w:w="2518" w:type="dxa"/>
          </w:tcPr>
          <w:p w14:paraId="630529C3" w14:textId="33E6D6F2" w:rsidR="004A41AF" w:rsidRDefault="004A41AF" w:rsidP="00AC7918">
            <w:r>
              <w:t>Nom de colonne</w:t>
            </w:r>
          </w:p>
        </w:tc>
        <w:tc>
          <w:tcPr>
            <w:tcW w:w="6694" w:type="dxa"/>
          </w:tcPr>
          <w:p w14:paraId="5820193F" w14:textId="39D0C81F" w:rsidR="004A41AF" w:rsidRDefault="004A41AF" w:rsidP="00AC7918">
            <w:r>
              <w:t>Contenu</w:t>
            </w:r>
          </w:p>
        </w:tc>
      </w:tr>
      <w:tr w:rsidR="004A41AF" w14:paraId="19D19951" w14:textId="77777777" w:rsidTr="00AC7918">
        <w:tc>
          <w:tcPr>
            <w:tcW w:w="2518" w:type="dxa"/>
          </w:tcPr>
          <w:p w14:paraId="504741CE" w14:textId="7F91C492" w:rsidR="004A41AF" w:rsidRDefault="004A41AF" w:rsidP="00AC7918">
            <w:proofErr w:type="spellStart"/>
            <w:r w:rsidRPr="00AC7918">
              <w:t>departure_stop_id</w:t>
            </w:r>
            <w:proofErr w:type="spellEnd"/>
          </w:p>
        </w:tc>
        <w:tc>
          <w:tcPr>
            <w:tcW w:w="6694" w:type="dxa"/>
          </w:tcPr>
          <w:p w14:paraId="58B45945" w14:textId="162F04FC" w:rsidR="004A41AF" w:rsidRDefault="004A41AF" w:rsidP="00AC7918">
            <w:r>
              <w:t>Référence l’arrêt au départ de la transition</w:t>
            </w:r>
          </w:p>
        </w:tc>
      </w:tr>
      <w:tr w:rsidR="004A41AF" w14:paraId="1C4F3DA7" w14:textId="77777777" w:rsidTr="00AC7918">
        <w:tc>
          <w:tcPr>
            <w:tcW w:w="2518" w:type="dxa"/>
          </w:tcPr>
          <w:p w14:paraId="18F36576" w14:textId="24DEF969" w:rsidR="004A41AF" w:rsidRDefault="004A41AF" w:rsidP="00AC7918">
            <w:proofErr w:type="spellStart"/>
            <w:r w:rsidRPr="00AC7918">
              <w:t>arrival_stop_Id</w:t>
            </w:r>
            <w:proofErr w:type="spellEnd"/>
          </w:p>
        </w:tc>
        <w:tc>
          <w:tcPr>
            <w:tcW w:w="6694" w:type="dxa"/>
          </w:tcPr>
          <w:p w14:paraId="4C8819B6" w14:textId="1912FE06" w:rsidR="004A41AF" w:rsidRDefault="004A41AF" w:rsidP="00AC7918">
            <w:r>
              <w:t>Référence l’arrêt à l’arrivée de la transition</w:t>
            </w:r>
          </w:p>
        </w:tc>
      </w:tr>
      <w:tr w:rsidR="004A41AF" w14:paraId="659C03E7" w14:textId="77777777" w:rsidTr="00AC7918">
        <w:tc>
          <w:tcPr>
            <w:tcW w:w="2518" w:type="dxa"/>
          </w:tcPr>
          <w:p w14:paraId="26FCDDAD" w14:textId="08A7ED99" w:rsidR="004A41AF" w:rsidRDefault="004A41AF" w:rsidP="00AC7918">
            <w:r>
              <w:t>duration</w:t>
            </w:r>
          </w:p>
        </w:tc>
        <w:tc>
          <w:tcPr>
            <w:tcW w:w="6694" w:type="dxa"/>
          </w:tcPr>
          <w:p w14:paraId="4DD0FD8E" w14:textId="2D52A9A6" w:rsidR="004A41AF" w:rsidRDefault="004A41AF" w:rsidP="00AC7918">
            <w:r>
              <w:t>durée de parcours de la transition pour un voyageur ordinaire</w:t>
            </w:r>
          </w:p>
        </w:tc>
      </w:tr>
      <w:tr w:rsidR="004A41AF" w14:paraId="0395FE2B" w14:textId="77777777" w:rsidTr="00AC7918">
        <w:tc>
          <w:tcPr>
            <w:tcW w:w="2518" w:type="dxa"/>
          </w:tcPr>
          <w:p w14:paraId="72458AFB" w14:textId="57431F71" w:rsidR="004A41AF" w:rsidRDefault="004A41AF" w:rsidP="00AC7918">
            <w:proofErr w:type="spellStart"/>
            <w:r>
              <w:t>pmr_duration</w:t>
            </w:r>
            <w:proofErr w:type="spellEnd"/>
          </w:p>
        </w:tc>
        <w:tc>
          <w:tcPr>
            <w:tcW w:w="6694" w:type="dxa"/>
          </w:tcPr>
          <w:p w14:paraId="70F1B412" w14:textId="451A1F99" w:rsidR="004A41AF" w:rsidRDefault="004A41AF" w:rsidP="00AC7918">
            <w:r>
              <w:t>durée de parcours de la transition pour une PMR</w:t>
            </w:r>
          </w:p>
        </w:tc>
      </w:tr>
    </w:tbl>
    <w:p w14:paraId="3012C6C3" w14:textId="77777777" w:rsidR="00D66E78" w:rsidRDefault="00D66E78" w:rsidP="008B4596">
      <w:pPr>
        <w:pStyle w:val="Titre3"/>
      </w:pPr>
      <w:bookmarkStart w:id="255" w:name="_Toc290618202"/>
      <w:r>
        <w:t>Contrainte d’optimisation d’accès aux arrêts</w:t>
      </w:r>
      <w:bookmarkEnd w:id="255"/>
    </w:p>
    <w:p w14:paraId="091BB205" w14:textId="0BDE32E0" w:rsidR="00D66E78" w:rsidRDefault="0037396C" w:rsidP="00D66E78">
      <w:r>
        <w:t xml:space="preserve">Les systèmes clients de cette interface (aussi bien l’aiguilleur que le système de synchronisation) peuvent être soumis à </w:t>
      </w:r>
      <w:r w:rsidR="00D66E78">
        <w:t xml:space="preserve">une contrainte liée à l’optimisation des accès aux arrêts dans les </w:t>
      </w:r>
      <w:ins w:id="256" w:author="casteran regis" w:date="2015-05-20T12:39:00Z">
        <w:r w:rsidR="00025983">
          <w:t>métadonnées</w:t>
        </w:r>
      </w:ins>
      <w:r w:rsidR="00D66E78">
        <w:t>.</w:t>
      </w:r>
    </w:p>
    <w:p w14:paraId="06892FA7" w14:textId="7AECF111" w:rsidR="00D66E78" w:rsidRDefault="00D66E78" w:rsidP="00D66E78">
      <w:r>
        <w:t xml:space="preserve">Tout dépend du choix d’implémentation </w:t>
      </w:r>
      <w:r w:rsidR="0037396C">
        <w:t>sur le client de l’interface</w:t>
      </w:r>
      <w:r>
        <w:t>.</w:t>
      </w:r>
    </w:p>
    <w:p w14:paraId="605DBA10" w14:textId="66526482" w:rsidR="0037396C" w:rsidRDefault="00D66E78" w:rsidP="0037396C">
      <w:r>
        <w:t xml:space="preserve">Selon l’environnement technique </w:t>
      </w:r>
      <w:r w:rsidR="0037396C">
        <w:t xml:space="preserve">du client de l’interface </w:t>
      </w:r>
      <w:r>
        <w:t xml:space="preserve">(librairie géographique) et de l’espace mémoire disponible (qui dépend aussi de la quantité d’arrêts dans les </w:t>
      </w:r>
      <w:ins w:id="257" w:author="casteran regis" w:date="2015-05-20T12:39:00Z">
        <w:r w:rsidR="00025983">
          <w:t>métadonnées</w:t>
        </w:r>
      </w:ins>
      <w:r>
        <w:t xml:space="preserve">), </w:t>
      </w:r>
      <w:r w:rsidR="0037396C">
        <w:t xml:space="preserve">le client </w:t>
      </w:r>
      <w:r>
        <w:t>peut</w:t>
      </w:r>
      <w:r w:rsidR="0037396C">
        <w:t> :</w:t>
      </w:r>
      <w:r>
        <w:t xml:space="preserve"> </w:t>
      </w:r>
    </w:p>
    <w:p w14:paraId="57F5D83B" w14:textId="06B7D540" w:rsidR="00D66E78" w:rsidRDefault="00D66E78" w:rsidP="007B392D">
      <w:pPr>
        <w:pStyle w:val="Paragraphedeliste"/>
        <w:numPr>
          <w:ilvl w:val="0"/>
          <w:numId w:val="32"/>
        </w:numPr>
      </w:pPr>
      <w:r>
        <w:t>gérer lui-même la question de la sélection des arrêts de SIM par rayonnement autour d’une position géographique.</w:t>
      </w:r>
    </w:p>
    <w:p w14:paraId="0D7542FA" w14:textId="0D157321" w:rsidR="00D66E78" w:rsidRDefault="00D66E78" w:rsidP="007B392D">
      <w:pPr>
        <w:pStyle w:val="Paragraphedeliste"/>
        <w:numPr>
          <w:ilvl w:val="0"/>
          <w:numId w:val="32"/>
        </w:numPr>
      </w:pPr>
      <w:r>
        <w:t xml:space="preserve">déléguer le rayonnement au système de </w:t>
      </w:r>
      <w:ins w:id="258" w:author="casteran regis" w:date="2015-05-20T12:39:00Z">
        <w:r w:rsidR="00025983">
          <w:t>métadonnées</w:t>
        </w:r>
      </w:ins>
      <w:r w:rsidR="0037396C">
        <w:t xml:space="preserve"> et</w:t>
      </w:r>
      <w:r>
        <w:t xml:space="preserve"> </w:t>
      </w:r>
      <w:r w:rsidR="0037396C">
        <w:t>d</w:t>
      </w:r>
      <w:r>
        <w:t xml:space="preserve">ans ce cas, la base des </w:t>
      </w:r>
      <w:ins w:id="259" w:author="casteran regis" w:date="2015-05-20T12:39:00Z">
        <w:r w:rsidR="00025983">
          <w:t>métadonnées</w:t>
        </w:r>
      </w:ins>
      <w:r>
        <w:t xml:space="preserve"> doit être pourvue d’une extension géographique.</w:t>
      </w:r>
    </w:p>
    <w:p w14:paraId="669727BE" w14:textId="77777777" w:rsidR="00D66E78" w:rsidRDefault="00D66E78" w:rsidP="00D66E78"/>
    <w:p w14:paraId="4FDC8355" w14:textId="77777777" w:rsidR="00D66E78" w:rsidRDefault="00D66E78" w:rsidP="00D66E78">
      <w:r>
        <w:t>L’extension géographique dépend du système de base de données choisi. Mais la plupart des systèmes de base de données disposent de ce genre d’extension.</w:t>
      </w:r>
    </w:p>
    <w:p w14:paraId="6B320EA9" w14:textId="77777777" w:rsidR="00BB2CEB" w:rsidRDefault="00BB2CEB" w:rsidP="009A40BB"/>
    <w:p w14:paraId="466A81A9" w14:textId="77777777" w:rsidR="0088375E" w:rsidRDefault="0088375E" w:rsidP="0088375E">
      <w:pPr>
        <w:pStyle w:val="Titre3"/>
      </w:pPr>
      <w:bookmarkStart w:id="260" w:name="_Ref290568081"/>
      <w:bookmarkStart w:id="261" w:name="_Toc290618203"/>
      <w:r>
        <w:t>Contraintes de mise en fonctionnement</w:t>
      </w:r>
      <w:bookmarkEnd w:id="260"/>
      <w:bookmarkEnd w:id="261"/>
    </w:p>
    <w:p w14:paraId="7EFD19F7" w14:textId="77777777" w:rsidR="0088375E" w:rsidRDefault="0088375E" w:rsidP="0088375E"/>
    <w:p w14:paraId="430E4869" w14:textId="6D0453F9" w:rsidR="0088375E" w:rsidRDefault="00C83DF9" w:rsidP="0088375E">
      <w:r>
        <w:t>Pour être mise en service, la base des métadonnées doit être initialisée, l</w:t>
      </w:r>
      <w:r w:rsidR="0088375E">
        <w:t xml:space="preserve">’initialisation consiste </w:t>
      </w:r>
    </w:p>
    <w:p w14:paraId="15FCCC13" w14:textId="53AC75AE" w:rsidR="0088375E" w:rsidRDefault="0088375E" w:rsidP="0088375E">
      <w:pPr>
        <w:pStyle w:val="Paragraphedeliste"/>
        <w:numPr>
          <w:ilvl w:val="0"/>
          <w:numId w:val="48"/>
        </w:numPr>
      </w:pPr>
      <w:r>
        <w:t>à renseigner la table « </w:t>
      </w:r>
      <w:proofErr w:type="spellStart"/>
      <w:r>
        <w:t>JourneyPlanners</w:t>
      </w:r>
      <w:proofErr w:type="spellEnd"/>
      <w:r>
        <w:t> » en y reportant les propriétés des SIM destinés à être connectés</w:t>
      </w:r>
    </w:p>
    <w:p w14:paraId="1E2DA5E8" w14:textId="760BDA1E" w:rsidR="0088375E" w:rsidRDefault="0088375E" w:rsidP="0088375E">
      <w:pPr>
        <w:pStyle w:val="Paragraphedeliste"/>
        <w:numPr>
          <w:ilvl w:val="0"/>
          <w:numId w:val="48"/>
        </w:numPr>
      </w:pPr>
      <w:r>
        <w:t xml:space="preserve">puis à exécuter la tache de synchronisation des métadonnées sur ce composant. A l’issue de cette </w:t>
      </w:r>
      <w:r w:rsidR="00322FC5">
        <w:t>tâche</w:t>
      </w:r>
      <w:r>
        <w:t>, les tables Stops et Transitions sont renseignées</w:t>
      </w:r>
    </w:p>
    <w:p w14:paraId="5842872D" w14:textId="77777777" w:rsidR="0088375E" w:rsidRDefault="0088375E" w:rsidP="0088375E"/>
    <w:p w14:paraId="1C3E09B7" w14:textId="77777777" w:rsidR="0088375E" w:rsidRDefault="0088375E" w:rsidP="0088375E">
      <w:r>
        <w:t xml:space="preserve">De même pour ajouter un nouveau SIM connecté, il est nécessaire d’ajouter </w:t>
      </w:r>
    </w:p>
    <w:p w14:paraId="1307730C" w14:textId="77777777" w:rsidR="0088375E" w:rsidRDefault="0088375E" w:rsidP="0019760D">
      <w:pPr>
        <w:pStyle w:val="Paragraphedeliste"/>
        <w:numPr>
          <w:ilvl w:val="0"/>
          <w:numId w:val="49"/>
        </w:numPr>
      </w:pPr>
      <w:r>
        <w:lastRenderedPageBreak/>
        <w:t xml:space="preserve">un nouvel enregistrement dans la table </w:t>
      </w:r>
      <w:proofErr w:type="spellStart"/>
      <w:r>
        <w:t>JourneyPlanners</w:t>
      </w:r>
      <w:proofErr w:type="spellEnd"/>
      <w:r>
        <w:t xml:space="preserve"> de la base des métadonnées</w:t>
      </w:r>
    </w:p>
    <w:p w14:paraId="1FD5445D" w14:textId="77777777" w:rsidR="0088375E" w:rsidRDefault="0088375E" w:rsidP="0019760D">
      <w:pPr>
        <w:pStyle w:val="Paragraphedeliste"/>
        <w:numPr>
          <w:ilvl w:val="0"/>
          <w:numId w:val="49"/>
        </w:numPr>
      </w:pPr>
      <w:r>
        <w:t>d’exécuter la tache de synchronisation des métadonnées sur le composant de synchronisation</w:t>
      </w:r>
    </w:p>
    <w:p w14:paraId="6020B2A5" w14:textId="77777777" w:rsidR="00474045" w:rsidRDefault="00474045" w:rsidP="000868F6"/>
    <w:p w14:paraId="7293CC26" w14:textId="7FC0E24E" w:rsidR="000868F6" w:rsidRDefault="000868F6" w:rsidP="000868F6">
      <w:pPr>
        <w:pStyle w:val="Titre2"/>
      </w:pPr>
      <w:bookmarkStart w:id="262" w:name="_Ref290097604"/>
      <w:bookmarkStart w:id="263" w:name="_Ref290097642"/>
      <w:bookmarkStart w:id="264" w:name="_Toc290618204"/>
      <w:r>
        <w:t xml:space="preserve">Interface </w:t>
      </w:r>
      <w:r w:rsidR="0037396C">
        <w:t>générique de SIM</w:t>
      </w:r>
      <w:bookmarkEnd w:id="262"/>
      <w:bookmarkEnd w:id="263"/>
      <w:bookmarkEnd w:id="264"/>
    </w:p>
    <w:p w14:paraId="7C14981E" w14:textId="77777777" w:rsidR="006A5CE1" w:rsidRDefault="006A5CE1" w:rsidP="006A5CE1"/>
    <w:p w14:paraId="7A4CCCDF" w14:textId="65E170A5" w:rsidR="004A41AF" w:rsidRDefault="004A41AF" w:rsidP="006A5CE1">
      <w:r>
        <w:t>L’interface générique de SIM fournit tous les services qui permettent :</w:t>
      </w:r>
    </w:p>
    <w:p w14:paraId="14AB4608" w14:textId="56835D3C" w:rsidR="004A41AF" w:rsidRDefault="00BD125B" w:rsidP="007B392D">
      <w:pPr>
        <w:pStyle w:val="Paragraphedeliste"/>
        <w:numPr>
          <w:ilvl w:val="0"/>
          <w:numId w:val="33"/>
        </w:numPr>
      </w:pPr>
      <w:bookmarkStart w:id="265" w:name="_Ref290097618"/>
      <w:r>
        <w:t>d</w:t>
      </w:r>
      <w:r w:rsidR="004A41AF">
        <w:t>e traiter une recher</w:t>
      </w:r>
      <w:r>
        <w:t>che d’itinéraire distribuée entre plusieurs SIM connectés</w:t>
      </w:r>
      <w:bookmarkEnd w:id="265"/>
    </w:p>
    <w:p w14:paraId="7A86D9AA" w14:textId="2A70A347" w:rsidR="00BD125B" w:rsidRDefault="00BD125B" w:rsidP="007B392D">
      <w:pPr>
        <w:pStyle w:val="Paragraphedeliste"/>
        <w:numPr>
          <w:ilvl w:val="0"/>
          <w:numId w:val="33"/>
        </w:numPr>
      </w:pPr>
      <w:r>
        <w:t xml:space="preserve">de mettre à jour la base des métadonnées </w:t>
      </w:r>
    </w:p>
    <w:p w14:paraId="6C78E3BE" w14:textId="77777777" w:rsidR="00BD125B" w:rsidRDefault="00BD125B" w:rsidP="00BD125B"/>
    <w:p w14:paraId="6195F81A" w14:textId="77777777" w:rsidR="00BD125B" w:rsidRDefault="00BD125B" w:rsidP="00BD125B">
      <w:pPr>
        <w:keepNext/>
      </w:pPr>
      <w:r>
        <w:rPr>
          <w:noProof/>
          <w:lang w:eastAsia="fr-FR"/>
        </w:rPr>
        <w:drawing>
          <wp:inline distT="0" distB="0" distL="0" distR="0" wp14:anchorId="4A7DBF36" wp14:editId="5E07712C">
            <wp:extent cx="4114709" cy="1990681"/>
            <wp:effectExtent l="0" t="0" r="635"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 composants interface generique de SIM.png"/>
                    <pic:cNvPicPr/>
                  </pic:nvPicPr>
                  <pic:blipFill>
                    <a:blip r:embed="rId53">
                      <a:extLst>
                        <a:ext uri="{28A0092B-C50C-407E-A947-70E740481C1C}">
                          <a14:useLocalDpi xmlns:a14="http://schemas.microsoft.com/office/drawing/2010/main" val="0"/>
                        </a:ext>
                      </a:extLst>
                    </a:blip>
                    <a:stretch>
                      <a:fillRect/>
                    </a:stretch>
                  </pic:blipFill>
                  <pic:spPr>
                    <a:xfrm>
                      <a:off x="0" y="0"/>
                      <a:ext cx="4114709" cy="1990681"/>
                    </a:xfrm>
                    <a:prstGeom prst="rect">
                      <a:avLst/>
                    </a:prstGeom>
                  </pic:spPr>
                </pic:pic>
              </a:graphicData>
            </a:graphic>
          </wp:inline>
        </w:drawing>
      </w:r>
    </w:p>
    <w:p w14:paraId="3DA51B8A" w14:textId="4BCC6A1D" w:rsidR="00BD125B" w:rsidRDefault="00BD125B" w:rsidP="00BD125B">
      <w:pPr>
        <w:pStyle w:val="Lgende"/>
      </w:pPr>
      <w:bookmarkStart w:id="266" w:name="_Toc290618231"/>
      <w:r>
        <w:t xml:space="preserve">Figure </w:t>
      </w:r>
      <w:fldSimple w:instr=" SEQ Figure \* ARABIC ">
        <w:r w:rsidR="00C7451A">
          <w:rPr>
            <w:noProof/>
          </w:rPr>
          <w:t>12</w:t>
        </w:r>
      </w:fldSimple>
      <w:r>
        <w:t xml:space="preserve"> Diagramme de composants: interface générique de SIM</w:t>
      </w:r>
      <w:bookmarkEnd w:id="266"/>
    </w:p>
    <w:p w14:paraId="37A5FD8F" w14:textId="1801EFAD" w:rsidR="00BD125B" w:rsidRDefault="0041596F" w:rsidP="00BD125B">
      <w:r>
        <w:t>T</w:t>
      </w:r>
      <w:r w:rsidR="00BD125B">
        <w:t>ous les SIM connectés implémentent cette interface.</w:t>
      </w:r>
    </w:p>
    <w:p w14:paraId="4A38BB25" w14:textId="15A9BCD7" w:rsidR="00BD125B" w:rsidRDefault="00BD125B" w:rsidP="00BD125B">
      <w:r>
        <w:t>Les composants clients de cette interface sont :</w:t>
      </w:r>
    </w:p>
    <w:p w14:paraId="2BBE3423" w14:textId="308D0BB7" w:rsidR="00BD125B" w:rsidRDefault="00BD125B" w:rsidP="007B392D">
      <w:pPr>
        <w:pStyle w:val="Paragraphedeliste"/>
        <w:numPr>
          <w:ilvl w:val="0"/>
          <w:numId w:val="34"/>
        </w:numPr>
      </w:pPr>
      <w:r>
        <w:t>l’aiguilleur</w:t>
      </w:r>
    </w:p>
    <w:p w14:paraId="50888C56" w14:textId="67A4F057" w:rsidR="00BD125B" w:rsidRDefault="00BD125B" w:rsidP="007B392D">
      <w:pPr>
        <w:pStyle w:val="Paragraphedeliste"/>
        <w:numPr>
          <w:ilvl w:val="0"/>
          <w:numId w:val="34"/>
        </w:numPr>
      </w:pPr>
      <w:r>
        <w:t>le système de synchronisation des métadonnées</w:t>
      </w:r>
    </w:p>
    <w:p w14:paraId="3A9AB9AB" w14:textId="222DB6D0" w:rsidR="000868F6" w:rsidRPr="000868F6" w:rsidRDefault="006A5CE1" w:rsidP="000868F6">
      <w:pPr>
        <w:pStyle w:val="Titre3"/>
      </w:pPr>
      <w:bookmarkStart w:id="267" w:name="_Toc290618205"/>
      <w:r>
        <w:t xml:space="preserve">Descriptions </w:t>
      </w:r>
      <w:r w:rsidR="00C202F5">
        <w:t xml:space="preserve">générales </w:t>
      </w:r>
      <w:r>
        <w:t>des services de l’interface</w:t>
      </w:r>
      <w:bookmarkEnd w:id="267"/>
    </w:p>
    <w:p w14:paraId="5C66054D" w14:textId="2DCC3B79" w:rsidR="00F80B74" w:rsidRDefault="00F80B74" w:rsidP="006A5CE1">
      <w:pPr>
        <w:pStyle w:val="Titre4"/>
      </w:pPr>
      <w:r>
        <w:t>Structure des données échangées</w:t>
      </w:r>
    </w:p>
    <w:p w14:paraId="50E64AB1" w14:textId="0AEE79E2" w:rsidR="00F80B74" w:rsidRDefault="00F80B74" w:rsidP="00F80B74">
      <w:r>
        <w:t>Comme pour les interfaces DRI et FRI (</w:t>
      </w:r>
      <w:ins w:id="268" w:author="casteran regis" w:date="2015-05-20T12:40:00Z">
        <w:r w:rsidR="00025983">
          <w:t>cf.</w:t>
        </w:r>
      </w:ins>
      <w:r>
        <w:t xml:space="preserve"> § </w:t>
      </w:r>
      <w:r>
        <w:fldChar w:fldCharType="begin"/>
      </w:r>
      <w:r>
        <w:instrText xml:space="preserve"> REF _Ref289593235 \r \h </w:instrText>
      </w:r>
      <w:r>
        <w:fldChar w:fldCharType="separate"/>
      </w:r>
      <w:r>
        <w:t>5.1.1</w:t>
      </w:r>
      <w:r>
        <w:fldChar w:fldCharType="end"/>
      </w:r>
      <w:r>
        <w:t xml:space="preserve">), plusieurs formats sont possibles pour structurer les échanges. </w:t>
      </w:r>
    </w:p>
    <w:p w14:paraId="000BB329" w14:textId="16581966" w:rsidR="00F80B74" w:rsidRDefault="00F80B74" w:rsidP="00F80B74">
      <w:r>
        <w:t>Le document fait l’hypothèse d’une implémentation en XML pour les mêmes motifs.</w:t>
      </w:r>
      <w:r w:rsidR="006956D7">
        <w:t xml:space="preserve"> L’accès au détail des structures d’échange est présenté au chapitre </w:t>
      </w:r>
      <w:r w:rsidR="006956D7">
        <w:fldChar w:fldCharType="begin"/>
      </w:r>
      <w:r w:rsidR="006956D7">
        <w:instrText xml:space="preserve"> REF _Ref290616755 \r \h </w:instrText>
      </w:r>
      <w:r w:rsidR="006956D7">
        <w:fldChar w:fldCharType="separate"/>
      </w:r>
      <w:r w:rsidR="006956D7">
        <w:t>6.2.2</w:t>
      </w:r>
      <w:r w:rsidR="006956D7">
        <w:fldChar w:fldCharType="end"/>
      </w:r>
      <w:r w:rsidR="006956D7">
        <w:t xml:space="preserve"> </w:t>
      </w:r>
      <w:r w:rsidR="006956D7">
        <w:fldChar w:fldCharType="begin"/>
      </w:r>
      <w:r w:rsidR="006956D7">
        <w:instrText xml:space="preserve"> REF _Ref290616755 \h </w:instrText>
      </w:r>
      <w:r w:rsidR="006956D7">
        <w:fldChar w:fldCharType="separate"/>
      </w:r>
      <w:r w:rsidR="006956D7">
        <w:t>Les structures d’échange des interfaces génériques de SIM</w:t>
      </w:r>
      <w:r w:rsidR="006956D7">
        <w:fldChar w:fldCharType="end"/>
      </w:r>
      <w:r w:rsidR="006956D7">
        <w:t>.</w:t>
      </w:r>
    </w:p>
    <w:p w14:paraId="567B4751" w14:textId="77777777" w:rsidR="00722A4D" w:rsidRDefault="00722A4D" w:rsidP="00F80B74"/>
    <w:p w14:paraId="526BC2A5" w14:textId="61471189" w:rsidR="00722A4D" w:rsidRDefault="00722A4D" w:rsidP="00C202F5">
      <w:pPr>
        <w:pStyle w:val="Titre4"/>
      </w:pPr>
      <w:r>
        <w:t>Les structures en entrée des services</w:t>
      </w:r>
    </w:p>
    <w:p w14:paraId="0F69F878" w14:textId="77777777" w:rsidR="00722A4D" w:rsidRDefault="00722A4D" w:rsidP="00F80B74"/>
    <w:p w14:paraId="0EF67F75" w14:textId="3B486E81" w:rsidR="00722A4D" w:rsidRDefault="00722A4D" w:rsidP="00722A4D">
      <w:r>
        <w:t xml:space="preserve">Les structures en entrée sont </w:t>
      </w:r>
      <w:r w:rsidR="007F4627">
        <w:t>particulières à chacun des</w:t>
      </w:r>
      <w:r>
        <w:t xml:space="preserve"> services de l’interface générique des SIM.</w:t>
      </w:r>
    </w:p>
    <w:p w14:paraId="21845E9B" w14:textId="77777777" w:rsidR="00722A4D" w:rsidRDefault="00722A4D" w:rsidP="00722A4D"/>
    <w:p w14:paraId="6E2E3580" w14:textId="1E0CC4B5" w:rsidR="00722A4D" w:rsidRDefault="00722A4D" w:rsidP="00722A4D">
      <w:r>
        <w:t>Néanmoins dans un souci de cohérence</w:t>
      </w:r>
      <w:r w:rsidR="00C3108F">
        <w:t xml:space="preserve"> avec l’interface FRI</w:t>
      </w:r>
      <w:r>
        <w:t xml:space="preserve">, un groupe d’éléments </w:t>
      </w:r>
      <w:proofErr w:type="spellStart"/>
      <w:r w:rsidRPr="00ED7A4F">
        <w:t>ItineraryRequestParametersGroup</w:t>
      </w:r>
      <w:proofErr w:type="spellEnd"/>
      <w:r>
        <w:t xml:space="preserve"> a été défini afin que les </w:t>
      </w:r>
      <w:r w:rsidR="00C3108F">
        <w:t>données en entrée d</w:t>
      </w:r>
      <w:r>
        <w:t>es services réalisant une recherche d’itinéraire contiennent ce même groupe d’éléments.</w:t>
      </w:r>
    </w:p>
    <w:p w14:paraId="7DC75D7E" w14:textId="77777777" w:rsidR="00722A4D" w:rsidRDefault="00722A4D" w:rsidP="00722A4D"/>
    <w:p w14:paraId="645A9D7D" w14:textId="7EBB848E" w:rsidR="00722A4D" w:rsidRDefault="00722A4D" w:rsidP="00722A4D">
      <w:r>
        <w:t>Le tableau ci-dessous présente la liste des services</w:t>
      </w:r>
      <w:r w:rsidR="00C3108F">
        <w:t xml:space="preserve"> réalisant une recherche d’itinéraire</w:t>
      </w:r>
      <w:r>
        <w:t>:</w:t>
      </w:r>
    </w:p>
    <w:p w14:paraId="0358A1DA" w14:textId="77777777" w:rsidR="00722A4D" w:rsidRDefault="00722A4D" w:rsidP="00722A4D"/>
    <w:tbl>
      <w:tblPr>
        <w:tblStyle w:val="Grille"/>
        <w:tblW w:w="0" w:type="auto"/>
        <w:tblLook w:val="04A0" w:firstRow="1" w:lastRow="0" w:firstColumn="1" w:lastColumn="0" w:noHBand="0" w:noVBand="1"/>
      </w:tblPr>
      <w:tblGrid>
        <w:gridCol w:w="1951"/>
        <w:gridCol w:w="4190"/>
        <w:gridCol w:w="3071"/>
      </w:tblGrid>
      <w:tr w:rsidR="00722A4D" w14:paraId="29848288" w14:textId="77777777" w:rsidTr="00722A4D">
        <w:tc>
          <w:tcPr>
            <w:tcW w:w="1951" w:type="dxa"/>
          </w:tcPr>
          <w:p w14:paraId="7A45C8B6" w14:textId="145DC6B2" w:rsidR="00722A4D" w:rsidRDefault="00C3108F" w:rsidP="00722A4D">
            <w:r>
              <w:t>I</w:t>
            </w:r>
            <w:r w:rsidR="00722A4D">
              <w:t>nterface</w:t>
            </w:r>
          </w:p>
        </w:tc>
        <w:tc>
          <w:tcPr>
            <w:tcW w:w="4190" w:type="dxa"/>
          </w:tcPr>
          <w:p w14:paraId="6231E7E0" w14:textId="77777777" w:rsidR="00722A4D" w:rsidRDefault="00722A4D" w:rsidP="00722A4D">
            <w:r>
              <w:t>Service</w:t>
            </w:r>
          </w:p>
        </w:tc>
        <w:tc>
          <w:tcPr>
            <w:tcW w:w="3071" w:type="dxa"/>
          </w:tcPr>
          <w:p w14:paraId="2F995CA9" w14:textId="6090FDA2" w:rsidR="00722A4D" w:rsidRDefault="00722A4D" w:rsidP="00C3108F">
            <w:r>
              <w:t xml:space="preserve">Structure </w:t>
            </w:r>
            <w:r w:rsidR="00C3108F">
              <w:t xml:space="preserve">de donnée en entrée </w:t>
            </w:r>
            <w:r w:rsidR="00C3108F">
              <w:lastRenderedPageBreak/>
              <w:t>du service</w:t>
            </w:r>
          </w:p>
        </w:tc>
      </w:tr>
      <w:tr w:rsidR="00722A4D" w14:paraId="5F64B0E6" w14:textId="77777777" w:rsidTr="00722A4D">
        <w:tc>
          <w:tcPr>
            <w:tcW w:w="1951" w:type="dxa"/>
          </w:tcPr>
          <w:p w14:paraId="5B906BA7" w14:textId="45F54FA7" w:rsidR="00722A4D" w:rsidRDefault="00C3108F" w:rsidP="00722A4D">
            <w:r>
              <w:lastRenderedPageBreak/>
              <w:t>FRI</w:t>
            </w:r>
          </w:p>
        </w:tc>
        <w:tc>
          <w:tcPr>
            <w:tcW w:w="4190" w:type="dxa"/>
          </w:tcPr>
          <w:p w14:paraId="729C2C55" w14:textId="286F4081" w:rsidR="00722A4D" w:rsidRDefault="00C3108F" w:rsidP="00722A4D">
            <w:r>
              <w:fldChar w:fldCharType="begin"/>
            </w:r>
            <w:r>
              <w:instrText xml:space="preserve"> REF _Ref289594967 \h </w:instrText>
            </w:r>
            <w:r>
              <w:fldChar w:fldCharType="separate"/>
            </w:r>
            <w:r>
              <w:t>Service de demande de recherche d’itinéraire</w:t>
            </w:r>
            <w:r>
              <w:fldChar w:fldCharType="end"/>
            </w:r>
          </w:p>
        </w:tc>
        <w:tc>
          <w:tcPr>
            <w:tcW w:w="3071" w:type="dxa"/>
          </w:tcPr>
          <w:p w14:paraId="6C5DA3E0" w14:textId="77777777" w:rsidR="00722A4D" w:rsidRDefault="00722A4D" w:rsidP="00722A4D">
            <w:proofErr w:type="spellStart"/>
            <w:r>
              <w:t>PlanTripRequest</w:t>
            </w:r>
            <w:proofErr w:type="spellEnd"/>
          </w:p>
        </w:tc>
      </w:tr>
      <w:tr w:rsidR="00722A4D" w14:paraId="41F496F4" w14:textId="77777777" w:rsidTr="00722A4D">
        <w:tc>
          <w:tcPr>
            <w:tcW w:w="1951" w:type="dxa"/>
          </w:tcPr>
          <w:p w14:paraId="34E35061" w14:textId="1FB277AB" w:rsidR="00722A4D" w:rsidRDefault="00C3108F" w:rsidP="00722A4D">
            <w:r>
              <w:t>Interface générique de SIM</w:t>
            </w:r>
          </w:p>
        </w:tc>
        <w:tc>
          <w:tcPr>
            <w:tcW w:w="4190" w:type="dxa"/>
          </w:tcPr>
          <w:p w14:paraId="0DE83050" w14:textId="4DFAFC28" w:rsidR="00722A4D" w:rsidRDefault="00C3108F" w:rsidP="00C3108F">
            <w:r>
              <w:fldChar w:fldCharType="begin"/>
            </w:r>
            <w:r>
              <w:instrText xml:space="preserve"> REF _Ref289595082 \h </w:instrText>
            </w:r>
            <w:r>
              <w:fldChar w:fldCharType="separate"/>
            </w:r>
            <w:r>
              <w:t xml:space="preserve">Service de recherche d’itinéraire non détaillée </w:t>
            </w:r>
            <w:proofErr w:type="spellStart"/>
            <w:r>
              <w:t>n-m</w:t>
            </w:r>
            <w:proofErr w:type="spellEnd"/>
            <w:r>
              <w:fldChar w:fldCharType="end"/>
            </w:r>
          </w:p>
        </w:tc>
        <w:tc>
          <w:tcPr>
            <w:tcW w:w="3071" w:type="dxa"/>
          </w:tcPr>
          <w:p w14:paraId="1F921321" w14:textId="77777777" w:rsidR="00722A4D" w:rsidRDefault="00722A4D" w:rsidP="00722A4D">
            <w:proofErr w:type="spellStart"/>
            <w:r>
              <w:t>ItineraryRequest</w:t>
            </w:r>
            <w:proofErr w:type="spellEnd"/>
          </w:p>
        </w:tc>
      </w:tr>
      <w:tr w:rsidR="00722A4D" w14:paraId="6FD4A482" w14:textId="77777777" w:rsidTr="00722A4D">
        <w:tc>
          <w:tcPr>
            <w:tcW w:w="1951" w:type="dxa"/>
          </w:tcPr>
          <w:p w14:paraId="5F4FF0CC" w14:textId="0CBC6944" w:rsidR="00722A4D" w:rsidRDefault="00C3108F" w:rsidP="00722A4D">
            <w:r>
              <w:t>Interface générique de SIM</w:t>
            </w:r>
          </w:p>
        </w:tc>
        <w:tc>
          <w:tcPr>
            <w:tcW w:w="4190" w:type="dxa"/>
          </w:tcPr>
          <w:p w14:paraId="18D59A01" w14:textId="6B4DF2FA" w:rsidR="00722A4D" w:rsidRDefault="00C3108F" w:rsidP="00C3108F">
            <w:r>
              <w:fldChar w:fldCharType="begin"/>
            </w:r>
            <w:r>
              <w:instrText xml:space="preserve"> REF _Ref289595112 \h </w:instrText>
            </w:r>
            <w:r>
              <w:fldChar w:fldCharType="separate"/>
            </w:r>
            <w:r>
              <w:t>Service de recherche d’itinéraire détaillée 1-n</w:t>
            </w:r>
            <w:r>
              <w:fldChar w:fldCharType="end"/>
            </w:r>
          </w:p>
        </w:tc>
        <w:tc>
          <w:tcPr>
            <w:tcW w:w="3071" w:type="dxa"/>
          </w:tcPr>
          <w:p w14:paraId="5581CE50" w14:textId="77777777" w:rsidR="00722A4D" w:rsidRDefault="00722A4D" w:rsidP="00722A4D">
            <w:proofErr w:type="spellStart"/>
            <w:r>
              <w:t>SumedUpItineraryRequest</w:t>
            </w:r>
            <w:proofErr w:type="spellEnd"/>
          </w:p>
        </w:tc>
      </w:tr>
    </w:tbl>
    <w:p w14:paraId="4BB7FA13" w14:textId="77777777" w:rsidR="00722A4D" w:rsidRDefault="00722A4D" w:rsidP="00722A4D"/>
    <w:p w14:paraId="6C0185A3" w14:textId="77777777" w:rsidR="00722A4D" w:rsidRDefault="00722A4D" w:rsidP="00722A4D">
      <w:r>
        <w:t xml:space="preserve">L’intérêt de mutualiser ainsi un groupe d’éléments, c’est de pouvoir véhiculer de manière uniforme les critères de recherches que ce soit </w:t>
      </w:r>
    </w:p>
    <w:p w14:paraId="1170BD26" w14:textId="1BC3827D" w:rsidR="00722A4D" w:rsidRDefault="00722A4D" w:rsidP="007B392D">
      <w:pPr>
        <w:pStyle w:val="Paragraphedeliste"/>
        <w:numPr>
          <w:ilvl w:val="0"/>
          <w:numId w:val="38"/>
        </w:numPr>
      </w:pPr>
      <w:r>
        <w:t xml:space="preserve">au niveau </w:t>
      </w:r>
      <w:r w:rsidR="00C3108F">
        <w:t xml:space="preserve">des entrées aux services concernés du FRI </w:t>
      </w:r>
    </w:p>
    <w:p w14:paraId="619AE956" w14:textId="2EF624B0" w:rsidR="00722A4D" w:rsidRDefault="00722A4D" w:rsidP="007B392D">
      <w:pPr>
        <w:pStyle w:val="Paragraphedeliste"/>
        <w:numPr>
          <w:ilvl w:val="0"/>
          <w:numId w:val="38"/>
        </w:numPr>
      </w:pPr>
      <w:r>
        <w:t xml:space="preserve">ou au niveau des </w:t>
      </w:r>
      <w:r w:rsidR="00C3108F">
        <w:t xml:space="preserve">entrées aux services concernés de </w:t>
      </w:r>
      <w:r>
        <w:t>l’interface générique des SIM.</w:t>
      </w:r>
    </w:p>
    <w:p w14:paraId="77508B4D" w14:textId="54E4DC53" w:rsidR="00722A4D" w:rsidRDefault="00722A4D" w:rsidP="00C202F5">
      <w:pPr>
        <w:pStyle w:val="Titre4"/>
      </w:pPr>
      <w:r>
        <w:t>Les structures en sortie des services</w:t>
      </w:r>
      <w:r w:rsidR="007B392D">
        <w:t xml:space="preserve"> et exception</w:t>
      </w:r>
    </w:p>
    <w:p w14:paraId="65673942" w14:textId="77777777" w:rsidR="00C3108F" w:rsidRDefault="00C3108F" w:rsidP="00C3108F"/>
    <w:p w14:paraId="3029E4BB" w14:textId="3FBB9E12" w:rsidR="00C3108F" w:rsidRDefault="00C3108F" w:rsidP="00C3108F">
      <w:r>
        <w:t>Quelque</w:t>
      </w:r>
      <w:r w:rsidR="00322FC5">
        <w:t>-</w:t>
      </w:r>
      <w:r>
        <w:t>soit le service, la réponse dispose d’informations sur l’exécution du service.</w:t>
      </w:r>
    </w:p>
    <w:p w14:paraId="5238B56C" w14:textId="3CA73E0D" w:rsidR="00C3108F" w:rsidRDefault="00C3108F" w:rsidP="00C3108F">
      <w:r>
        <w:t xml:space="preserve">Ces informations sont rassemblées dans la structure </w:t>
      </w:r>
      <w:proofErr w:type="spellStart"/>
      <w:r>
        <w:t>Status</w:t>
      </w:r>
      <w:proofErr w:type="spellEnd"/>
      <w:r>
        <w:t xml:space="preserve"> définie dans le fichier </w:t>
      </w:r>
      <w:r w:rsidR="00E94230">
        <w:t>MisProtocol.xsd</w:t>
      </w:r>
      <w:r>
        <w:t>.</w:t>
      </w:r>
    </w:p>
    <w:p w14:paraId="6494C1C1" w14:textId="77777777" w:rsidR="00C3108F" w:rsidRDefault="00C3108F" w:rsidP="00C3108F"/>
    <w:p w14:paraId="39D9FAEE" w14:textId="77777777" w:rsidR="00C3108F" w:rsidRDefault="00C3108F" w:rsidP="00C3108F">
      <w:r>
        <w:t xml:space="preserve">La structure </w:t>
      </w:r>
      <w:proofErr w:type="spellStart"/>
      <w:r>
        <w:t>Status</w:t>
      </w:r>
      <w:proofErr w:type="spellEnd"/>
      <w:r>
        <w:t xml:space="preserve"> contient en particulier l’élément Code qui est une valeur énumérée issue d’une énumération, cette énumération codifie tous les cas d’exception des différents services.</w:t>
      </w:r>
    </w:p>
    <w:p w14:paraId="7A7C52ED" w14:textId="77777777" w:rsidR="00C3108F" w:rsidRDefault="00C3108F" w:rsidP="00C3108F"/>
    <w:p w14:paraId="0E863F78" w14:textId="77777777" w:rsidR="00C3108F" w:rsidRDefault="00C3108F" w:rsidP="00C3108F">
      <w:r>
        <w:t xml:space="preserve">Le tableau ci-dessous donne la liste de ces codes en précisant à quels services ceux-ci se rapportent. </w:t>
      </w:r>
    </w:p>
    <w:p w14:paraId="4F3D8B53" w14:textId="77777777" w:rsidR="00C3108F" w:rsidRDefault="00C3108F" w:rsidP="00C3108F"/>
    <w:tbl>
      <w:tblPr>
        <w:tblStyle w:val="Grille"/>
        <w:tblW w:w="0" w:type="auto"/>
        <w:tblLook w:val="04A0" w:firstRow="1" w:lastRow="0" w:firstColumn="1" w:lastColumn="0" w:noHBand="0" w:noVBand="1"/>
      </w:tblPr>
      <w:tblGrid>
        <w:gridCol w:w="2457"/>
        <w:gridCol w:w="3783"/>
        <w:gridCol w:w="3048"/>
      </w:tblGrid>
      <w:tr w:rsidR="00C3108F" w14:paraId="3E12162F" w14:textId="77777777" w:rsidTr="00C3108F">
        <w:tc>
          <w:tcPr>
            <w:tcW w:w="1809" w:type="dxa"/>
          </w:tcPr>
          <w:p w14:paraId="0716D9DB" w14:textId="77777777" w:rsidR="00C3108F" w:rsidRDefault="00C3108F" w:rsidP="00C3108F">
            <w:r>
              <w:t>Valeur énumérée</w:t>
            </w:r>
          </w:p>
        </w:tc>
        <w:tc>
          <w:tcPr>
            <w:tcW w:w="4111" w:type="dxa"/>
          </w:tcPr>
          <w:p w14:paraId="12B04CDA" w14:textId="77777777" w:rsidR="00C3108F" w:rsidRDefault="00C3108F" w:rsidP="00C3108F">
            <w:r>
              <w:t>Définition</w:t>
            </w:r>
          </w:p>
        </w:tc>
        <w:tc>
          <w:tcPr>
            <w:tcW w:w="3292" w:type="dxa"/>
          </w:tcPr>
          <w:p w14:paraId="1080F3B5" w14:textId="6DAB20A7" w:rsidR="00C3108F" w:rsidRDefault="00C3108F" w:rsidP="00C3108F">
            <w:r>
              <w:t xml:space="preserve">Services de l’interface générique de SIM susceptibles de produire le code </w:t>
            </w:r>
          </w:p>
        </w:tc>
      </w:tr>
      <w:tr w:rsidR="00C3108F" w14:paraId="1C9C07F1" w14:textId="77777777" w:rsidTr="00C3108F">
        <w:tc>
          <w:tcPr>
            <w:tcW w:w="1809" w:type="dxa"/>
          </w:tcPr>
          <w:p w14:paraId="56E9E217" w14:textId="77777777" w:rsidR="00C3108F" w:rsidRDefault="00C3108F" w:rsidP="00C3108F">
            <w:bookmarkStart w:id="269" w:name="CODE_OK"/>
            <w:r>
              <w:t>OK</w:t>
            </w:r>
            <w:bookmarkEnd w:id="269"/>
          </w:p>
        </w:tc>
        <w:tc>
          <w:tcPr>
            <w:tcW w:w="4111" w:type="dxa"/>
          </w:tcPr>
          <w:p w14:paraId="65935E1A" w14:textId="77777777" w:rsidR="00C3108F" w:rsidRDefault="00C3108F" w:rsidP="00C3108F">
            <w:r>
              <w:t>succès de l’exécution du service</w:t>
            </w:r>
          </w:p>
        </w:tc>
        <w:tc>
          <w:tcPr>
            <w:tcW w:w="3292" w:type="dxa"/>
          </w:tcPr>
          <w:p w14:paraId="618DEBCD" w14:textId="77777777" w:rsidR="00C3108F" w:rsidRDefault="00C3108F" w:rsidP="00C3108F">
            <w:r>
              <w:t>Tous les services</w:t>
            </w:r>
          </w:p>
        </w:tc>
      </w:tr>
      <w:tr w:rsidR="00C3108F" w14:paraId="1BF409D1" w14:textId="77777777" w:rsidTr="00C3108F">
        <w:tc>
          <w:tcPr>
            <w:tcW w:w="1809" w:type="dxa"/>
          </w:tcPr>
          <w:p w14:paraId="28E974AE" w14:textId="77777777" w:rsidR="00C3108F" w:rsidRDefault="00C3108F" w:rsidP="00C3108F">
            <w:bookmarkStart w:id="270" w:name="CODE_TOO_FAR_POSITION"/>
            <w:r>
              <w:t>TOO_FAR_POSITION</w:t>
            </w:r>
            <w:bookmarkEnd w:id="270"/>
          </w:p>
        </w:tc>
        <w:tc>
          <w:tcPr>
            <w:tcW w:w="4111" w:type="dxa"/>
          </w:tcPr>
          <w:p w14:paraId="1F2DFFAB" w14:textId="14A1CB48" w:rsidR="00C3108F" w:rsidRDefault="00E56294" w:rsidP="00E56294">
            <w:r>
              <w:t xml:space="preserve">La structure de donnée en entrée référence </w:t>
            </w:r>
            <w:r w:rsidR="00C3108F">
              <w:t xml:space="preserve">une </w:t>
            </w:r>
            <w:r>
              <w:t xml:space="preserve">localité qui </w:t>
            </w:r>
            <w:r w:rsidR="00C3108F">
              <w:t>est trop éloignée du périmètre géographique du SIM</w:t>
            </w:r>
          </w:p>
        </w:tc>
        <w:tc>
          <w:tcPr>
            <w:tcW w:w="3292" w:type="dxa"/>
          </w:tcPr>
          <w:p w14:paraId="5D799272" w14:textId="24E6D448" w:rsidR="00C3108F" w:rsidRDefault="00C3108F" w:rsidP="00C3108F">
            <w:r>
              <w:t>Les 2 services réalisant une recherche d’itinéraire</w:t>
            </w:r>
          </w:p>
        </w:tc>
      </w:tr>
      <w:tr w:rsidR="00C3108F" w14:paraId="31480849" w14:textId="77777777" w:rsidTr="00C3108F">
        <w:tc>
          <w:tcPr>
            <w:tcW w:w="1809" w:type="dxa"/>
          </w:tcPr>
          <w:p w14:paraId="7C2947B3" w14:textId="77777777" w:rsidR="00C3108F" w:rsidRDefault="00C3108F" w:rsidP="00C3108F">
            <w:bookmarkStart w:id="271" w:name="CODE_UNKNOWN_END_POINT"/>
            <w:r>
              <w:t>UNKNOWN_END_POINT</w:t>
            </w:r>
            <w:bookmarkEnd w:id="271"/>
          </w:p>
        </w:tc>
        <w:tc>
          <w:tcPr>
            <w:tcW w:w="4111" w:type="dxa"/>
          </w:tcPr>
          <w:p w14:paraId="56B0A7BF" w14:textId="727DC734" w:rsidR="00C3108F" w:rsidRDefault="00E56294" w:rsidP="00E56294">
            <w:r>
              <w:t>La structure de donnée en entrée référence une localité (de type arrêt ou POI) ayant un identifiant in</w:t>
            </w:r>
            <w:r w:rsidR="00C3108F">
              <w:t>connu</w:t>
            </w:r>
          </w:p>
        </w:tc>
        <w:tc>
          <w:tcPr>
            <w:tcW w:w="3292" w:type="dxa"/>
          </w:tcPr>
          <w:p w14:paraId="354BA00E" w14:textId="3C7B328B" w:rsidR="00C3108F" w:rsidRDefault="00C3108F" w:rsidP="00C3108F">
            <w:r>
              <w:t>Les 2 services réalisant une recherche d’itinéraire</w:t>
            </w:r>
          </w:p>
        </w:tc>
      </w:tr>
      <w:tr w:rsidR="00C3108F" w14:paraId="4C5869C6" w14:textId="77777777" w:rsidTr="00C3108F">
        <w:tc>
          <w:tcPr>
            <w:tcW w:w="1809" w:type="dxa"/>
          </w:tcPr>
          <w:p w14:paraId="3372B223" w14:textId="77777777" w:rsidR="00C3108F" w:rsidRDefault="00C3108F" w:rsidP="00C3108F">
            <w:bookmarkStart w:id="272" w:name="CODE_DATE_OUT_OF_SCOPE"/>
            <w:r>
              <w:t>DATE_OUT_OF_SCOPE</w:t>
            </w:r>
            <w:bookmarkEnd w:id="272"/>
          </w:p>
        </w:tc>
        <w:tc>
          <w:tcPr>
            <w:tcW w:w="4111" w:type="dxa"/>
          </w:tcPr>
          <w:p w14:paraId="5228A57B" w14:textId="0918EA8D" w:rsidR="00C3108F" w:rsidRDefault="00E56294" w:rsidP="00E56294">
            <w:r>
              <w:t xml:space="preserve">La structure de donnée en entrée référence une </w:t>
            </w:r>
            <w:r w:rsidR="00C3108F">
              <w:t>date de la recherche est trop lointaine</w:t>
            </w:r>
          </w:p>
        </w:tc>
        <w:tc>
          <w:tcPr>
            <w:tcW w:w="3292" w:type="dxa"/>
          </w:tcPr>
          <w:p w14:paraId="3AB1A6CA" w14:textId="31B4D09C" w:rsidR="00C3108F" w:rsidRDefault="00C3108F" w:rsidP="00C3108F">
            <w:r>
              <w:t>Les 2 services réalisant une recherche d’itinéraire</w:t>
            </w:r>
          </w:p>
        </w:tc>
      </w:tr>
      <w:tr w:rsidR="00C3108F" w14:paraId="1D1352F9" w14:textId="77777777" w:rsidTr="00C3108F">
        <w:tc>
          <w:tcPr>
            <w:tcW w:w="1809" w:type="dxa"/>
          </w:tcPr>
          <w:p w14:paraId="76DEBB53" w14:textId="77777777" w:rsidR="00C3108F" w:rsidRDefault="00C3108F" w:rsidP="00C3108F">
            <w:bookmarkStart w:id="273" w:name="CODE_TOO_MANY_END_POINT"/>
            <w:r>
              <w:t>TOO_MANY_END_POINT</w:t>
            </w:r>
            <w:bookmarkEnd w:id="273"/>
          </w:p>
        </w:tc>
        <w:tc>
          <w:tcPr>
            <w:tcW w:w="4111" w:type="dxa"/>
          </w:tcPr>
          <w:p w14:paraId="59C55CA8" w14:textId="45964C82" w:rsidR="00C3108F" w:rsidRDefault="00E56294" w:rsidP="00E56294">
            <w:r>
              <w:t xml:space="preserve">La structure de donnée en entrée référence un </w:t>
            </w:r>
            <w:r w:rsidR="00C3108F">
              <w:t xml:space="preserve">nombre </w:t>
            </w:r>
            <w:r>
              <w:t xml:space="preserve">de localités </w:t>
            </w:r>
            <w:r w:rsidR="00C3108F">
              <w:t>trop important</w:t>
            </w:r>
            <w:r>
              <w:t xml:space="preserve"> par rapport aux capacités du SIM.</w:t>
            </w:r>
          </w:p>
        </w:tc>
        <w:tc>
          <w:tcPr>
            <w:tcW w:w="3292" w:type="dxa"/>
          </w:tcPr>
          <w:p w14:paraId="73339621" w14:textId="0A562D52" w:rsidR="00C3108F" w:rsidRDefault="00C3108F" w:rsidP="00C3108F">
            <w:r>
              <w:t>Les 2 services réalisant une recherche d’itinéraire</w:t>
            </w:r>
          </w:p>
        </w:tc>
      </w:tr>
      <w:tr w:rsidR="00C3108F" w14:paraId="7BE3B839" w14:textId="77777777" w:rsidTr="00C3108F">
        <w:tc>
          <w:tcPr>
            <w:tcW w:w="1809" w:type="dxa"/>
          </w:tcPr>
          <w:p w14:paraId="0962CBFD" w14:textId="77777777" w:rsidR="00C3108F" w:rsidRDefault="00C3108F" w:rsidP="00C3108F">
            <w:bookmarkStart w:id="274" w:name="CODE_BAD_REQUEST"/>
            <w:r>
              <w:t>BAD_REQUEST</w:t>
            </w:r>
            <w:bookmarkEnd w:id="274"/>
          </w:p>
        </w:tc>
        <w:tc>
          <w:tcPr>
            <w:tcW w:w="4111" w:type="dxa"/>
          </w:tcPr>
          <w:p w14:paraId="2E385EDC" w14:textId="0F282F3F" w:rsidR="00C3108F" w:rsidRDefault="00E56294" w:rsidP="00E73E30">
            <w:r>
              <w:t>L</w:t>
            </w:r>
            <w:r w:rsidR="00C3108F">
              <w:t xml:space="preserve">a </w:t>
            </w:r>
            <w:r w:rsidR="00E73E30">
              <w:t>structure en entrée</w:t>
            </w:r>
            <w:r w:rsidR="00C3108F">
              <w:t xml:space="preserve"> ne respecte pas le format attendu</w:t>
            </w:r>
          </w:p>
        </w:tc>
        <w:tc>
          <w:tcPr>
            <w:tcW w:w="3292" w:type="dxa"/>
          </w:tcPr>
          <w:p w14:paraId="503AD3FF" w14:textId="786D4DF1" w:rsidR="00C3108F" w:rsidRDefault="00C3108F" w:rsidP="00C3108F">
            <w:r>
              <w:t>Les 2 services réalisant une recherche d’itinéraire</w:t>
            </w:r>
          </w:p>
        </w:tc>
      </w:tr>
      <w:tr w:rsidR="00C3108F" w14:paraId="429798FD" w14:textId="77777777" w:rsidTr="00C3108F">
        <w:tc>
          <w:tcPr>
            <w:tcW w:w="1809" w:type="dxa"/>
          </w:tcPr>
          <w:p w14:paraId="6A1F53B2" w14:textId="77777777" w:rsidR="00C3108F" w:rsidRDefault="00C3108F" w:rsidP="00C3108F">
            <w:r>
              <w:t>INTERNAL_ERROR</w:t>
            </w:r>
          </w:p>
        </w:tc>
        <w:tc>
          <w:tcPr>
            <w:tcW w:w="4111" w:type="dxa"/>
          </w:tcPr>
          <w:p w14:paraId="4EDAD092" w14:textId="77777777" w:rsidR="00C3108F" w:rsidRDefault="00C3108F" w:rsidP="00C3108F">
            <w:r>
              <w:t>L’exécution du service a échoué pour une raison inconnue</w:t>
            </w:r>
          </w:p>
        </w:tc>
        <w:tc>
          <w:tcPr>
            <w:tcW w:w="3292" w:type="dxa"/>
          </w:tcPr>
          <w:p w14:paraId="3B804303" w14:textId="77777777" w:rsidR="00C3108F" w:rsidRDefault="00C3108F" w:rsidP="00C3108F">
            <w:r>
              <w:t>Tous les services</w:t>
            </w:r>
          </w:p>
        </w:tc>
      </w:tr>
    </w:tbl>
    <w:p w14:paraId="202F7EB7" w14:textId="4507D5AB" w:rsidR="00F80B74" w:rsidRPr="00F80B74" w:rsidRDefault="00F80B74" w:rsidP="00F80B74"/>
    <w:p w14:paraId="4142B98E" w14:textId="6BAF5B1E" w:rsidR="00C2256A" w:rsidRDefault="00C2256A" w:rsidP="00C202F5">
      <w:pPr>
        <w:pStyle w:val="Titre3"/>
      </w:pPr>
      <w:bookmarkStart w:id="275" w:name="_Ref289595112"/>
      <w:bookmarkStart w:id="276" w:name="_Toc290618206"/>
      <w:r>
        <w:t>Service de recherche d’itinéraire détaillée 1-n</w:t>
      </w:r>
      <w:bookmarkEnd w:id="275"/>
      <w:bookmarkEnd w:id="276"/>
    </w:p>
    <w:p w14:paraId="6BD2B422" w14:textId="20C95D36" w:rsidR="0067701E" w:rsidRDefault="0067701E" w:rsidP="00C2256A">
      <w:r>
        <w:t>Le service calcule l’itinéraire optimal par aller d’un point de départ vers n points de destination (ou de n points de départ vers une destination) et en fonction des autres critères fournis.</w:t>
      </w:r>
    </w:p>
    <w:p w14:paraId="6809A40D" w14:textId="3D8F0FE3" w:rsidR="0067701E" w:rsidRDefault="0067701E" w:rsidP="00C2256A">
      <w:r>
        <w:lastRenderedPageBreak/>
        <w:t>L’itinéraire optimal retourné est complètement détaillé.</w:t>
      </w:r>
    </w:p>
    <w:p w14:paraId="1008C8EB" w14:textId="77777777" w:rsidR="00DF09F2" w:rsidRDefault="00DF09F2" w:rsidP="00C2256A"/>
    <w:p w14:paraId="4ED4A883" w14:textId="389D8402" w:rsidR="00DF09F2" w:rsidRDefault="00DF09F2" w:rsidP="00C2256A">
      <w:r>
        <w:t xml:space="preserve">Les structures échangées dans ce service sont définies dans le fichier XSD </w:t>
      </w:r>
      <w:proofErr w:type="spellStart"/>
      <w:r>
        <w:t>MisPlanTrip</w:t>
      </w:r>
      <w:proofErr w:type="spellEnd"/>
      <w:r>
        <w:t>.</w:t>
      </w:r>
    </w:p>
    <w:p w14:paraId="08847E19" w14:textId="554685A2" w:rsidR="00DF09F2" w:rsidRDefault="00DF09F2" w:rsidP="00C202F5">
      <w:pPr>
        <w:pStyle w:val="Titre4"/>
      </w:pPr>
      <w:bookmarkStart w:id="277" w:name="_Ref290011642"/>
      <w:r>
        <w:t xml:space="preserve">La structure </w:t>
      </w:r>
      <w:r w:rsidR="00E73E30">
        <w:t xml:space="preserve">de </w:t>
      </w:r>
      <w:r w:rsidR="007F1D0D">
        <w:t xml:space="preserve">donnée </w:t>
      </w:r>
      <w:r w:rsidR="00E73E30">
        <w:t>en entrée</w:t>
      </w:r>
      <w:bookmarkEnd w:id="277"/>
    </w:p>
    <w:p w14:paraId="4CB4368C" w14:textId="77777777" w:rsidR="007B392D" w:rsidRPr="007B392D" w:rsidRDefault="007B392D" w:rsidP="007B392D"/>
    <w:p w14:paraId="7B15262B" w14:textId="7C4C0BA1" w:rsidR="007B392D" w:rsidRDefault="007B392D" w:rsidP="007B392D">
      <w:r>
        <w:t xml:space="preserve">La </w:t>
      </w:r>
      <w:r w:rsidR="00E73E30">
        <w:t xml:space="preserve">structure de donnée en entrée </w:t>
      </w:r>
      <w:r>
        <w:t xml:space="preserve">correspond à l’élément </w:t>
      </w:r>
      <w:proofErr w:type="spellStart"/>
      <w:r w:rsidRPr="0010216D">
        <w:t>SumedUpItinerariesRe</w:t>
      </w:r>
      <w:r>
        <w:t>quest</w:t>
      </w:r>
      <w:proofErr w:type="spellEnd"/>
      <w:r>
        <w:t>.</w:t>
      </w:r>
    </w:p>
    <w:p w14:paraId="7566491D" w14:textId="77777777" w:rsidR="007B392D" w:rsidRDefault="007B392D" w:rsidP="007B392D"/>
    <w:p w14:paraId="700FC35C" w14:textId="77777777" w:rsidR="007B392D" w:rsidRDefault="007B392D" w:rsidP="007B392D">
      <w:r>
        <w:t xml:space="preserve">L’élément </w:t>
      </w:r>
      <w:proofErr w:type="spellStart"/>
      <w:r w:rsidRPr="0010216D">
        <w:t>SumedUpItinerariesRe</w:t>
      </w:r>
      <w:r>
        <w:t>quest</w:t>
      </w:r>
      <w:proofErr w:type="spellEnd"/>
      <w:r>
        <w:t xml:space="preserve"> propose plusieurs points de départ (éléments </w:t>
      </w:r>
      <w:proofErr w:type="spellStart"/>
      <w:r>
        <w:t>Departure</w:t>
      </w:r>
      <w:proofErr w:type="spellEnd"/>
      <w:r>
        <w:t xml:space="preserve"> de la séquence </w:t>
      </w:r>
      <w:proofErr w:type="spellStart"/>
      <w:r>
        <w:t>departures</w:t>
      </w:r>
      <w:proofErr w:type="spellEnd"/>
      <w:r>
        <w:t xml:space="preserve">) et plusieurs points d’arrivée (éléments </w:t>
      </w:r>
      <w:proofErr w:type="spellStart"/>
      <w:r>
        <w:t>Arrivals</w:t>
      </w:r>
      <w:proofErr w:type="spellEnd"/>
      <w:r>
        <w:t xml:space="preserve"> de la séquence </w:t>
      </w:r>
      <w:proofErr w:type="spellStart"/>
      <w:r>
        <w:t>arrivals</w:t>
      </w:r>
      <w:proofErr w:type="spellEnd"/>
      <w:r>
        <w:t>).</w:t>
      </w:r>
    </w:p>
    <w:p w14:paraId="27C69AEE" w14:textId="77777777" w:rsidR="007B392D" w:rsidRDefault="007B392D" w:rsidP="007B392D"/>
    <w:p w14:paraId="093275B4" w14:textId="77777777" w:rsidR="007B392D" w:rsidRDefault="007B392D" w:rsidP="007B392D">
      <w:r>
        <w:t xml:space="preserve">Les structures </w:t>
      </w:r>
      <w:proofErr w:type="spellStart"/>
      <w:r>
        <w:t>Departure</w:t>
      </w:r>
      <w:proofErr w:type="spellEnd"/>
      <w:r>
        <w:t xml:space="preserve"> et </w:t>
      </w:r>
      <w:proofErr w:type="spellStart"/>
      <w:r>
        <w:t>Arrival</w:t>
      </w:r>
      <w:proofErr w:type="spellEnd"/>
      <w:r>
        <w:t xml:space="preserve"> modélisent un emplacement géographique (qui peut être un arrêt aussi bien qu’une position géographique d’adresse) assorti d’une durée d’accès. La durée d’accès représente le temps nécessaire au voyageur pour se rendre à pied à cet emplacement.</w:t>
      </w:r>
    </w:p>
    <w:p w14:paraId="6FDA3AAD" w14:textId="77777777" w:rsidR="007B392D" w:rsidRDefault="007B392D" w:rsidP="007B392D"/>
    <w:p w14:paraId="2209F935" w14:textId="77777777" w:rsidR="007B392D" w:rsidRDefault="007B392D" w:rsidP="007B392D">
      <w:r>
        <w:t xml:space="preserve">Si l’élément </w:t>
      </w:r>
      <w:proofErr w:type="spellStart"/>
      <w:r w:rsidRPr="0010216D">
        <w:t>SumedUpItinerariesRe</w:t>
      </w:r>
      <w:r>
        <w:t>quest</w:t>
      </w:r>
      <w:proofErr w:type="spellEnd"/>
      <w:r>
        <w:t xml:space="preserve"> définit une séquence « options » non vide, alors l’une des 2 séquences « </w:t>
      </w:r>
      <w:proofErr w:type="spellStart"/>
      <w:r>
        <w:t>departures</w:t>
      </w:r>
      <w:proofErr w:type="spellEnd"/>
      <w:r>
        <w:t> » ou « </w:t>
      </w:r>
      <w:proofErr w:type="spellStart"/>
      <w:r>
        <w:t>arrivals</w:t>
      </w:r>
      <w:proofErr w:type="spellEnd"/>
      <w:r>
        <w:t> » ne contient qu’un seul élément.</w:t>
      </w:r>
    </w:p>
    <w:p w14:paraId="73AA318E" w14:textId="77777777" w:rsidR="007B392D" w:rsidRDefault="007B392D" w:rsidP="007B392D">
      <w:r>
        <w:t xml:space="preserve">Sans cela, le code d’exception </w:t>
      </w:r>
      <w:r>
        <w:fldChar w:fldCharType="begin"/>
      </w:r>
      <w:r>
        <w:instrText xml:space="preserve"> REF CODE_BAD_REQUEST \h </w:instrText>
      </w:r>
      <w:r>
        <w:fldChar w:fldCharType="separate"/>
      </w:r>
      <w:r>
        <w:t>BAD_REQUEST</w:t>
      </w:r>
      <w:r>
        <w:fldChar w:fldCharType="end"/>
      </w:r>
      <w:r>
        <w:t xml:space="preserve"> est retourné dans l’élément </w:t>
      </w:r>
      <w:proofErr w:type="spellStart"/>
      <w:r>
        <w:t>Status</w:t>
      </w:r>
      <w:proofErr w:type="spellEnd"/>
      <w:r>
        <w:t xml:space="preserve"> de la réponse.</w:t>
      </w:r>
    </w:p>
    <w:p w14:paraId="633C037A" w14:textId="77777777" w:rsidR="007B392D" w:rsidRDefault="007B392D" w:rsidP="007B392D"/>
    <w:p w14:paraId="047F29F7" w14:textId="79C682BE" w:rsidR="00926C7E" w:rsidRDefault="007B392D" w:rsidP="0066352B">
      <w:r>
        <w:t xml:space="preserve">L’élément </w:t>
      </w:r>
      <w:proofErr w:type="spellStart"/>
      <w:r>
        <w:t>Algorithm</w:t>
      </w:r>
      <w:proofErr w:type="spellEnd"/>
      <w:r>
        <w:t xml:space="preserve"> </w:t>
      </w:r>
      <w:r w:rsidR="0066352B">
        <w:t xml:space="preserve">est défini de la même manière que sur l’interface FRI, </w:t>
      </w:r>
      <w:ins w:id="278" w:author="casteran regis" w:date="2015-05-20T12:40:00Z">
        <w:r w:rsidR="00025983">
          <w:t>cf.</w:t>
        </w:r>
      </w:ins>
      <w:r w:rsidR="0066352B">
        <w:t xml:space="preserve"> § </w:t>
      </w:r>
      <w:r w:rsidR="0066352B">
        <w:fldChar w:fldCharType="begin"/>
      </w:r>
      <w:r w:rsidR="0066352B">
        <w:instrText xml:space="preserve"> REF _Ref289594967 \r \h </w:instrText>
      </w:r>
      <w:r w:rsidR="0066352B">
        <w:fldChar w:fldCharType="separate"/>
      </w:r>
      <w:r w:rsidR="0066352B">
        <w:t>5.1.2.1</w:t>
      </w:r>
      <w:r w:rsidR="0066352B">
        <w:fldChar w:fldCharType="end"/>
      </w:r>
      <w:r w:rsidR="0066352B">
        <w:t xml:space="preserve"> </w:t>
      </w:r>
      <w:r w:rsidR="0066352B">
        <w:fldChar w:fldCharType="begin"/>
      </w:r>
      <w:r w:rsidR="0066352B">
        <w:instrText xml:space="preserve"> REF _Ref289594967 \h </w:instrText>
      </w:r>
      <w:r w:rsidR="0066352B">
        <w:fldChar w:fldCharType="separate"/>
      </w:r>
      <w:r w:rsidR="0066352B">
        <w:t>Service de demande de recherche d’itinéraire</w:t>
      </w:r>
      <w:r w:rsidR="0066352B">
        <w:fldChar w:fldCharType="end"/>
      </w:r>
      <w:r w:rsidR="0066352B">
        <w:t xml:space="preserve">. </w:t>
      </w:r>
    </w:p>
    <w:p w14:paraId="6A3E585D" w14:textId="77777777" w:rsidR="0066352B" w:rsidRDefault="0066352B" w:rsidP="0066352B"/>
    <w:p w14:paraId="1D79A760" w14:textId="2ECCD309" w:rsidR="00926C7E" w:rsidRDefault="00926C7E" w:rsidP="00926C7E">
      <w:r>
        <w:t>Ce n’est pas le but de ce document de spécifier en détail ces différents algorithmes. Dans la suite du document, l’optimisation du calcul sera envisagé</w:t>
      </w:r>
      <w:r w:rsidR="00322FC5">
        <w:t>e</w:t>
      </w:r>
      <w:r>
        <w:t xml:space="preserve"> seulement avec l’algorithme CLASSIC.</w:t>
      </w:r>
    </w:p>
    <w:p w14:paraId="62CDCC4A" w14:textId="77777777" w:rsidR="007B392D" w:rsidRDefault="007B392D" w:rsidP="007B392D"/>
    <w:p w14:paraId="0C232EE5" w14:textId="6C70ECE0" w:rsidR="007B392D" w:rsidRDefault="007B392D" w:rsidP="007B392D">
      <w:r>
        <w:t xml:space="preserve">La </w:t>
      </w:r>
      <w:r w:rsidR="00E73E30">
        <w:t xml:space="preserve">structure de donnée en entrée </w:t>
      </w:r>
      <w:r>
        <w:t>peut contenir également des paramètres optionnels.</w:t>
      </w:r>
    </w:p>
    <w:p w14:paraId="3CCAABE8" w14:textId="77777777" w:rsidR="007B392D" w:rsidRDefault="007B392D" w:rsidP="007B392D">
      <w:r>
        <w:t>Lorsque ces paramètres ne sont pas renseignés, le service applique un fonctionnement par défaut présenté ci-dessous.</w:t>
      </w:r>
    </w:p>
    <w:p w14:paraId="4631BD45" w14:textId="77777777" w:rsidR="007B392D" w:rsidRDefault="007B392D" w:rsidP="007B392D"/>
    <w:tbl>
      <w:tblPr>
        <w:tblStyle w:val="Grille"/>
        <w:tblW w:w="0" w:type="auto"/>
        <w:tblLook w:val="04A0" w:firstRow="1" w:lastRow="0" w:firstColumn="1" w:lastColumn="0" w:noHBand="0" w:noVBand="1"/>
      </w:tblPr>
      <w:tblGrid>
        <w:gridCol w:w="2147"/>
        <w:gridCol w:w="7141"/>
      </w:tblGrid>
      <w:tr w:rsidR="007B392D" w14:paraId="6C0BC5AF" w14:textId="77777777" w:rsidTr="00F039F0">
        <w:tc>
          <w:tcPr>
            <w:tcW w:w="2147" w:type="dxa"/>
          </w:tcPr>
          <w:p w14:paraId="7D36DFAC" w14:textId="77777777" w:rsidR="007B392D" w:rsidRDefault="007B392D" w:rsidP="00F039F0">
            <w:r>
              <w:t>Paramètre optionnel</w:t>
            </w:r>
          </w:p>
        </w:tc>
        <w:tc>
          <w:tcPr>
            <w:tcW w:w="7141" w:type="dxa"/>
          </w:tcPr>
          <w:p w14:paraId="3D2FC0FF" w14:textId="7766D829" w:rsidR="007B392D" w:rsidRDefault="007B392D" w:rsidP="00F039F0">
            <w:r>
              <w:t xml:space="preserve">Prise en compte en cas d’absence dans la </w:t>
            </w:r>
            <w:r w:rsidR="00E73E30">
              <w:t>structure de donnée en entrée</w:t>
            </w:r>
          </w:p>
        </w:tc>
      </w:tr>
      <w:tr w:rsidR="007B392D" w14:paraId="5EEE4086" w14:textId="77777777" w:rsidTr="00F039F0">
        <w:tc>
          <w:tcPr>
            <w:tcW w:w="2147" w:type="dxa"/>
          </w:tcPr>
          <w:p w14:paraId="1AABBC9E" w14:textId="77777777" w:rsidR="007B392D" w:rsidRDefault="007B392D" w:rsidP="00F039F0">
            <w:proofErr w:type="spellStart"/>
            <w:r>
              <w:t>Algorithm</w:t>
            </w:r>
            <w:proofErr w:type="spellEnd"/>
            <w:r>
              <w:t> </w:t>
            </w:r>
          </w:p>
        </w:tc>
        <w:tc>
          <w:tcPr>
            <w:tcW w:w="7141" w:type="dxa"/>
          </w:tcPr>
          <w:p w14:paraId="496FBE8F" w14:textId="77777777" w:rsidR="007B392D" w:rsidRDefault="007B392D" w:rsidP="00F039F0">
            <w:r>
              <w:t xml:space="preserve">L’optimisation est faite comme si le paramètre était fixé à la valeur énumérée CLASSIC. </w:t>
            </w:r>
          </w:p>
        </w:tc>
      </w:tr>
      <w:tr w:rsidR="007B392D" w14:paraId="2B551CA8" w14:textId="77777777" w:rsidTr="00F039F0">
        <w:tc>
          <w:tcPr>
            <w:tcW w:w="2147" w:type="dxa"/>
          </w:tcPr>
          <w:p w14:paraId="752E46F1" w14:textId="77777777" w:rsidR="007B392D" w:rsidRDefault="007B392D" w:rsidP="00F039F0">
            <w:r>
              <w:t>modes</w:t>
            </w:r>
          </w:p>
        </w:tc>
        <w:tc>
          <w:tcPr>
            <w:tcW w:w="7141" w:type="dxa"/>
          </w:tcPr>
          <w:p w14:paraId="0B648BD5" w14:textId="77777777" w:rsidR="007B392D" w:rsidRDefault="007B392D" w:rsidP="00F039F0">
            <w:r>
              <w:t xml:space="preserve">La recherche est faite comme si l’ensemble des modes </w:t>
            </w:r>
            <w:proofErr w:type="gramStart"/>
            <w:r>
              <w:t>avaient</w:t>
            </w:r>
            <w:proofErr w:type="gramEnd"/>
            <w:r>
              <w:t xml:space="preserve"> été sélectionnés.</w:t>
            </w:r>
          </w:p>
        </w:tc>
      </w:tr>
      <w:tr w:rsidR="007B392D" w14:paraId="58E5E5B5" w14:textId="77777777" w:rsidTr="00F039F0">
        <w:tc>
          <w:tcPr>
            <w:tcW w:w="2147" w:type="dxa"/>
          </w:tcPr>
          <w:p w14:paraId="7B392E4C" w14:textId="77777777" w:rsidR="007B392D" w:rsidRDefault="007B392D" w:rsidP="00F039F0">
            <w:proofErr w:type="spellStart"/>
            <w:r>
              <w:t>selfDriveConditions</w:t>
            </w:r>
            <w:proofErr w:type="spellEnd"/>
            <w:r>
              <w:t> </w:t>
            </w:r>
          </w:p>
        </w:tc>
        <w:tc>
          <w:tcPr>
            <w:tcW w:w="7141" w:type="dxa"/>
          </w:tcPr>
          <w:p w14:paraId="5BB20E92" w14:textId="77777777" w:rsidR="007B392D" w:rsidRDefault="007B392D" w:rsidP="00F039F0">
            <w:r>
              <w:t xml:space="preserve">Le rabattement n’est pas autorisé. Autrement dit, si le mode vélo (ou voiture) ne figure pas dans le paramètre « modes », alors aucun </w:t>
            </w:r>
            <w:proofErr w:type="spellStart"/>
            <w:r>
              <w:t>Leg</w:t>
            </w:r>
            <w:proofErr w:type="spellEnd"/>
            <w:r>
              <w:t xml:space="preserve"> ne peut être d’un mode vélo (ou voiture). </w:t>
            </w:r>
          </w:p>
        </w:tc>
      </w:tr>
      <w:tr w:rsidR="007B392D" w14:paraId="682C305D" w14:textId="77777777" w:rsidTr="00F039F0">
        <w:tc>
          <w:tcPr>
            <w:tcW w:w="2147" w:type="dxa"/>
          </w:tcPr>
          <w:p w14:paraId="06AA3576" w14:textId="77777777" w:rsidR="007B392D" w:rsidRDefault="007B392D" w:rsidP="00F039F0">
            <w:proofErr w:type="spellStart"/>
            <w:r>
              <w:t>AccessibilityContraint</w:t>
            </w:r>
            <w:proofErr w:type="spellEnd"/>
          </w:p>
        </w:tc>
        <w:tc>
          <w:tcPr>
            <w:tcW w:w="7141" w:type="dxa"/>
          </w:tcPr>
          <w:p w14:paraId="4AD1A823" w14:textId="77777777" w:rsidR="007B392D" w:rsidRDefault="007B392D" w:rsidP="00F039F0">
            <w:r>
              <w:t xml:space="preserve">La recherche d’itinéraire ne tient pas compte de l’accessibilité. C’est équivalent à un paramètre </w:t>
            </w:r>
            <w:proofErr w:type="spellStart"/>
            <w:r>
              <w:t>AccessibilityContraint</w:t>
            </w:r>
            <w:proofErr w:type="spellEnd"/>
            <w:r>
              <w:t xml:space="preserve"> égal à « false ».</w:t>
            </w:r>
          </w:p>
        </w:tc>
      </w:tr>
      <w:tr w:rsidR="007B392D" w14:paraId="0D68E92A" w14:textId="77777777" w:rsidTr="00F039F0">
        <w:tc>
          <w:tcPr>
            <w:tcW w:w="2147" w:type="dxa"/>
          </w:tcPr>
          <w:p w14:paraId="02483DF9" w14:textId="77777777" w:rsidR="007B392D" w:rsidRDefault="007B392D" w:rsidP="00F039F0">
            <w:proofErr w:type="spellStart"/>
            <w:r>
              <w:t>Language</w:t>
            </w:r>
            <w:proofErr w:type="spellEnd"/>
            <w:r>
              <w:t> </w:t>
            </w:r>
          </w:p>
        </w:tc>
        <w:tc>
          <w:tcPr>
            <w:tcW w:w="7141" w:type="dxa"/>
          </w:tcPr>
          <w:p w14:paraId="287E394C" w14:textId="77777777" w:rsidR="007B392D" w:rsidRDefault="007B392D" w:rsidP="00F039F0">
            <w:r>
              <w:t>Les informations textuelles des itinéraires sont exprimées dans la langue par défaut du SIM.</w:t>
            </w:r>
          </w:p>
        </w:tc>
      </w:tr>
      <w:tr w:rsidR="007B392D" w14:paraId="15B50E94" w14:textId="77777777" w:rsidTr="00F039F0">
        <w:tc>
          <w:tcPr>
            <w:tcW w:w="2147" w:type="dxa"/>
          </w:tcPr>
          <w:p w14:paraId="0CC59E7E" w14:textId="77777777" w:rsidR="007B392D" w:rsidRDefault="007B392D" w:rsidP="00F039F0">
            <w:r>
              <w:t>options</w:t>
            </w:r>
          </w:p>
        </w:tc>
        <w:tc>
          <w:tcPr>
            <w:tcW w:w="7141" w:type="dxa"/>
          </w:tcPr>
          <w:p w14:paraId="145DFE06" w14:textId="77777777" w:rsidR="007B392D" w:rsidRDefault="007B392D" w:rsidP="00F039F0">
            <w:r>
              <w:t>Pour une recherche d’itinéraire en « départ à »</w:t>
            </w:r>
          </w:p>
          <w:p w14:paraId="74E6F322" w14:textId="77777777" w:rsidR="007B392D" w:rsidRDefault="007B392D" w:rsidP="00F039F0">
            <w:r>
              <w:t>les itinéraires retournés ne sont pas forcément ceux qui partent le plus tard possible</w:t>
            </w:r>
          </w:p>
          <w:p w14:paraId="5B0A6014" w14:textId="77777777" w:rsidR="007B392D" w:rsidRDefault="007B392D" w:rsidP="00F039F0"/>
          <w:p w14:paraId="3814BB81" w14:textId="77777777" w:rsidR="007B392D" w:rsidRDefault="007B392D" w:rsidP="00F039F0">
            <w:r>
              <w:t>Pour une recherche d’itinéraire en « arrivée à »</w:t>
            </w:r>
          </w:p>
          <w:p w14:paraId="0E6A0E58" w14:textId="77777777" w:rsidR="007B392D" w:rsidRDefault="007B392D" w:rsidP="00F039F0">
            <w:r>
              <w:t>les itinéraires retournés ne sont pas forcément ceux qui arrivent le plus tôt possible</w:t>
            </w:r>
          </w:p>
        </w:tc>
      </w:tr>
    </w:tbl>
    <w:p w14:paraId="32254BF6" w14:textId="77777777" w:rsidR="00DF09F2" w:rsidRDefault="00DF09F2" w:rsidP="00C2256A"/>
    <w:p w14:paraId="5FE0D4DD" w14:textId="3CED22B4" w:rsidR="00DF09F2" w:rsidRDefault="00DF09F2" w:rsidP="00C202F5">
      <w:pPr>
        <w:pStyle w:val="Titre4"/>
      </w:pPr>
      <w:r>
        <w:lastRenderedPageBreak/>
        <w:t xml:space="preserve">La structure de </w:t>
      </w:r>
      <w:r w:rsidR="007F1D0D">
        <w:t>donnée en sortie</w:t>
      </w:r>
    </w:p>
    <w:p w14:paraId="11E938C9" w14:textId="77777777" w:rsidR="00DF09F2" w:rsidRDefault="00DF09F2" w:rsidP="00C2256A"/>
    <w:p w14:paraId="55EEBA88" w14:textId="55AC8240" w:rsidR="00722A4D" w:rsidRDefault="00722A4D" w:rsidP="00722A4D">
      <w:r>
        <w:t xml:space="preserve">La structure de </w:t>
      </w:r>
      <w:r w:rsidR="00DE16DC">
        <w:t xml:space="preserve">donnée en sortie </w:t>
      </w:r>
      <w:r>
        <w:t xml:space="preserve"> correspond à l’élément</w:t>
      </w:r>
      <w:r w:rsidR="00DE16DC">
        <w:t xml:space="preserve"> </w:t>
      </w:r>
      <w:proofErr w:type="spellStart"/>
      <w:r w:rsidR="00DE16DC">
        <w:t>ItinerariesResponse</w:t>
      </w:r>
      <w:proofErr w:type="spellEnd"/>
      <w:r>
        <w:t>.</w:t>
      </w:r>
    </w:p>
    <w:p w14:paraId="4276DBDB" w14:textId="77777777" w:rsidR="00722A4D" w:rsidRDefault="00722A4D" w:rsidP="00722A4D"/>
    <w:p w14:paraId="64DD4257" w14:textId="77777777" w:rsidR="00722A4D" w:rsidRDefault="00722A4D" w:rsidP="00722A4D">
      <w:r>
        <w:t xml:space="preserve">S’il n’existe aucune solution d’itinéraire, l’élément </w:t>
      </w:r>
      <w:proofErr w:type="spellStart"/>
      <w:r>
        <w:t>DetailedTrip</w:t>
      </w:r>
      <w:proofErr w:type="spellEnd"/>
      <w:r>
        <w:t xml:space="preserve"> est absent de la structure de réponse.</w:t>
      </w:r>
    </w:p>
    <w:p w14:paraId="1746DF05" w14:textId="77777777" w:rsidR="00722A4D" w:rsidRDefault="00722A4D" w:rsidP="00722A4D"/>
    <w:p w14:paraId="14E68D5F" w14:textId="77777777" w:rsidR="00722A4D" w:rsidRDefault="00722A4D" w:rsidP="00722A4D">
      <w:r>
        <w:t xml:space="preserve">L’élément </w:t>
      </w:r>
      <w:proofErr w:type="spellStart"/>
      <w:r>
        <w:t>DetailedTrip</w:t>
      </w:r>
      <w:proofErr w:type="spellEnd"/>
      <w:r>
        <w:t xml:space="preserve"> est une solution d’itinéraire optimale par rapport :</w:t>
      </w:r>
    </w:p>
    <w:p w14:paraId="6BCA4515" w14:textId="77777777" w:rsidR="00722A4D" w:rsidRDefault="00722A4D" w:rsidP="007B392D">
      <w:pPr>
        <w:pStyle w:val="Paragraphedeliste"/>
        <w:numPr>
          <w:ilvl w:val="0"/>
          <w:numId w:val="35"/>
        </w:numPr>
      </w:pPr>
      <w:r>
        <w:t>aux points de départ demandés (</w:t>
      </w:r>
      <w:proofErr w:type="spellStart"/>
      <w:r>
        <w:t>Departure</w:t>
      </w:r>
      <w:proofErr w:type="spellEnd"/>
      <w:r>
        <w:t>)</w:t>
      </w:r>
    </w:p>
    <w:p w14:paraId="49C93316" w14:textId="77777777" w:rsidR="00722A4D" w:rsidRDefault="00722A4D" w:rsidP="007B392D">
      <w:pPr>
        <w:pStyle w:val="Paragraphedeliste"/>
        <w:numPr>
          <w:ilvl w:val="0"/>
          <w:numId w:val="35"/>
        </w:numPr>
      </w:pPr>
      <w:r>
        <w:t>aux points d’arrivée demandés (</w:t>
      </w:r>
      <w:proofErr w:type="spellStart"/>
      <w:r>
        <w:t>Arrival</w:t>
      </w:r>
      <w:proofErr w:type="spellEnd"/>
      <w:r>
        <w:t>)</w:t>
      </w:r>
    </w:p>
    <w:p w14:paraId="46B9A198" w14:textId="77777777" w:rsidR="00722A4D" w:rsidRDefault="00722A4D" w:rsidP="007B392D">
      <w:pPr>
        <w:pStyle w:val="Paragraphedeliste"/>
        <w:numPr>
          <w:ilvl w:val="0"/>
          <w:numId w:val="35"/>
        </w:numPr>
      </w:pPr>
      <w:r>
        <w:t>à l’horaire (</w:t>
      </w:r>
      <w:proofErr w:type="spellStart"/>
      <w:r>
        <w:t>DepartureTime</w:t>
      </w:r>
      <w:proofErr w:type="spellEnd"/>
      <w:r>
        <w:t xml:space="preserve">, </w:t>
      </w:r>
      <w:proofErr w:type="spellStart"/>
      <w:r>
        <w:t>ArrivalTime</w:t>
      </w:r>
      <w:proofErr w:type="spellEnd"/>
      <w:r>
        <w:t>)</w:t>
      </w:r>
    </w:p>
    <w:p w14:paraId="5A790C73" w14:textId="77777777" w:rsidR="00722A4D" w:rsidRDefault="00722A4D" w:rsidP="007B392D">
      <w:pPr>
        <w:pStyle w:val="Paragraphedeliste"/>
        <w:numPr>
          <w:ilvl w:val="0"/>
          <w:numId w:val="35"/>
        </w:numPr>
      </w:pPr>
      <w:r>
        <w:t>au critère d’optimisation (</w:t>
      </w:r>
      <w:proofErr w:type="spellStart"/>
      <w:r>
        <w:t>Algorithm</w:t>
      </w:r>
      <w:proofErr w:type="spellEnd"/>
      <w:r>
        <w:t>)</w:t>
      </w:r>
    </w:p>
    <w:p w14:paraId="70DF7583" w14:textId="77777777" w:rsidR="00722A4D" w:rsidRDefault="00722A4D" w:rsidP="007B392D">
      <w:pPr>
        <w:pStyle w:val="Paragraphedeliste"/>
        <w:numPr>
          <w:ilvl w:val="0"/>
          <w:numId w:val="35"/>
        </w:numPr>
      </w:pPr>
      <w:r>
        <w:t>aux modes de déplacements sélectionnés (modes)</w:t>
      </w:r>
    </w:p>
    <w:p w14:paraId="47AC0558" w14:textId="77777777" w:rsidR="00722A4D" w:rsidRDefault="00722A4D" w:rsidP="007B392D">
      <w:pPr>
        <w:pStyle w:val="Paragraphedeliste"/>
        <w:numPr>
          <w:ilvl w:val="0"/>
          <w:numId w:val="35"/>
        </w:numPr>
      </w:pPr>
      <w:r>
        <w:t>aux conditions de rabattement autorisées</w:t>
      </w:r>
    </w:p>
    <w:p w14:paraId="2D55EA65" w14:textId="77777777" w:rsidR="00722A4D" w:rsidRDefault="00722A4D" w:rsidP="007B392D">
      <w:pPr>
        <w:pStyle w:val="Paragraphedeliste"/>
        <w:numPr>
          <w:ilvl w:val="0"/>
          <w:numId w:val="35"/>
        </w:numPr>
      </w:pPr>
      <w:r>
        <w:t>à la contrainte éventuelle d’accessibilité</w:t>
      </w:r>
    </w:p>
    <w:p w14:paraId="540DEDF8" w14:textId="77777777" w:rsidR="00722A4D" w:rsidRDefault="00722A4D" w:rsidP="00722A4D"/>
    <w:p w14:paraId="356F35A9" w14:textId="77777777" w:rsidR="00722A4D" w:rsidRDefault="00722A4D" w:rsidP="00722A4D">
      <w:r>
        <w:t xml:space="preserve">L’élément </w:t>
      </w:r>
      <w:proofErr w:type="spellStart"/>
      <w:r>
        <w:t>DetailedTrip</w:t>
      </w:r>
      <w:proofErr w:type="spellEnd"/>
      <w:r>
        <w:t xml:space="preserve"> présente un itinéraire</w:t>
      </w:r>
    </w:p>
    <w:p w14:paraId="066A63D3" w14:textId="166572D1" w:rsidR="00722A4D" w:rsidRDefault="00722A4D" w:rsidP="007B392D">
      <w:pPr>
        <w:pStyle w:val="Paragraphedeliste"/>
        <w:numPr>
          <w:ilvl w:val="0"/>
          <w:numId w:val="36"/>
        </w:numPr>
      </w:pPr>
      <w:r>
        <w:t xml:space="preserve">où les modes des lignes de transport en commun empruntées (élément </w:t>
      </w:r>
      <w:proofErr w:type="spellStart"/>
      <w:r>
        <w:t>PublicTransportMode</w:t>
      </w:r>
      <w:proofErr w:type="spellEnd"/>
      <w:r>
        <w:t xml:space="preserve"> des </w:t>
      </w:r>
      <w:proofErr w:type="spellStart"/>
      <w:r>
        <w:t>PTRide</w:t>
      </w:r>
      <w:proofErr w:type="spellEnd"/>
      <w:r>
        <w:t xml:space="preserve">) figurent tous dans la liste des modes de la </w:t>
      </w:r>
      <w:r w:rsidR="007F1D0D">
        <w:t>structure de donnée en entrée</w:t>
      </w:r>
    </w:p>
    <w:p w14:paraId="3A843772" w14:textId="61CB0039" w:rsidR="00722A4D" w:rsidRDefault="00722A4D" w:rsidP="007B392D">
      <w:pPr>
        <w:pStyle w:val="Paragraphedeliste"/>
        <w:numPr>
          <w:ilvl w:val="0"/>
          <w:numId w:val="36"/>
        </w:numPr>
      </w:pPr>
      <w:r>
        <w:t xml:space="preserve">où les modes des déplacements hors TC (élément </w:t>
      </w:r>
      <w:proofErr w:type="spellStart"/>
      <w:r>
        <w:t>SelfDriveMode</w:t>
      </w:r>
      <w:proofErr w:type="spellEnd"/>
      <w:r>
        <w:t xml:space="preserve"> des </w:t>
      </w:r>
      <w:proofErr w:type="spellStart"/>
      <w:r>
        <w:t>Leg</w:t>
      </w:r>
      <w:proofErr w:type="spellEnd"/>
      <w:r>
        <w:t xml:space="preserve">) figurent tous dans la liste des modes de la </w:t>
      </w:r>
      <w:r w:rsidR="007F1D0D">
        <w:t xml:space="preserve">structure de donnée en entrée </w:t>
      </w:r>
      <w:r>
        <w:t xml:space="preserve">(sauf si la </w:t>
      </w:r>
      <w:r w:rsidR="007F1D0D">
        <w:t xml:space="preserve">structure de donnée en entrée </w:t>
      </w:r>
      <w:r>
        <w:t xml:space="preserve">autorise un rabattement avec la séquence </w:t>
      </w:r>
      <w:proofErr w:type="spellStart"/>
      <w:r>
        <w:t>SelfDriveConditions</w:t>
      </w:r>
      <w:proofErr w:type="spellEnd"/>
      <w:r>
        <w:t>)</w:t>
      </w:r>
    </w:p>
    <w:p w14:paraId="7D4FE72D" w14:textId="4960DB28" w:rsidR="00722A4D" w:rsidRDefault="00722A4D" w:rsidP="007B392D">
      <w:pPr>
        <w:pStyle w:val="Paragraphedeliste"/>
        <w:numPr>
          <w:ilvl w:val="0"/>
          <w:numId w:val="36"/>
        </w:numPr>
      </w:pPr>
      <w:r>
        <w:t xml:space="preserve">où l’horaire de départ est postérieur à l’horaire demandé (dans le cas d’une </w:t>
      </w:r>
      <w:r w:rsidR="007F1D0D">
        <w:t xml:space="preserve">structure de donnée en entrée </w:t>
      </w:r>
      <w:r>
        <w:t xml:space="preserve">ayant un paramètre </w:t>
      </w:r>
      <w:proofErr w:type="spellStart"/>
      <w:r>
        <w:t>DepartureTime</w:t>
      </w:r>
      <w:proofErr w:type="spellEnd"/>
      <w:r>
        <w:t>), le décalage entre l’horaire demandé et l’horaire effectif est supérieur ou égal au temps d’accès au point de départ</w:t>
      </w:r>
    </w:p>
    <w:p w14:paraId="7D64B696" w14:textId="406B1CEF" w:rsidR="00722A4D" w:rsidRDefault="00722A4D" w:rsidP="007B392D">
      <w:pPr>
        <w:pStyle w:val="Paragraphedeliste"/>
        <w:numPr>
          <w:ilvl w:val="0"/>
          <w:numId w:val="36"/>
        </w:numPr>
      </w:pPr>
      <w:r>
        <w:t xml:space="preserve">où l’horaire de d’arrivée est antérieur à l’horaire demandé (dans le cas d’une </w:t>
      </w:r>
      <w:r w:rsidR="007F1D0D">
        <w:t xml:space="preserve">structure de donnée en entrée </w:t>
      </w:r>
      <w:r>
        <w:t xml:space="preserve">ayant un paramètre </w:t>
      </w:r>
      <w:proofErr w:type="spellStart"/>
      <w:r>
        <w:t>ArrivalTime</w:t>
      </w:r>
      <w:proofErr w:type="spellEnd"/>
      <w:r>
        <w:t>), le décalage entre l’horaire demandé et l’horaire effectif est supérieur ou égal au temps d’accès au point d’arrivée</w:t>
      </w:r>
    </w:p>
    <w:p w14:paraId="1BBD8178" w14:textId="34FF8C0B" w:rsidR="00722A4D" w:rsidRDefault="00722A4D" w:rsidP="007B392D">
      <w:pPr>
        <w:pStyle w:val="Paragraphedeliste"/>
        <w:numPr>
          <w:ilvl w:val="0"/>
          <w:numId w:val="36"/>
        </w:numPr>
      </w:pPr>
      <w:r>
        <w:t>où le choix des déplacements TC (</w:t>
      </w:r>
      <w:proofErr w:type="spellStart"/>
      <w:r>
        <w:t>PTRide</w:t>
      </w:r>
      <w:proofErr w:type="spellEnd"/>
      <w:r>
        <w:t>) et hors TC (</w:t>
      </w:r>
      <w:proofErr w:type="spellStart"/>
      <w:r>
        <w:t>Leg</w:t>
      </w:r>
      <w:proofErr w:type="spellEnd"/>
      <w:r>
        <w:t xml:space="preserve">) est optimal par rapport au critère </w:t>
      </w:r>
      <w:proofErr w:type="spellStart"/>
      <w:r>
        <w:t>Algorithm</w:t>
      </w:r>
      <w:proofErr w:type="spellEnd"/>
      <w:r>
        <w:t xml:space="preserve"> d</w:t>
      </w:r>
      <w:r w:rsidR="007F1D0D">
        <w:t>’optimisation pour le choix du meilleur itinéraire</w:t>
      </w:r>
    </w:p>
    <w:p w14:paraId="501C9E80" w14:textId="77777777" w:rsidR="00722A4D" w:rsidRDefault="00722A4D" w:rsidP="00722A4D">
      <w:pPr>
        <w:ind w:left="360"/>
      </w:pPr>
    </w:p>
    <w:p w14:paraId="74F98065" w14:textId="77777777" w:rsidR="00722A4D" w:rsidRDefault="00722A4D" w:rsidP="00722A4D">
      <w:r>
        <w:t xml:space="preserve">L’élément </w:t>
      </w:r>
      <w:proofErr w:type="spellStart"/>
      <w:r>
        <w:t>DetailedTrip</w:t>
      </w:r>
      <w:proofErr w:type="spellEnd"/>
      <w:r>
        <w:t xml:space="preserve"> décrit un itinéraire qui part depuis </w:t>
      </w:r>
    </w:p>
    <w:p w14:paraId="22BF921D" w14:textId="5248E708" w:rsidR="00722A4D" w:rsidRDefault="00722A4D" w:rsidP="007B392D">
      <w:pPr>
        <w:pStyle w:val="Paragraphedeliste"/>
        <w:numPr>
          <w:ilvl w:val="0"/>
          <w:numId w:val="37"/>
        </w:numPr>
      </w:pPr>
      <w:r>
        <w:t xml:space="preserve">soit l’un des points de départ possibles (cas  d’une </w:t>
      </w:r>
      <w:r w:rsidR="007F1D0D">
        <w:t xml:space="preserve">structure de donnée en entrée </w:t>
      </w:r>
      <w:r>
        <w:t xml:space="preserve">avec le paramètre </w:t>
      </w:r>
      <w:proofErr w:type="spellStart"/>
      <w:r>
        <w:t>multiDepartures</w:t>
      </w:r>
      <w:proofErr w:type="spellEnd"/>
      <w:r>
        <w:t>)</w:t>
      </w:r>
    </w:p>
    <w:p w14:paraId="2A5519E9" w14:textId="4EE7C89F" w:rsidR="00722A4D" w:rsidRDefault="00722A4D" w:rsidP="007B392D">
      <w:pPr>
        <w:pStyle w:val="Paragraphedeliste"/>
        <w:numPr>
          <w:ilvl w:val="0"/>
          <w:numId w:val="37"/>
        </w:numPr>
      </w:pPr>
      <w:r>
        <w:t xml:space="preserve">soit le point de départ imposé (cas  d’une </w:t>
      </w:r>
      <w:r w:rsidR="007F1D0D">
        <w:t xml:space="preserve">structure de donnée en entrée </w:t>
      </w:r>
      <w:r>
        <w:t xml:space="preserve">avec le paramètre </w:t>
      </w:r>
      <w:proofErr w:type="spellStart"/>
      <w:r>
        <w:t>multiArrivals</w:t>
      </w:r>
      <w:proofErr w:type="spellEnd"/>
      <w:r>
        <w:t>)</w:t>
      </w:r>
    </w:p>
    <w:p w14:paraId="1DCFBC0A" w14:textId="77777777" w:rsidR="00722A4D" w:rsidRDefault="00722A4D" w:rsidP="00722A4D"/>
    <w:p w14:paraId="456D8E8B" w14:textId="77777777" w:rsidR="00722A4D" w:rsidRDefault="00722A4D" w:rsidP="00722A4D">
      <w:r>
        <w:t xml:space="preserve">L’élément </w:t>
      </w:r>
      <w:proofErr w:type="spellStart"/>
      <w:r>
        <w:t>DetailedTrip</w:t>
      </w:r>
      <w:proofErr w:type="spellEnd"/>
      <w:r>
        <w:t xml:space="preserve"> décrit un itinéraire qui arrive </w:t>
      </w:r>
    </w:p>
    <w:p w14:paraId="17024C35" w14:textId="36F921E4" w:rsidR="00722A4D" w:rsidRDefault="00722A4D" w:rsidP="007B392D">
      <w:pPr>
        <w:pStyle w:val="Paragraphedeliste"/>
        <w:numPr>
          <w:ilvl w:val="0"/>
          <w:numId w:val="37"/>
        </w:numPr>
      </w:pPr>
      <w:r>
        <w:t xml:space="preserve">soit à l’un des points d’arrivée possibles (cas  d’une </w:t>
      </w:r>
      <w:r w:rsidR="007F1D0D">
        <w:t xml:space="preserve">structure de donnée en entrée </w:t>
      </w:r>
      <w:r>
        <w:t xml:space="preserve">avec le paramètre </w:t>
      </w:r>
      <w:proofErr w:type="spellStart"/>
      <w:r>
        <w:t>multiArrivals</w:t>
      </w:r>
      <w:proofErr w:type="spellEnd"/>
      <w:r>
        <w:t>)</w:t>
      </w:r>
    </w:p>
    <w:p w14:paraId="4E323B56" w14:textId="28CE3132" w:rsidR="00722A4D" w:rsidRDefault="00722A4D" w:rsidP="007B392D">
      <w:pPr>
        <w:pStyle w:val="Paragraphedeliste"/>
        <w:numPr>
          <w:ilvl w:val="0"/>
          <w:numId w:val="37"/>
        </w:numPr>
      </w:pPr>
      <w:r>
        <w:t xml:space="preserve">soit au point d’arrivée imposé (cas  d’une </w:t>
      </w:r>
      <w:r w:rsidR="007F1D0D">
        <w:t xml:space="preserve">structure de donnée en entrée </w:t>
      </w:r>
      <w:r>
        <w:t xml:space="preserve">avec le paramètre </w:t>
      </w:r>
      <w:proofErr w:type="spellStart"/>
      <w:r>
        <w:t>multiDepartures</w:t>
      </w:r>
      <w:proofErr w:type="spellEnd"/>
      <w:r>
        <w:t>)</w:t>
      </w:r>
    </w:p>
    <w:p w14:paraId="781B20EA" w14:textId="77777777" w:rsidR="00722A4D" w:rsidRDefault="00722A4D" w:rsidP="00722A4D"/>
    <w:p w14:paraId="43CAA692" w14:textId="470E8601" w:rsidR="00722A4D" w:rsidRDefault="00722A4D" w:rsidP="00722A4D">
      <w:r>
        <w:t xml:space="preserve">Dans le cas où la </w:t>
      </w:r>
      <w:r w:rsidR="007F1D0D">
        <w:t xml:space="preserve">structure de donnée en entrée </w:t>
      </w:r>
      <w:r>
        <w:t xml:space="preserve">autorise le rabattement (élément </w:t>
      </w:r>
      <w:proofErr w:type="spellStart"/>
      <w:r>
        <w:t>SelfDriveCondition</w:t>
      </w:r>
      <w:proofErr w:type="spellEnd"/>
      <w:r>
        <w:t xml:space="preserve"> dans la séquence </w:t>
      </w:r>
      <w:proofErr w:type="spellStart"/>
      <w:r>
        <w:t>SelfDriveConditions</w:t>
      </w:r>
      <w:proofErr w:type="spellEnd"/>
      <w:r>
        <w:t>), le rabattement précise un mode et une position sur l’itinéraire global.</w:t>
      </w:r>
    </w:p>
    <w:p w14:paraId="506508BA" w14:textId="77777777" w:rsidR="00722A4D" w:rsidRDefault="00722A4D" w:rsidP="00722A4D">
      <w:r>
        <w:t>Le tableau ci-dessous exprime de quelle manière le rabattement est pris en compte.</w:t>
      </w:r>
    </w:p>
    <w:p w14:paraId="4F0CB1AB" w14:textId="77777777" w:rsidR="00722A4D" w:rsidRDefault="00722A4D" w:rsidP="00722A4D"/>
    <w:tbl>
      <w:tblPr>
        <w:tblStyle w:val="Grille"/>
        <w:tblW w:w="0" w:type="auto"/>
        <w:tblLook w:val="04A0" w:firstRow="1" w:lastRow="0" w:firstColumn="1" w:lastColumn="0" w:noHBand="0" w:noVBand="1"/>
      </w:tblPr>
      <w:tblGrid>
        <w:gridCol w:w="2235"/>
        <w:gridCol w:w="1134"/>
        <w:gridCol w:w="5843"/>
      </w:tblGrid>
      <w:tr w:rsidR="00722A4D" w14:paraId="168BE37F" w14:textId="77777777" w:rsidTr="00722A4D">
        <w:tc>
          <w:tcPr>
            <w:tcW w:w="2235" w:type="dxa"/>
          </w:tcPr>
          <w:p w14:paraId="3508CEC1" w14:textId="77777777" w:rsidR="00722A4D" w:rsidRDefault="00722A4D" w:rsidP="00722A4D">
            <w:r>
              <w:t>Mode de rabattement</w:t>
            </w:r>
          </w:p>
        </w:tc>
        <w:tc>
          <w:tcPr>
            <w:tcW w:w="1134" w:type="dxa"/>
          </w:tcPr>
          <w:p w14:paraId="2DF08F97" w14:textId="77777777" w:rsidR="00722A4D" w:rsidRDefault="00722A4D" w:rsidP="00722A4D">
            <w:r>
              <w:t>Position</w:t>
            </w:r>
          </w:p>
        </w:tc>
        <w:tc>
          <w:tcPr>
            <w:tcW w:w="5843" w:type="dxa"/>
          </w:tcPr>
          <w:p w14:paraId="00C166A8" w14:textId="77777777" w:rsidR="00722A4D" w:rsidRDefault="00722A4D" w:rsidP="00722A4D">
            <w:r>
              <w:t>Prise en compte</w:t>
            </w:r>
          </w:p>
        </w:tc>
      </w:tr>
      <w:tr w:rsidR="00722A4D" w14:paraId="67A527CE" w14:textId="77777777" w:rsidTr="00722A4D">
        <w:tc>
          <w:tcPr>
            <w:tcW w:w="2235" w:type="dxa"/>
          </w:tcPr>
          <w:p w14:paraId="0FA335EA" w14:textId="77777777" w:rsidR="00722A4D" w:rsidRDefault="00722A4D" w:rsidP="00722A4D">
            <w:r>
              <w:t>vélo</w:t>
            </w:r>
          </w:p>
        </w:tc>
        <w:tc>
          <w:tcPr>
            <w:tcW w:w="1134" w:type="dxa"/>
          </w:tcPr>
          <w:p w14:paraId="03580886" w14:textId="77777777" w:rsidR="00722A4D" w:rsidRDefault="00722A4D" w:rsidP="00722A4D">
            <w:r>
              <w:t>début</w:t>
            </w:r>
          </w:p>
        </w:tc>
        <w:tc>
          <w:tcPr>
            <w:tcW w:w="5843" w:type="dxa"/>
          </w:tcPr>
          <w:p w14:paraId="634BA27B" w14:textId="5A6D8F33" w:rsidR="00722A4D" w:rsidRDefault="00722A4D" w:rsidP="00722A4D">
            <w:r>
              <w:t xml:space="preserve">Le premier élément </w:t>
            </w:r>
            <w:proofErr w:type="spellStart"/>
            <w:r>
              <w:t>Leg</w:t>
            </w:r>
            <w:proofErr w:type="spellEnd"/>
            <w:r>
              <w:t xml:space="preserve"> de l’itinéraire peut être du mode vélo </w:t>
            </w:r>
            <w:r>
              <w:lastRenderedPageBreak/>
              <w:t xml:space="preserve">même si le vélo ne figure pas parmi les modes de la </w:t>
            </w:r>
            <w:r w:rsidR="007F1D0D">
              <w:t xml:space="preserve">structure de donnée en entrée </w:t>
            </w:r>
            <w:r>
              <w:t xml:space="preserve">(paramètres modes) </w:t>
            </w:r>
          </w:p>
        </w:tc>
      </w:tr>
      <w:tr w:rsidR="00722A4D" w14:paraId="646E8F82" w14:textId="77777777" w:rsidTr="00722A4D">
        <w:tc>
          <w:tcPr>
            <w:tcW w:w="2235" w:type="dxa"/>
          </w:tcPr>
          <w:p w14:paraId="45F4E732" w14:textId="77777777" w:rsidR="00722A4D" w:rsidRDefault="00722A4D" w:rsidP="00722A4D">
            <w:r>
              <w:lastRenderedPageBreak/>
              <w:t>voiture</w:t>
            </w:r>
          </w:p>
        </w:tc>
        <w:tc>
          <w:tcPr>
            <w:tcW w:w="1134" w:type="dxa"/>
          </w:tcPr>
          <w:p w14:paraId="5F564F71" w14:textId="77777777" w:rsidR="00722A4D" w:rsidRDefault="00722A4D" w:rsidP="00722A4D">
            <w:r>
              <w:t>début</w:t>
            </w:r>
          </w:p>
        </w:tc>
        <w:tc>
          <w:tcPr>
            <w:tcW w:w="5843" w:type="dxa"/>
          </w:tcPr>
          <w:p w14:paraId="0D327992" w14:textId="10F867E4" w:rsidR="00722A4D" w:rsidRDefault="00722A4D" w:rsidP="00722A4D">
            <w:r>
              <w:t xml:space="preserve">Le premier élément </w:t>
            </w:r>
            <w:proofErr w:type="spellStart"/>
            <w:r>
              <w:t>Leg</w:t>
            </w:r>
            <w:proofErr w:type="spellEnd"/>
            <w:r>
              <w:t xml:space="preserve"> de l’itinéraire peut être du mode voiture même si la voiture ne figure pas parmi les modes de la </w:t>
            </w:r>
            <w:r w:rsidR="007F1D0D">
              <w:t xml:space="preserve">structure de donnée en entrée </w:t>
            </w:r>
            <w:r>
              <w:t>(paramètres modes)</w:t>
            </w:r>
          </w:p>
        </w:tc>
      </w:tr>
      <w:tr w:rsidR="00722A4D" w14:paraId="7CAA0885" w14:textId="77777777" w:rsidTr="00722A4D">
        <w:tc>
          <w:tcPr>
            <w:tcW w:w="2235" w:type="dxa"/>
          </w:tcPr>
          <w:p w14:paraId="00845448" w14:textId="77777777" w:rsidR="00722A4D" w:rsidRDefault="00722A4D" w:rsidP="00722A4D">
            <w:r>
              <w:t>vélo</w:t>
            </w:r>
          </w:p>
        </w:tc>
        <w:tc>
          <w:tcPr>
            <w:tcW w:w="1134" w:type="dxa"/>
          </w:tcPr>
          <w:p w14:paraId="6FA210C4" w14:textId="77777777" w:rsidR="00722A4D" w:rsidRDefault="00722A4D" w:rsidP="00722A4D">
            <w:r>
              <w:t>fin</w:t>
            </w:r>
          </w:p>
        </w:tc>
        <w:tc>
          <w:tcPr>
            <w:tcW w:w="5843" w:type="dxa"/>
          </w:tcPr>
          <w:p w14:paraId="376A1B67" w14:textId="019136B8" w:rsidR="00722A4D" w:rsidRDefault="00722A4D" w:rsidP="00722A4D">
            <w:r>
              <w:t xml:space="preserve">Le dernier élément </w:t>
            </w:r>
            <w:proofErr w:type="spellStart"/>
            <w:r>
              <w:t>Leg</w:t>
            </w:r>
            <w:proofErr w:type="spellEnd"/>
            <w:r>
              <w:t xml:space="preserve"> de l’itinéraire peut être du mode vélo même si le vélo ne figure pas parmi les modes de la </w:t>
            </w:r>
            <w:r w:rsidR="007F1D0D">
              <w:t xml:space="preserve">structure de donnée en entrée </w:t>
            </w:r>
            <w:r>
              <w:t xml:space="preserve">(paramètres modes) </w:t>
            </w:r>
          </w:p>
        </w:tc>
      </w:tr>
      <w:tr w:rsidR="00722A4D" w14:paraId="4043FF18" w14:textId="77777777" w:rsidTr="00722A4D">
        <w:tc>
          <w:tcPr>
            <w:tcW w:w="2235" w:type="dxa"/>
          </w:tcPr>
          <w:p w14:paraId="2215C8CF" w14:textId="77777777" w:rsidR="00722A4D" w:rsidRDefault="00722A4D" w:rsidP="00722A4D">
            <w:r>
              <w:t>voiture</w:t>
            </w:r>
          </w:p>
        </w:tc>
        <w:tc>
          <w:tcPr>
            <w:tcW w:w="1134" w:type="dxa"/>
          </w:tcPr>
          <w:p w14:paraId="38C575A8" w14:textId="77777777" w:rsidR="00722A4D" w:rsidRDefault="00722A4D" w:rsidP="00722A4D">
            <w:r>
              <w:t>fin</w:t>
            </w:r>
          </w:p>
        </w:tc>
        <w:tc>
          <w:tcPr>
            <w:tcW w:w="5843" w:type="dxa"/>
          </w:tcPr>
          <w:p w14:paraId="0A3F7A50" w14:textId="29DB13AD" w:rsidR="00722A4D" w:rsidRDefault="00722A4D" w:rsidP="00722A4D">
            <w:r>
              <w:t xml:space="preserve">Le dernier élément </w:t>
            </w:r>
            <w:proofErr w:type="spellStart"/>
            <w:r>
              <w:t>Leg</w:t>
            </w:r>
            <w:proofErr w:type="spellEnd"/>
            <w:r>
              <w:t xml:space="preserve"> de l’itinéraire peut être du mode voiture même si la voiture ne figure pas parmi les modes de la </w:t>
            </w:r>
            <w:r w:rsidR="007F1D0D">
              <w:t xml:space="preserve">structure de donnée en entrée </w:t>
            </w:r>
            <w:r>
              <w:t>(paramètres modes)</w:t>
            </w:r>
          </w:p>
        </w:tc>
      </w:tr>
    </w:tbl>
    <w:p w14:paraId="0B9DFFC2" w14:textId="77777777" w:rsidR="00722A4D" w:rsidRDefault="00722A4D" w:rsidP="00722A4D"/>
    <w:p w14:paraId="47696641" w14:textId="77777777" w:rsidR="00722A4D" w:rsidRDefault="00722A4D" w:rsidP="00722A4D">
      <w:r>
        <w:t xml:space="preserve">Les informations textuelles fournies par l’élément </w:t>
      </w:r>
      <w:proofErr w:type="spellStart"/>
      <w:r>
        <w:t>DetailedTrip</w:t>
      </w:r>
      <w:proofErr w:type="spellEnd"/>
      <w:r>
        <w:t xml:space="preserve"> sont dans la langue demandée (</w:t>
      </w:r>
      <w:proofErr w:type="spellStart"/>
      <w:r>
        <w:t>Language</w:t>
      </w:r>
      <w:proofErr w:type="spellEnd"/>
      <w:r>
        <w:t>).</w:t>
      </w:r>
    </w:p>
    <w:p w14:paraId="7E7BE643" w14:textId="6AE54A5F" w:rsidR="00722A4D" w:rsidRDefault="007B392D" w:rsidP="00C202F5">
      <w:pPr>
        <w:pStyle w:val="Titre4"/>
      </w:pPr>
      <w:r>
        <w:t>Composants qui utilisent le service</w:t>
      </w:r>
    </w:p>
    <w:p w14:paraId="2DA4A2F4" w14:textId="77777777" w:rsidR="007703FF" w:rsidRDefault="007B392D" w:rsidP="007B392D">
      <w:r>
        <w:t xml:space="preserve">Seul l’aiguilleur utilise </w:t>
      </w:r>
      <w:r w:rsidR="007703FF">
        <w:t>c</w:t>
      </w:r>
      <w:r w:rsidR="007C4B87">
        <w:t xml:space="preserve">e service de </w:t>
      </w:r>
      <w:r w:rsidR="007703FF">
        <w:t>l’</w:t>
      </w:r>
      <w:r w:rsidR="007C4B87">
        <w:t xml:space="preserve">interface </w:t>
      </w:r>
      <w:r w:rsidR="007703FF">
        <w:t>générique de SIM.</w:t>
      </w:r>
    </w:p>
    <w:p w14:paraId="65FAF9B6" w14:textId="6CACCF7A" w:rsidR="007B392D" w:rsidRPr="007B392D" w:rsidRDefault="007703FF" w:rsidP="007B392D">
      <w:r>
        <w:t xml:space="preserve">L’aiguilleur interroge ce service </w:t>
      </w:r>
      <w:r w:rsidR="007C4B87">
        <w:t>pour l’ensem</w:t>
      </w:r>
      <w:r>
        <w:t>ble des SIM connectés.</w:t>
      </w:r>
    </w:p>
    <w:p w14:paraId="31C48EEB" w14:textId="1EF08664" w:rsidR="00C2256A" w:rsidRDefault="00C2256A" w:rsidP="00C202F5">
      <w:pPr>
        <w:pStyle w:val="Titre3"/>
      </w:pPr>
      <w:bookmarkStart w:id="279" w:name="_Ref289595082"/>
      <w:bookmarkStart w:id="280" w:name="_Toc290618207"/>
      <w:r>
        <w:t xml:space="preserve">Service de recherche d’itinéraire non détaillée </w:t>
      </w:r>
      <w:proofErr w:type="spellStart"/>
      <w:r>
        <w:t>n-m</w:t>
      </w:r>
      <w:bookmarkEnd w:id="279"/>
      <w:bookmarkEnd w:id="280"/>
      <w:proofErr w:type="spellEnd"/>
    </w:p>
    <w:p w14:paraId="0FC8E491" w14:textId="4BD34915" w:rsidR="00C175DF" w:rsidRDefault="00C175DF" w:rsidP="00C175DF">
      <w:r>
        <w:t>Le service calcule les meilleurs itinéraire</w:t>
      </w:r>
      <w:r w:rsidR="0041596F">
        <w:t>s</w:t>
      </w:r>
      <w:r>
        <w:t xml:space="preserve"> permettant de relier n départs à m </w:t>
      </w:r>
      <w:proofErr w:type="gramStart"/>
      <w:r>
        <w:t>arrivées</w:t>
      </w:r>
      <w:proofErr w:type="gramEnd"/>
      <w:r>
        <w:t xml:space="preserve"> en respectant un certain nombre de critères. Le service renvoie une liste de résumé</w:t>
      </w:r>
      <w:r w:rsidR="0041596F">
        <w:t>s</w:t>
      </w:r>
      <w:r>
        <w:t xml:space="preserve"> d’itinéraire (point et horaire départ et point et horaire d’arrivée).</w:t>
      </w:r>
    </w:p>
    <w:p w14:paraId="166015DD" w14:textId="4DBCB3D1" w:rsidR="00C175DF" w:rsidRDefault="00C175DF" w:rsidP="00C175DF">
      <w:r>
        <w:t>Cette liste contient au plus m ou n, selon qu</w:t>
      </w:r>
      <w:r w:rsidR="0041596F">
        <w:t>e le critère</w:t>
      </w:r>
      <w:r>
        <w:t xml:space="preserve"> d’horaire est de type « départ à » ou « arrivée à ».</w:t>
      </w:r>
    </w:p>
    <w:p w14:paraId="0B2A71D6" w14:textId="159967E7" w:rsidR="00C175DF" w:rsidRDefault="00C175DF" w:rsidP="00C175DF">
      <w:r>
        <w:t xml:space="preserve">L’implémentation de ce type de service s’apparente </w:t>
      </w:r>
      <w:r w:rsidR="0041596F">
        <w:t>aux</w:t>
      </w:r>
      <w:r>
        <w:t xml:space="preserve"> algorithme</w:t>
      </w:r>
      <w:r w:rsidR="0041596F">
        <w:t>s</w:t>
      </w:r>
      <w:r>
        <w:t xml:space="preserve"> de calcul d’isochrone. </w:t>
      </w:r>
    </w:p>
    <w:p w14:paraId="7558E267" w14:textId="77777777" w:rsidR="00C175DF" w:rsidRDefault="00C175DF" w:rsidP="00C175DF"/>
    <w:p w14:paraId="402EA88D" w14:textId="713D3013" w:rsidR="00DF09F2" w:rsidRDefault="00C175DF" w:rsidP="00DF09F2">
      <w:r>
        <w:t>Les structures échangées dans ce service sont définies dans le f</w:t>
      </w:r>
      <w:r w:rsidR="005C0922">
        <w:t>ichier XSD MisSummedUpTrip.xsd.</w:t>
      </w:r>
    </w:p>
    <w:p w14:paraId="5904FF64" w14:textId="15F90C3D" w:rsidR="00DF09F2" w:rsidRDefault="00DF09F2" w:rsidP="007F1D0D">
      <w:pPr>
        <w:pStyle w:val="Titre4"/>
      </w:pPr>
      <w:r>
        <w:t xml:space="preserve">La structure </w:t>
      </w:r>
      <w:r w:rsidR="007F1D0D">
        <w:t>de donnée en entrée</w:t>
      </w:r>
    </w:p>
    <w:p w14:paraId="0516420B" w14:textId="6D50B3A7" w:rsidR="00DE16DC" w:rsidRDefault="00DE16DC" w:rsidP="00DE16DC">
      <w:r>
        <w:t xml:space="preserve">La structure de donnée en entrée correspond à l’élément </w:t>
      </w:r>
      <w:proofErr w:type="spellStart"/>
      <w:r w:rsidRPr="0010216D">
        <w:t>Sum</w:t>
      </w:r>
      <w:r>
        <w:t>m</w:t>
      </w:r>
      <w:r w:rsidRPr="0010216D">
        <w:t>edUpItinerariesRe</w:t>
      </w:r>
      <w:r>
        <w:t>quest</w:t>
      </w:r>
      <w:proofErr w:type="spellEnd"/>
      <w:r>
        <w:t xml:space="preserve"> du fichier XSD MisSummedUpTrip.xsd.</w:t>
      </w:r>
    </w:p>
    <w:p w14:paraId="41F061DC" w14:textId="77777777" w:rsidR="00DE16DC" w:rsidRDefault="00DE16DC" w:rsidP="00DE16DC"/>
    <w:p w14:paraId="3DE701CC" w14:textId="77777777" w:rsidR="00DE16DC" w:rsidRDefault="00DE16DC" w:rsidP="00DE16DC">
      <w:r>
        <w:t xml:space="preserve">L’élément </w:t>
      </w:r>
      <w:proofErr w:type="spellStart"/>
      <w:r w:rsidRPr="0010216D">
        <w:t>SumedUpItinerariesRe</w:t>
      </w:r>
      <w:r>
        <w:t>quest</w:t>
      </w:r>
      <w:proofErr w:type="spellEnd"/>
      <w:r>
        <w:t xml:space="preserve"> propose plusieurs points de départ (éléments </w:t>
      </w:r>
      <w:proofErr w:type="spellStart"/>
      <w:r>
        <w:t>Departure</w:t>
      </w:r>
      <w:proofErr w:type="spellEnd"/>
      <w:r>
        <w:t xml:space="preserve"> de la séquence </w:t>
      </w:r>
      <w:proofErr w:type="spellStart"/>
      <w:r>
        <w:t>departures</w:t>
      </w:r>
      <w:proofErr w:type="spellEnd"/>
      <w:r>
        <w:t xml:space="preserve">) et plusieurs points d’arrivée (éléments </w:t>
      </w:r>
      <w:proofErr w:type="spellStart"/>
      <w:r>
        <w:t>Arrivals</w:t>
      </w:r>
      <w:proofErr w:type="spellEnd"/>
      <w:r>
        <w:t xml:space="preserve"> de la séquence </w:t>
      </w:r>
      <w:proofErr w:type="spellStart"/>
      <w:r>
        <w:t>arrivals</w:t>
      </w:r>
      <w:proofErr w:type="spellEnd"/>
      <w:r>
        <w:t>).</w:t>
      </w:r>
    </w:p>
    <w:p w14:paraId="623CD6E2" w14:textId="77777777" w:rsidR="00DE16DC" w:rsidRDefault="00DE16DC" w:rsidP="00DE16DC"/>
    <w:p w14:paraId="530C8BE5" w14:textId="77777777" w:rsidR="00DE16DC" w:rsidRDefault="00DE16DC" w:rsidP="00DE16DC">
      <w:r>
        <w:t xml:space="preserve">Les structures </w:t>
      </w:r>
      <w:proofErr w:type="spellStart"/>
      <w:r>
        <w:t>Departure</w:t>
      </w:r>
      <w:proofErr w:type="spellEnd"/>
      <w:r>
        <w:t xml:space="preserve"> et </w:t>
      </w:r>
      <w:proofErr w:type="spellStart"/>
      <w:r>
        <w:t>Arrival</w:t>
      </w:r>
      <w:proofErr w:type="spellEnd"/>
      <w:r>
        <w:t xml:space="preserve"> modélisent un emplacement géographique (qui peut être un arrêt aussi bien qu’une position géographique d’adresse) assorti d’une durée d’accès. La durée d’accès représente le temps nécessaire au voyageur pour se rendre à pied à cet emplacement.</w:t>
      </w:r>
    </w:p>
    <w:p w14:paraId="235FAA55" w14:textId="77777777" w:rsidR="00DE16DC" w:rsidRDefault="00DE16DC" w:rsidP="00DE16DC"/>
    <w:p w14:paraId="28164610" w14:textId="77777777" w:rsidR="00DE16DC" w:rsidRDefault="00DE16DC" w:rsidP="00DE16DC">
      <w:r>
        <w:t xml:space="preserve">Si l’élément </w:t>
      </w:r>
      <w:proofErr w:type="spellStart"/>
      <w:r w:rsidRPr="0010216D">
        <w:t>SumedUpItinerariesRe</w:t>
      </w:r>
      <w:r>
        <w:t>quest</w:t>
      </w:r>
      <w:proofErr w:type="spellEnd"/>
      <w:r>
        <w:t xml:space="preserve"> définit une séquence « options » non vide, alors l’une des 2 séquences « </w:t>
      </w:r>
      <w:proofErr w:type="spellStart"/>
      <w:r>
        <w:t>departures</w:t>
      </w:r>
      <w:proofErr w:type="spellEnd"/>
      <w:r>
        <w:t> » ou « </w:t>
      </w:r>
      <w:proofErr w:type="spellStart"/>
      <w:r>
        <w:t>arrivals</w:t>
      </w:r>
      <w:proofErr w:type="spellEnd"/>
      <w:r>
        <w:t> » ne contient qu’un seul élément.</w:t>
      </w:r>
    </w:p>
    <w:p w14:paraId="798A9CB7" w14:textId="77777777" w:rsidR="00DE16DC" w:rsidRDefault="00DE16DC" w:rsidP="00DE16DC">
      <w:r>
        <w:t xml:space="preserve">Sans cela, le code d’exception </w:t>
      </w:r>
      <w:r>
        <w:fldChar w:fldCharType="begin"/>
      </w:r>
      <w:r>
        <w:instrText xml:space="preserve"> REF CODE_BAD_REQUEST \h </w:instrText>
      </w:r>
      <w:r>
        <w:fldChar w:fldCharType="separate"/>
      </w:r>
      <w:r>
        <w:t>BAD_REQUEST</w:t>
      </w:r>
      <w:r>
        <w:fldChar w:fldCharType="end"/>
      </w:r>
      <w:r>
        <w:t xml:space="preserve"> est retourné dans l’élément </w:t>
      </w:r>
      <w:proofErr w:type="spellStart"/>
      <w:r>
        <w:t>Status</w:t>
      </w:r>
      <w:proofErr w:type="spellEnd"/>
      <w:r>
        <w:t xml:space="preserve"> de la réponse.</w:t>
      </w:r>
    </w:p>
    <w:p w14:paraId="55AB0E91" w14:textId="77777777" w:rsidR="00DE16DC" w:rsidRDefault="00DE16DC" w:rsidP="00DE16DC"/>
    <w:p w14:paraId="518ECD72" w14:textId="4F92B80C" w:rsidR="0066352B" w:rsidRDefault="0066352B" w:rsidP="0066352B">
      <w:r>
        <w:t xml:space="preserve">L’élément </w:t>
      </w:r>
      <w:proofErr w:type="spellStart"/>
      <w:r>
        <w:t>Algorithm</w:t>
      </w:r>
      <w:proofErr w:type="spellEnd"/>
      <w:r>
        <w:t xml:space="preserve"> est défini de la même manière que sur l’interface FRI, </w:t>
      </w:r>
      <w:ins w:id="281" w:author="casteran regis" w:date="2015-05-20T12:40:00Z">
        <w:r w:rsidR="00025983">
          <w:t>cf.</w:t>
        </w:r>
      </w:ins>
      <w:r>
        <w:t xml:space="preserve"> § </w:t>
      </w:r>
      <w:r>
        <w:fldChar w:fldCharType="begin"/>
      </w:r>
      <w:r>
        <w:instrText xml:space="preserve"> REF _Ref289594967 \r \h </w:instrText>
      </w:r>
      <w:r>
        <w:fldChar w:fldCharType="separate"/>
      </w:r>
      <w:r>
        <w:t>5.1.2.1</w:t>
      </w:r>
      <w:r>
        <w:fldChar w:fldCharType="end"/>
      </w:r>
      <w:r>
        <w:t xml:space="preserve"> </w:t>
      </w:r>
      <w:r>
        <w:fldChar w:fldCharType="begin"/>
      </w:r>
      <w:r>
        <w:instrText xml:space="preserve"> REF _Ref289594967 \h </w:instrText>
      </w:r>
      <w:r>
        <w:fldChar w:fldCharType="separate"/>
      </w:r>
      <w:r>
        <w:t>Service de demande de recherche d’itinéraire</w:t>
      </w:r>
      <w:r>
        <w:fldChar w:fldCharType="end"/>
      </w:r>
      <w:r>
        <w:t xml:space="preserve">. </w:t>
      </w:r>
    </w:p>
    <w:p w14:paraId="6C904C7B" w14:textId="77777777" w:rsidR="00DE16DC" w:rsidRDefault="00DE16DC" w:rsidP="00DE16DC"/>
    <w:p w14:paraId="76D30424" w14:textId="4DF13D1A" w:rsidR="00DE16DC" w:rsidRDefault="00DE16DC" w:rsidP="00DE16DC">
      <w:r>
        <w:t>La structure de donnée en entrée peut contenir également des paramètres optionnels.</w:t>
      </w:r>
    </w:p>
    <w:p w14:paraId="1852C3DB" w14:textId="77777777" w:rsidR="00DE16DC" w:rsidRDefault="00DE16DC" w:rsidP="00DE16DC">
      <w:r>
        <w:t>Lorsque ces paramètres ne sont pas renseignés, le service applique un fonctionnement par défaut présenté ci-dessous.</w:t>
      </w:r>
    </w:p>
    <w:p w14:paraId="3A3055E4" w14:textId="77777777" w:rsidR="00DE16DC" w:rsidRDefault="00DE16DC" w:rsidP="00DE16DC"/>
    <w:tbl>
      <w:tblPr>
        <w:tblStyle w:val="Grille"/>
        <w:tblW w:w="0" w:type="auto"/>
        <w:tblLook w:val="04A0" w:firstRow="1" w:lastRow="0" w:firstColumn="1" w:lastColumn="0" w:noHBand="0" w:noVBand="1"/>
      </w:tblPr>
      <w:tblGrid>
        <w:gridCol w:w="2147"/>
        <w:gridCol w:w="7141"/>
      </w:tblGrid>
      <w:tr w:rsidR="00DE16DC" w14:paraId="79FF5F39" w14:textId="77777777" w:rsidTr="00DE16DC">
        <w:tc>
          <w:tcPr>
            <w:tcW w:w="2147" w:type="dxa"/>
          </w:tcPr>
          <w:p w14:paraId="6B5BE18B" w14:textId="77777777" w:rsidR="00DE16DC" w:rsidRDefault="00DE16DC" w:rsidP="00DE16DC">
            <w:r>
              <w:t>Paramètre optionnel</w:t>
            </w:r>
          </w:p>
        </w:tc>
        <w:tc>
          <w:tcPr>
            <w:tcW w:w="7141" w:type="dxa"/>
          </w:tcPr>
          <w:p w14:paraId="3EE889E8" w14:textId="48A6933B" w:rsidR="00DE16DC" w:rsidRDefault="00DE16DC" w:rsidP="00DE16DC">
            <w:r>
              <w:t>Prise en compte en cas d’absence dans la structure de donnée en entrée</w:t>
            </w:r>
          </w:p>
        </w:tc>
      </w:tr>
      <w:tr w:rsidR="00DE16DC" w14:paraId="38ACD867" w14:textId="77777777" w:rsidTr="00DE16DC">
        <w:tc>
          <w:tcPr>
            <w:tcW w:w="2147" w:type="dxa"/>
          </w:tcPr>
          <w:p w14:paraId="54F4F4A8" w14:textId="77777777" w:rsidR="00DE16DC" w:rsidRDefault="00DE16DC" w:rsidP="00DE16DC">
            <w:proofErr w:type="spellStart"/>
            <w:r>
              <w:t>Algorithm</w:t>
            </w:r>
            <w:proofErr w:type="spellEnd"/>
            <w:r>
              <w:t> </w:t>
            </w:r>
          </w:p>
        </w:tc>
        <w:tc>
          <w:tcPr>
            <w:tcW w:w="7141" w:type="dxa"/>
          </w:tcPr>
          <w:p w14:paraId="545AC10C" w14:textId="77777777" w:rsidR="00DE16DC" w:rsidRDefault="00DE16DC" w:rsidP="00DE16DC">
            <w:r>
              <w:t xml:space="preserve">L’optimisation est faite comme si le paramètre était fixé à la valeur énumérée CLASSIC. </w:t>
            </w:r>
          </w:p>
        </w:tc>
      </w:tr>
      <w:tr w:rsidR="00DE16DC" w14:paraId="56728CFA" w14:textId="77777777" w:rsidTr="00DE16DC">
        <w:tc>
          <w:tcPr>
            <w:tcW w:w="2147" w:type="dxa"/>
          </w:tcPr>
          <w:p w14:paraId="59F6C899" w14:textId="77777777" w:rsidR="00DE16DC" w:rsidRDefault="00DE16DC" w:rsidP="00DE16DC">
            <w:r>
              <w:t>modes</w:t>
            </w:r>
          </w:p>
        </w:tc>
        <w:tc>
          <w:tcPr>
            <w:tcW w:w="7141" w:type="dxa"/>
          </w:tcPr>
          <w:p w14:paraId="6B7A85F9" w14:textId="77777777" w:rsidR="00DE16DC" w:rsidRDefault="00DE16DC" w:rsidP="00DE16DC">
            <w:r>
              <w:t xml:space="preserve">La recherche est faite comme si l’ensemble des modes </w:t>
            </w:r>
            <w:proofErr w:type="gramStart"/>
            <w:r>
              <w:t>avaient</w:t>
            </w:r>
            <w:proofErr w:type="gramEnd"/>
            <w:r>
              <w:t xml:space="preserve"> été sélectionnés.</w:t>
            </w:r>
          </w:p>
        </w:tc>
      </w:tr>
      <w:tr w:rsidR="00DE16DC" w14:paraId="1F015DD5" w14:textId="77777777" w:rsidTr="00DE16DC">
        <w:tc>
          <w:tcPr>
            <w:tcW w:w="2147" w:type="dxa"/>
          </w:tcPr>
          <w:p w14:paraId="039745D7" w14:textId="77777777" w:rsidR="00DE16DC" w:rsidRDefault="00DE16DC" w:rsidP="00DE16DC">
            <w:proofErr w:type="spellStart"/>
            <w:r>
              <w:t>selfDriveConditions</w:t>
            </w:r>
            <w:proofErr w:type="spellEnd"/>
            <w:r>
              <w:t> </w:t>
            </w:r>
          </w:p>
        </w:tc>
        <w:tc>
          <w:tcPr>
            <w:tcW w:w="7141" w:type="dxa"/>
          </w:tcPr>
          <w:p w14:paraId="5D5EF59D" w14:textId="77777777" w:rsidR="00DE16DC" w:rsidRDefault="00DE16DC" w:rsidP="00DE16DC">
            <w:r>
              <w:t xml:space="preserve">Le rabattement n’est pas autorisé. Autrement dit, si le mode vélo (ou voiture) ne figure pas dans le paramètre « modes », alors aucun </w:t>
            </w:r>
            <w:proofErr w:type="spellStart"/>
            <w:r>
              <w:t>Leg</w:t>
            </w:r>
            <w:proofErr w:type="spellEnd"/>
            <w:r>
              <w:t xml:space="preserve"> ne peut être d’un mode vélo (ou voiture). </w:t>
            </w:r>
          </w:p>
        </w:tc>
      </w:tr>
      <w:tr w:rsidR="00DE16DC" w14:paraId="7F323A06" w14:textId="77777777" w:rsidTr="00DE16DC">
        <w:tc>
          <w:tcPr>
            <w:tcW w:w="2147" w:type="dxa"/>
          </w:tcPr>
          <w:p w14:paraId="12796709" w14:textId="77777777" w:rsidR="00DE16DC" w:rsidRDefault="00DE16DC" w:rsidP="00DE16DC">
            <w:proofErr w:type="spellStart"/>
            <w:r>
              <w:t>AccessibilityContraint</w:t>
            </w:r>
            <w:proofErr w:type="spellEnd"/>
          </w:p>
        </w:tc>
        <w:tc>
          <w:tcPr>
            <w:tcW w:w="7141" w:type="dxa"/>
          </w:tcPr>
          <w:p w14:paraId="56726FA7" w14:textId="77777777" w:rsidR="00DE16DC" w:rsidRDefault="00DE16DC" w:rsidP="00DE16DC">
            <w:r>
              <w:t xml:space="preserve">La recherche d’itinéraire ne tient pas compte de l’accessibilité. C’est équivalent à un paramètre </w:t>
            </w:r>
            <w:proofErr w:type="spellStart"/>
            <w:r>
              <w:t>AccessibilityContraint</w:t>
            </w:r>
            <w:proofErr w:type="spellEnd"/>
            <w:r>
              <w:t xml:space="preserve"> égal à « false ».</w:t>
            </w:r>
          </w:p>
        </w:tc>
      </w:tr>
      <w:tr w:rsidR="00DE16DC" w14:paraId="357DEEA7" w14:textId="77777777" w:rsidTr="00DE16DC">
        <w:tc>
          <w:tcPr>
            <w:tcW w:w="2147" w:type="dxa"/>
          </w:tcPr>
          <w:p w14:paraId="44E8E8A6" w14:textId="77777777" w:rsidR="00DE16DC" w:rsidRDefault="00DE16DC" w:rsidP="00DE16DC">
            <w:proofErr w:type="spellStart"/>
            <w:r>
              <w:t>Language</w:t>
            </w:r>
            <w:proofErr w:type="spellEnd"/>
            <w:r>
              <w:t> </w:t>
            </w:r>
          </w:p>
        </w:tc>
        <w:tc>
          <w:tcPr>
            <w:tcW w:w="7141" w:type="dxa"/>
          </w:tcPr>
          <w:p w14:paraId="3631F482" w14:textId="77777777" w:rsidR="00DE16DC" w:rsidRDefault="00DE16DC" w:rsidP="00DE16DC">
            <w:r>
              <w:t>Les informations textuelles des itinéraires sont exprimées dans la langue par défaut du SIM.</w:t>
            </w:r>
          </w:p>
        </w:tc>
      </w:tr>
      <w:tr w:rsidR="00DE16DC" w14:paraId="1D1EF67E" w14:textId="77777777" w:rsidTr="00DE16DC">
        <w:tc>
          <w:tcPr>
            <w:tcW w:w="2147" w:type="dxa"/>
          </w:tcPr>
          <w:p w14:paraId="3B3944D3" w14:textId="77777777" w:rsidR="00DE16DC" w:rsidRDefault="00DE16DC" w:rsidP="00DE16DC">
            <w:r>
              <w:t>options</w:t>
            </w:r>
          </w:p>
        </w:tc>
        <w:tc>
          <w:tcPr>
            <w:tcW w:w="7141" w:type="dxa"/>
          </w:tcPr>
          <w:p w14:paraId="1F12296C" w14:textId="77777777" w:rsidR="00DE16DC" w:rsidRDefault="00DE16DC" w:rsidP="00DE16DC">
            <w:r>
              <w:t>Pour une recherche d’itinéraire en « départ à »</w:t>
            </w:r>
          </w:p>
          <w:p w14:paraId="16CBD4C0" w14:textId="77777777" w:rsidR="00DE16DC" w:rsidRDefault="00DE16DC" w:rsidP="00DE16DC">
            <w:r>
              <w:t>les itinéraires retournés ne sont pas forcément ceux qui partent le plus tard possible</w:t>
            </w:r>
          </w:p>
          <w:p w14:paraId="24AD8C4A" w14:textId="77777777" w:rsidR="00DE16DC" w:rsidRDefault="00DE16DC" w:rsidP="00DE16DC"/>
          <w:p w14:paraId="30EBB1C0" w14:textId="77777777" w:rsidR="00DE16DC" w:rsidRDefault="00DE16DC" w:rsidP="00DE16DC">
            <w:r>
              <w:t>Pour une recherche d’itinéraire en « arrivée à »</w:t>
            </w:r>
          </w:p>
          <w:p w14:paraId="5D0ED56F" w14:textId="77777777" w:rsidR="00DE16DC" w:rsidRDefault="00DE16DC" w:rsidP="00DE16DC">
            <w:r>
              <w:t>les itinéraires retournés ne sont pas forcément ceux qui arrivent le plus tôt possible</w:t>
            </w:r>
          </w:p>
        </w:tc>
      </w:tr>
    </w:tbl>
    <w:p w14:paraId="2FC674D3" w14:textId="77777777" w:rsidR="00DF09F2" w:rsidRDefault="00DF09F2" w:rsidP="00DF09F2"/>
    <w:p w14:paraId="223F70FB" w14:textId="22E3F44C" w:rsidR="00DF09F2" w:rsidRDefault="00DF09F2" w:rsidP="00DF09F2">
      <w:pPr>
        <w:pStyle w:val="Titre4"/>
      </w:pPr>
      <w:r>
        <w:t xml:space="preserve">La structure </w:t>
      </w:r>
      <w:r w:rsidR="007F1D0D">
        <w:t>de donnée en sortie</w:t>
      </w:r>
    </w:p>
    <w:p w14:paraId="36EBBFCD" w14:textId="5DEB463A" w:rsidR="00DE16DC" w:rsidRDefault="00DE16DC" w:rsidP="00DE16DC">
      <w:r>
        <w:t xml:space="preserve">La structure de donnée de sortie </w:t>
      </w:r>
      <w:r w:rsidR="00C175DF">
        <w:t xml:space="preserve">(ou réponse) </w:t>
      </w:r>
      <w:r>
        <w:t xml:space="preserve">correspond à l’élément </w:t>
      </w:r>
      <w:proofErr w:type="spellStart"/>
      <w:r w:rsidRPr="0010216D">
        <w:t>Sum</w:t>
      </w:r>
      <w:r>
        <w:t>m</w:t>
      </w:r>
      <w:r w:rsidRPr="0010216D">
        <w:t>edUpItinerariesResponse</w:t>
      </w:r>
      <w:proofErr w:type="spellEnd"/>
      <w:r>
        <w:t xml:space="preserve"> du fichier XSD MisSummedUpTrip.xsd.</w:t>
      </w:r>
    </w:p>
    <w:p w14:paraId="0D29FE9B" w14:textId="77777777" w:rsidR="00DE16DC" w:rsidRDefault="00DE16DC" w:rsidP="00DE16DC"/>
    <w:p w14:paraId="1F193FB3" w14:textId="2B14035C" w:rsidR="00DE16DC" w:rsidRDefault="00DE16DC" w:rsidP="00DE16DC">
      <w:r>
        <w:t>La réponse</w:t>
      </w:r>
      <w:r w:rsidR="00C175DF">
        <w:t xml:space="preserve"> </w:t>
      </w:r>
      <w:r>
        <w:t xml:space="preserve">contient une séquence </w:t>
      </w:r>
      <w:proofErr w:type="spellStart"/>
      <w:r>
        <w:t>summedUpTrips</w:t>
      </w:r>
      <w:proofErr w:type="spellEnd"/>
      <w:r>
        <w:t xml:space="preserve"> d’au plus </w:t>
      </w:r>
      <w:proofErr w:type="gramStart"/>
      <w:r>
        <w:t>max(</w:t>
      </w:r>
      <w:proofErr w:type="gramEnd"/>
      <w:r>
        <w:t xml:space="preserve">n, m) éléments </w:t>
      </w:r>
      <w:proofErr w:type="spellStart"/>
      <w:r>
        <w:t>SummedUpTrip</w:t>
      </w:r>
      <w:proofErr w:type="spellEnd"/>
      <w:r>
        <w:t> :</w:t>
      </w:r>
    </w:p>
    <w:p w14:paraId="26AD8321" w14:textId="77777777" w:rsidR="00DE16DC" w:rsidRDefault="00DE16DC" w:rsidP="00DE16DC">
      <w:pPr>
        <w:pStyle w:val="Paragraphedeliste"/>
        <w:numPr>
          <w:ilvl w:val="0"/>
          <w:numId w:val="43"/>
        </w:numPr>
      </w:pPr>
      <w:r>
        <w:t>en départ à, la séquence compte m éléments au plus</w:t>
      </w:r>
    </w:p>
    <w:p w14:paraId="698C5F4E" w14:textId="77777777" w:rsidR="00DE16DC" w:rsidRDefault="00DE16DC" w:rsidP="00DE16DC">
      <w:pPr>
        <w:pStyle w:val="Paragraphedeliste"/>
        <w:numPr>
          <w:ilvl w:val="0"/>
          <w:numId w:val="43"/>
        </w:numPr>
      </w:pPr>
      <w:r>
        <w:t>en arrivée à, la séquence compte n éléments au plus</w:t>
      </w:r>
    </w:p>
    <w:p w14:paraId="493116C4" w14:textId="77777777" w:rsidR="00DE16DC" w:rsidRDefault="00DE16DC" w:rsidP="00DE16DC">
      <w:r>
        <w:t xml:space="preserve"> Il peut en effet ne pas exister de solution pour certains couples (départ, arrivée).</w:t>
      </w:r>
    </w:p>
    <w:p w14:paraId="7B433876" w14:textId="77777777" w:rsidR="00DE16DC" w:rsidRDefault="00DE16DC" w:rsidP="00DE16DC"/>
    <w:p w14:paraId="5CDA1036" w14:textId="3933BD25" w:rsidR="00DE16DC" w:rsidRDefault="00DE16DC" w:rsidP="00DE16DC">
      <w:r>
        <w:t xml:space="preserve">L’élément </w:t>
      </w:r>
      <w:proofErr w:type="spellStart"/>
      <w:r>
        <w:t>SummedUpTrip</w:t>
      </w:r>
      <w:proofErr w:type="spellEnd"/>
      <w:r>
        <w:t xml:space="preserve"> est une description minimaliste d’itinéraire</w:t>
      </w:r>
      <w:r w:rsidR="0041596F">
        <w:t>s</w:t>
      </w:r>
      <w:r>
        <w:t> qui indique uniquement</w:t>
      </w:r>
    </w:p>
    <w:p w14:paraId="34ACBF82" w14:textId="77777777" w:rsidR="00DE16DC" w:rsidRDefault="00DE16DC" w:rsidP="00DE16DC">
      <w:pPr>
        <w:pStyle w:val="Paragraphedeliste"/>
        <w:numPr>
          <w:ilvl w:val="0"/>
          <w:numId w:val="41"/>
        </w:numPr>
      </w:pPr>
      <w:r>
        <w:t xml:space="preserve">les points de départ et arrivée et les horaires sur ces points </w:t>
      </w:r>
    </w:p>
    <w:p w14:paraId="623BBA89" w14:textId="77777777" w:rsidR="00DE16DC" w:rsidRDefault="00DE16DC" w:rsidP="00DE16DC">
      <w:pPr>
        <w:pStyle w:val="Paragraphedeliste"/>
        <w:numPr>
          <w:ilvl w:val="0"/>
          <w:numId w:val="41"/>
        </w:numPr>
      </w:pPr>
      <w:r>
        <w:t>le nombre et la durée de correspondance</w:t>
      </w:r>
    </w:p>
    <w:p w14:paraId="28701195" w14:textId="77777777" w:rsidR="00DE16DC" w:rsidRDefault="00DE16DC" w:rsidP="00DE16DC"/>
    <w:p w14:paraId="6E5F459C" w14:textId="77777777" w:rsidR="00DE16DC" w:rsidRDefault="00DE16DC" w:rsidP="00DE16DC">
      <w:r>
        <w:t xml:space="preserve">Chaque élément </w:t>
      </w:r>
      <w:proofErr w:type="spellStart"/>
      <w:r>
        <w:t>SummedUpTrip</w:t>
      </w:r>
      <w:proofErr w:type="spellEnd"/>
      <w:r>
        <w:t xml:space="preserve"> de la séquence </w:t>
      </w:r>
      <w:proofErr w:type="spellStart"/>
      <w:r>
        <w:t>summedUpTrips</w:t>
      </w:r>
      <w:proofErr w:type="spellEnd"/>
      <w:r>
        <w:t xml:space="preserve"> relie un couple (départ, arrivée) spécifique.</w:t>
      </w:r>
    </w:p>
    <w:p w14:paraId="57FE729F" w14:textId="77777777" w:rsidR="00DE16DC" w:rsidRDefault="00DE16DC" w:rsidP="00DE16DC">
      <w:r>
        <w:t xml:space="preserve">L’élément </w:t>
      </w:r>
      <w:proofErr w:type="spellStart"/>
      <w:r>
        <w:t>Departure</w:t>
      </w:r>
      <w:proofErr w:type="spellEnd"/>
      <w:r>
        <w:t xml:space="preserve"> de </w:t>
      </w:r>
      <w:proofErr w:type="spellStart"/>
      <w:r>
        <w:t>SummedUpTrip</w:t>
      </w:r>
      <w:proofErr w:type="spellEnd"/>
      <w:r>
        <w:t xml:space="preserve"> correspond à l’un des points de départ proposés dans la requête, à savoir un élément </w:t>
      </w:r>
      <w:proofErr w:type="spellStart"/>
      <w:r>
        <w:t>Departure</w:t>
      </w:r>
      <w:proofErr w:type="spellEnd"/>
      <w:r>
        <w:t xml:space="preserve"> de la séquence </w:t>
      </w:r>
      <w:proofErr w:type="spellStart"/>
      <w:r>
        <w:t>departures</w:t>
      </w:r>
      <w:proofErr w:type="spellEnd"/>
      <w:r>
        <w:t>.</w:t>
      </w:r>
    </w:p>
    <w:p w14:paraId="57802ED4" w14:textId="77777777" w:rsidR="00DE16DC" w:rsidRDefault="00DE16DC" w:rsidP="00DE16DC">
      <w:r>
        <w:t xml:space="preserve">L’élément </w:t>
      </w:r>
      <w:proofErr w:type="spellStart"/>
      <w:r>
        <w:t>Arrival</w:t>
      </w:r>
      <w:proofErr w:type="spellEnd"/>
      <w:r>
        <w:t xml:space="preserve"> de </w:t>
      </w:r>
      <w:proofErr w:type="spellStart"/>
      <w:r>
        <w:t>SummedUpTrip</w:t>
      </w:r>
      <w:proofErr w:type="spellEnd"/>
      <w:r>
        <w:t xml:space="preserve"> correspond à l’un des points d’arrivée proposés dans la requête, à savoir un élément </w:t>
      </w:r>
      <w:proofErr w:type="spellStart"/>
      <w:r>
        <w:t>Arrival</w:t>
      </w:r>
      <w:proofErr w:type="spellEnd"/>
      <w:r>
        <w:t xml:space="preserve"> de la séquence </w:t>
      </w:r>
      <w:proofErr w:type="spellStart"/>
      <w:r>
        <w:t>arrivals</w:t>
      </w:r>
      <w:proofErr w:type="spellEnd"/>
      <w:r>
        <w:t>.</w:t>
      </w:r>
    </w:p>
    <w:p w14:paraId="6B915886" w14:textId="77777777" w:rsidR="00DE16DC" w:rsidRDefault="00DE16DC" w:rsidP="00DE16DC"/>
    <w:p w14:paraId="41FE00E5" w14:textId="77777777" w:rsidR="00DE16DC" w:rsidRDefault="00DE16DC" w:rsidP="00DE16DC">
      <w:r>
        <w:t xml:space="preserve">Les itinéraires </w:t>
      </w:r>
      <w:proofErr w:type="spellStart"/>
      <w:r>
        <w:t>SummedUpTrip</w:t>
      </w:r>
      <w:proofErr w:type="spellEnd"/>
      <w:r>
        <w:t xml:space="preserve"> qui figurent dans la réponse sont choisis de manière à respecter les critères de la requête</w:t>
      </w:r>
    </w:p>
    <w:p w14:paraId="4875208A" w14:textId="77777777" w:rsidR="00DE16DC" w:rsidRDefault="00DE16DC" w:rsidP="00DE16DC">
      <w:pPr>
        <w:pStyle w:val="Paragraphedeliste"/>
        <w:numPr>
          <w:ilvl w:val="0"/>
          <w:numId w:val="36"/>
        </w:numPr>
      </w:pPr>
      <w:r>
        <w:t xml:space="preserve">où les modes des lignes de transport en commun empruntées (élément </w:t>
      </w:r>
      <w:proofErr w:type="spellStart"/>
      <w:r>
        <w:t>PublicTransportMode</w:t>
      </w:r>
      <w:proofErr w:type="spellEnd"/>
      <w:r>
        <w:t xml:space="preserve"> des </w:t>
      </w:r>
      <w:proofErr w:type="spellStart"/>
      <w:r>
        <w:t>PTRide</w:t>
      </w:r>
      <w:proofErr w:type="spellEnd"/>
      <w:r>
        <w:t>) figurent tous dans la liste des modes de la requête</w:t>
      </w:r>
    </w:p>
    <w:p w14:paraId="506E35AF" w14:textId="77777777" w:rsidR="00DE16DC" w:rsidRDefault="00DE16DC" w:rsidP="00DE16DC">
      <w:pPr>
        <w:pStyle w:val="Paragraphedeliste"/>
        <w:numPr>
          <w:ilvl w:val="0"/>
          <w:numId w:val="36"/>
        </w:numPr>
      </w:pPr>
      <w:r>
        <w:t xml:space="preserve">où les modes des déplacements hors TC (élément </w:t>
      </w:r>
      <w:proofErr w:type="spellStart"/>
      <w:r>
        <w:t>SelfDriveMode</w:t>
      </w:r>
      <w:proofErr w:type="spellEnd"/>
      <w:r>
        <w:t xml:space="preserve"> des </w:t>
      </w:r>
      <w:proofErr w:type="spellStart"/>
      <w:r>
        <w:t>Leg</w:t>
      </w:r>
      <w:proofErr w:type="spellEnd"/>
      <w:r>
        <w:t xml:space="preserve">) figurent tous dans la liste des modes de la requête (sauf si la requête autorise un rabattement avec la séquence </w:t>
      </w:r>
      <w:proofErr w:type="spellStart"/>
      <w:r>
        <w:t>SelfDriveConditions</w:t>
      </w:r>
      <w:proofErr w:type="spellEnd"/>
      <w:r>
        <w:t>)</w:t>
      </w:r>
    </w:p>
    <w:p w14:paraId="2F0E5577" w14:textId="77777777" w:rsidR="00DE16DC" w:rsidRDefault="00DE16DC" w:rsidP="00DE16DC">
      <w:pPr>
        <w:pStyle w:val="Paragraphedeliste"/>
        <w:numPr>
          <w:ilvl w:val="0"/>
          <w:numId w:val="36"/>
        </w:numPr>
      </w:pPr>
      <w:r>
        <w:lastRenderedPageBreak/>
        <w:t xml:space="preserve">où l’horaire de départ est postérieur à l’horaire demandé (dans le cas d’une requête ayant un paramètre </w:t>
      </w:r>
      <w:proofErr w:type="spellStart"/>
      <w:r>
        <w:t>DepartureTime</w:t>
      </w:r>
      <w:proofErr w:type="spellEnd"/>
      <w:r>
        <w:t>), le décalage entre l’horaire demandé et l’horaire effectif est supérieur ou égal au temps d’accès au point de départ</w:t>
      </w:r>
    </w:p>
    <w:p w14:paraId="53F1765E" w14:textId="77777777" w:rsidR="00DE16DC" w:rsidRDefault="00DE16DC" w:rsidP="00DE16DC">
      <w:pPr>
        <w:pStyle w:val="Paragraphedeliste"/>
        <w:numPr>
          <w:ilvl w:val="0"/>
          <w:numId w:val="36"/>
        </w:numPr>
      </w:pPr>
      <w:r>
        <w:t xml:space="preserve">où l’horaire de d’arrivée est antérieur à l’horaire demandé (dans le cas d’une requête ayant un paramètre </w:t>
      </w:r>
      <w:proofErr w:type="spellStart"/>
      <w:r>
        <w:t>ArrivalTime</w:t>
      </w:r>
      <w:proofErr w:type="spellEnd"/>
      <w:r>
        <w:t>), le décalage entre l’horaire demandé et l’horaire effectif est supérieur ou égal au temps d’accès au point d’arrivée</w:t>
      </w:r>
    </w:p>
    <w:p w14:paraId="7156E091" w14:textId="77777777" w:rsidR="00DE16DC" w:rsidRDefault="00DE16DC" w:rsidP="00DE16DC">
      <w:pPr>
        <w:pStyle w:val="Paragraphedeliste"/>
        <w:numPr>
          <w:ilvl w:val="0"/>
          <w:numId w:val="36"/>
        </w:numPr>
      </w:pPr>
      <w:r>
        <w:t>où le choix des déplacements TC (</w:t>
      </w:r>
      <w:proofErr w:type="spellStart"/>
      <w:r>
        <w:t>PTRide</w:t>
      </w:r>
      <w:proofErr w:type="spellEnd"/>
      <w:r>
        <w:t>) et hors TC (</w:t>
      </w:r>
      <w:proofErr w:type="spellStart"/>
      <w:r>
        <w:t>Leg</w:t>
      </w:r>
      <w:proofErr w:type="spellEnd"/>
      <w:r>
        <w:t xml:space="preserve">) est optimal par rapport au critère </w:t>
      </w:r>
      <w:proofErr w:type="spellStart"/>
      <w:r>
        <w:t>Algorithm</w:t>
      </w:r>
      <w:proofErr w:type="spellEnd"/>
      <w:r>
        <w:t xml:space="preserve"> de la requête</w:t>
      </w:r>
    </w:p>
    <w:p w14:paraId="2CF21483" w14:textId="77777777" w:rsidR="00DE16DC" w:rsidRPr="00645A6F" w:rsidRDefault="00DE16DC" w:rsidP="00DE16DC"/>
    <w:p w14:paraId="5E09A68D" w14:textId="77777777" w:rsidR="00DE16DC" w:rsidRDefault="00DE16DC" w:rsidP="00DE16DC">
      <w:r>
        <w:t>E</w:t>
      </w:r>
      <w:r w:rsidRPr="00645A6F">
        <w:t>n "départ à"</w:t>
      </w:r>
      <w:r>
        <w:t xml:space="preserve"> (« </w:t>
      </w:r>
      <w:proofErr w:type="spellStart"/>
      <w:r>
        <w:t>Departure_at</w:t>
      </w:r>
      <w:proofErr w:type="spellEnd"/>
      <w:r>
        <w:t> » renseigné)</w:t>
      </w:r>
    </w:p>
    <w:p w14:paraId="33475B92" w14:textId="77777777" w:rsidR="00DE16DC" w:rsidRDefault="00DE16DC" w:rsidP="00DE16DC">
      <w:pPr>
        <w:pStyle w:val="Paragraphedeliste"/>
        <w:numPr>
          <w:ilvl w:val="0"/>
          <w:numId w:val="42"/>
        </w:numPr>
        <w:jc w:val="left"/>
      </w:pPr>
      <w:r>
        <w:t>les horaires d’arrivée des itinéraires sont les meilleurs possibles (arrivée au plus tôt possible à leur point de destination)</w:t>
      </w:r>
    </w:p>
    <w:p w14:paraId="5390BC8A" w14:textId="77777777" w:rsidR="00DE16DC" w:rsidRDefault="00DE16DC" w:rsidP="00DE16DC">
      <w:pPr>
        <w:pStyle w:val="Paragraphedeliste"/>
        <w:numPr>
          <w:ilvl w:val="0"/>
          <w:numId w:val="41"/>
        </w:numPr>
        <w:jc w:val="left"/>
      </w:pPr>
      <w:r>
        <w:t>les horaires de départ sont postérieurs ou égal à celui de la requête et tiennent compte des durées d’accès aux arrêts de départ</w:t>
      </w:r>
    </w:p>
    <w:p w14:paraId="729DE56D" w14:textId="77777777" w:rsidR="00DE16DC" w:rsidRDefault="00DE16DC" w:rsidP="00DE16DC">
      <w:pPr>
        <w:pStyle w:val="Paragraphedeliste"/>
        <w:numPr>
          <w:ilvl w:val="0"/>
          <w:numId w:val="41"/>
        </w:numPr>
        <w:jc w:val="left"/>
      </w:pPr>
      <w:r>
        <w:t xml:space="preserve">les itinéraires pris en compte sont compatibles avec l’ensemble des autres critères de la requête : modes de transport (séquence modes), </w:t>
      </w:r>
    </w:p>
    <w:p w14:paraId="2E778AFF" w14:textId="77777777" w:rsidR="00DE16DC" w:rsidRDefault="00DE16DC" w:rsidP="00DE16DC">
      <w:pPr>
        <w:pStyle w:val="Paragraphedeliste"/>
        <w:numPr>
          <w:ilvl w:val="1"/>
          <w:numId w:val="41"/>
        </w:numPr>
        <w:jc w:val="left"/>
      </w:pPr>
      <w:r>
        <w:t xml:space="preserve">accessibilité (élément </w:t>
      </w:r>
      <w:proofErr w:type="spellStart"/>
      <w:r>
        <w:t>AccessibilityContraint</w:t>
      </w:r>
      <w:proofErr w:type="spellEnd"/>
      <w:r>
        <w:t xml:space="preserve">), </w:t>
      </w:r>
    </w:p>
    <w:p w14:paraId="3B1C30FA" w14:textId="77777777" w:rsidR="00DE16DC" w:rsidRDefault="00DE16DC" w:rsidP="00DE16DC">
      <w:pPr>
        <w:pStyle w:val="Paragraphedeliste"/>
        <w:numPr>
          <w:ilvl w:val="1"/>
          <w:numId w:val="41"/>
        </w:numPr>
        <w:jc w:val="left"/>
      </w:pPr>
      <w:r>
        <w:t xml:space="preserve">rabattement (séquence </w:t>
      </w:r>
      <w:proofErr w:type="spellStart"/>
      <w:r>
        <w:t>selfDriveConditions</w:t>
      </w:r>
      <w:proofErr w:type="spellEnd"/>
      <w:r>
        <w:t xml:space="preserve">), </w:t>
      </w:r>
    </w:p>
    <w:p w14:paraId="438FC694" w14:textId="77777777" w:rsidR="00DE16DC" w:rsidRDefault="00DE16DC" w:rsidP="00DE16DC">
      <w:pPr>
        <w:pStyle w:val="Paragraphedeliste"/>
        <w:numPr>
          <w:ilvl w:val="1"/>
          <w:numId w:val="41"/>
        </w:numPr>
        <w:jc w:val="left"/>
      </w:pPr>
      <w:r>
        <w:t xml:space="preserve">critère d’optimisation (élément </w:t>
      </w:r>
      <w:proofErr w:type="spellStart"/>
      <w:r>
        <w:t>Algorithm</w:t>
      </w:r>
      <w:proofErr w:type="spellEnd"/>
      <w:r>
        <w:t>)</w:t>
      </w:r>
    </w:p>
    <w:p w14:paraId="7DC1FAD9" w14:textId="77777777" w:rsidR="00DE16DC" w:rsidRDefault="00DE16DC" w:rsidP="00DE16DC"/>
    <w:p w14:paraId="15C143EE" w14:textId="77777777" w:rsidR="00DE16DC" w:rsidRPr="00F46DD2" w:rsidRDefault="00DE16DC" w:rsidP="00DE16DC">
      <w:pPr>
        <w:jc w:val="left"/>
      </w:pPr>
      <w:r w:rsidRPr="00F46DD2">
        <w:t xml:space="preserve">En </w:t>
      </w:r>
      <w:r w:rsidRPr="00645A6F">
        <w:t>"</w:t>
      </w:r>
      <w:r w:rsidRPr="00F46DD2">
        <w:t>arrivée à</w:t>
      </w:r>
      <w:r w:rsidRPr="00645A6F">
        <w:t>"</w:t>
      </w:r>
      <w:r w:rsidRPr="00F46DD2">
        <w:t xml:space="preserve"> : </w:t>
      </w:r>
    </w:p>
    <w:p w14:paraId="3257C6EC" w14:textId="77777777" w:rsidR="00DE16DC" w:rsidRDefault="00DE16DC" w:rsidP="00DE16DC">
      <w:pPr>
        <w:pStyle w:val="Paragraphedeliste"/>
        <w:numPr>
          <w:ilvl w:val="0"/>
          <w:numId w:val="41"/>
        </w:numPr>
        <w:jc w:val="left"/>
      </w:pPr>
      <w:r>
        <w:t>les horaires de départ des itinéraires sont les meilleurs possibles (départ au plus tard possible de leur point de départ)</w:t>
      </w:r>
    </w:p>
    <w:p w14:paraId="6C770DD2" w14:textId="77777777" w:rsidR="00DE16DC" w:rsidRDefault="00DE16DC" w:rsidP="00DE16DC">
      <w:pPr>
        <w:pStyle w:val="Paragraphedeliste"/>
        <w:numPr>
          <w:ilvl w:val="0"/>
          <w:numId w:val="41"/>
        </w:numPr>
        <w:jc w:val="left"/>
      </w:pPr>
      <w:r>
        <w:t>les horaires d’arrivée sont antérieurs ou égal à celui de la requête et tiennent compte des durées d’accès aux arrêts d’arrivée</w:t>
      </w:r>
    </w:p>
    <w:p w14:paraId="2E5A1312" w14:textId="77777777" w:rsidR="00DE16DC" w:rsidRPr="00645A6F" w:rsidRDefault="00DE16DC" w:rsidP="00DE16DC"/>
    <w:p w14:paraId="509A7507" w14:textId="77777777" w:rsidR="00DE16DC" w:rsidRDefault="00DE16DC" w:rsidP="00DE16DC">
      <w:r>
        <w:t>Dans le cas où la requête définit l’option d’optimisation (DEPARTURE_ARRIVAL_OPTIMIZED) et sous réserve que la requête ne propose qu’un seul point de départ ou d’arrivée, la réponse produite garantit</w:t>
      </w:r>
    </w:p>
    <w:p w14:paraId="50885F10" w14:textId="77777777" w:rsidR="00DE16DC" w:rsidRDefault="00DE16DC" w:rsidP="00DE16DC">
      <w:pPr>
        <w:pStyle w:val="Paragraphedeliste"/>
        <w:numPr>
          <w:ilvl w:val="0"/>
          <w:numId w:val="40"/>
        </w:numPr>
        <w:ind w:left="720"/>
        <w:jc w:val="left"/>
      </w:pPr>
      <w:r>
        <w:t xml:space="preserve">dans le cas d’une requête en </w:t>
      </w:r>
      <w:r w:rsidRPr="00645A6F">
        <w:t>"départ à"</w:t>
      </w:r>
      <w:r>
        <w:t>, que l’horaire d’arrivée de chaque itinéraire est au plus tôt possible et que par rapport à cet horaire d’arrivée, l’horaire de départ est au plus tard possible</w:t>
      </w:r>
    </w:p>
    <w:p w14:paraId="1AB3DAA2" w14:textId="77777777" w:rsidR="00DE16DC" w:rsidRDefault="00DE16DC" w:rsidP="00DE16DC">
      <w:pPr>
        <w:pStyle w:val="Paragraphedeliste"/>
        <w:numPr>
          <w:ilvl w:val="0"/>
          <w:numId w:val="40"/>
        </w:numPr>
        <w:ind w:left="720"/>
        <w:jc w:val="left"/>
      </w:pPr>
      <w:r>
        <w:t xml:space="preserve">dans le cas d’une requête en </w:t>
      </w:r>
      <w:r w:rsidRPr="00645A6F">
        <w:t>"</w:t>
      </w:r>
      <w:r>
        <w:t>arrivée</w:t>
      </w:r>
      <w:r w:rsidRPr="00645A6F">
        <w:t xml:space="preserve"> à"</w:t>
      </w:r>
      <w:r>
        <w:t>, que l’horaire de départ de chaque itinéraire est au plus tard possible et que par rapport à cet horaire de départ, l’horaire d’arrivée est au plus tôt possible</w:t>
      </w:r>
    </w:p>
    <w:p w14:paraId="594B0A02" w14:textId="77777777" w:rsidR="00DE16DC" w:rsidRDefault="00DE16DC" w:rsidP="00DE16DC"/>
    <w:p w14:paraId="2ECBC1C0" w14:textId="25F1F5C4" w:rsidR="00DE16DC" w:rsidRDefault="00DE16DC" w:rsidP="00DE16DC">
      <w:r>
        <w:t xml:space="preserve">S’il n’existe aucune solution d’itinéraire ou si le service rencontre un cas d’exception, alors la liste </w:t>
      </w:r>
      <w:proofErr w:type="spellStart"/>
      <w:r>
        <w:t>summedUpTrips</w:t>
      </w:r>
      <w:proofErr w:type="spellEnd"/>
      <w:r>
        <w:t xml:space="preserve"> est vide.</w:t>
      </w:r>
    </w:p>
    <w:p w14:paraId="7939BBEF" w14:textId="77777777" w:rsidR="00DE16DC" w:rsidRDefault="00DE16DC" w:rsidP="00DF09F2"/>
    <w:p w14:paraId="76DE05C0" w14:textId="1A3782C3" w:rsidR="00DF09F2" w:rsidRDefault="007B392D" w:rsidP="007F1D0D">
      <w:pPr>
        <w:pStyle w:val="Titre4"/>
      </w:pPr>
      <w:r>
        <w:t>Composants qui utilisent ce service</w:t>
      </w:r>
    </w:p>
    <w:p w14:paraId="17016D99" w14:textId="34808076" w:rsidR="007F1D0D" w:rsidRDefault="007F1D0D" w:rsidP="00DF09F2">
      <w:r>
        <w:t>Seul l’aiguilleur utilise ce service.</w:t>
      </w:r>
    </w:p>
    <w:p w14:paraId="7CD74583" w14:textId="7AAADBFC" w:rsidR="00C2256A" w:rsidRDefault="00C2256A" w:rsidP="00C202F5">
      <w:pPr>
        <w:pStyle w:val="Titre3"/>
      </w:pPr>
      <w:bookmarkStart w:id="282" w:name="_Toc290618208"/>
      <w:r>
        <w:t>Collecte des arrêts</w:t>
      </w:r>
      <w:bookmarkEnd w:id="282"/>
    </w:p>
    <w:p w14:paraId="62089B5C" w14:textId="77777777" w:rsidR="005C0922" w:rsidRDefault="005C0922" w:rsidP="005C0922">
      <w:r>
        <w:t xml:space="preserve">Le service liste l’ensemble des arrêts d’un SIM. </w:t>
      </w:r>
    </w:p>
    <w:p w14:paraId="12770000" w14:textId="0E876095" w:rsidR="005C0922" w:rsidRDefault="005C0922" w:rsidP="005C0922">
      <w:r>
        <w:t>Les identifiants associés aux arrêts listés sont</w:t>
      </w:r>
      <w:r w:rsidR="00E94230">
        <w:t> </w:t>
      </w:r>
      <w:r>
        <w:t>tous reconnus par le</w:t>
      </w:r>
      <w:r w:rsidR="00E94230">
        <w:t>s</w:t>
      </w:r>
      <w:r>
        <w:t xml:space="preserve"> service</w:t>
      </w:r>
      <w:r w:rsidR="00E94230">
        <w:t>s de l’interface qui réalisent une recherche d’itinéraire.</w:t>
      </w:r>
      <w:r>
        <w:t xml:space="preserve"> </w:t>
      </w:r>
    </w:p>
    <w:p w14:paraId="7A90EE1F" w14:textId="77777777" w:rsidR="00E94230" w:rsidRPr="005C0922" w:rsidRDefault="00E94230" w:rsidP="005C0922"/>
    <w:p w14:paraId="2C44119C" w14:textId="46D59A4B" w:rsidR="005C0922" w:rsidRPr="005C0922" w:rsidRDefault="005C0922" w:rsidP="005C0922">
      <w:r>
        <w:t>Les structures échangées dans ce service sont définies dans le fichier XSD MisCollectStops.xsd.</w:t>
      </w:r>
    </w:p>
    <w:p w14:paraId="709D546E" w14:textId="2E6F6EF9" w:rsidR="00DF09F2" w:rsidRDefault="00DF09F2" w:rsidP="005C0922">
      <w:pPr>
        <w:pStyle w:val="Titre4"/>
      </w:pPr>
      <w:r>
        <w:lastRenderedPageBreak/>
        <w:t xml:space="preserve">La structure de </w:t>
      </w:r>
      <w:r w:rsidR="005C0922">
        <w:t>donnée en entrée</w:t>
      </w:r>
    </w:p>
    <w:p w14:paraId="5EBCE08B" w14:textId="4EF56FC2" w:rsidR="00DF09F2" w:rsidRDefault="005C0922" w:rsidP="00DF09F2">
      <w:r>
        <w:t>Aucune</w:t>
      </w:r>
    </w:p>
    <w:p w14:paraId="0EFF1395" w14:textId="692E06BC" w:rsidR="00DF09F2" w:rsidRDefault="00DF09F2" w:rsidP="005C0922">
      <w:pPr>
        <w:pStyle w:val="Titre4"/>
      </w:pPr>
      <w:bookmarkStart w:id="283" w:name="_Ref290011988"/>
      <w:r>
        <w:t xml:space="preserve">La structure de </w:t>
      </w:r>
      <w:r w:rsidR="005C0922">
        <w:t>donnée en sortie</w:t>
      </w:r>
      <w:bookmarkEnd w:id="283"/>
    </w:p>
    <w:p w14:paraId="1AFC8A51" w14:textId="358086B1" w:rsidR="005C0922" w:rsidRDefault="005C0922" w:rsidP="005C0922">
      <w:r>
        <w:t xml:space="preserve">La structure de donnée de réponse correspond à l’élément </w:t>
      </w:r>
      <w:proofErr w:type="spellStart"/>
      <w:r>
        <w:t>StopsResponse</w:t>
      </w:r>
      <w:proofErr w:type="spellEnd"/>
      <w:r>
        <w:t>.</w:t>
      </w:r>
    </w:p>
    <w:p w14:paraId="6552FC6C" w14:textId="77777777" w:rsidR="005C0922" w:rsidRDefault="005C0922" w:rsidP="005C0922">
      <w:bookmarkStart w:id="284" w:name="_Ref290012012"/>
      <w:r>
        <w:t xml:space="preserve">L’élément </w:t>
      </w:r>
      <w:proofErr w:type="spellStart"/>
      <w:r>
        <w:t>StopsResponse</w:t>
      </w:r>
      <w:proofErr w:type="spellEnd"/>
      <w:r>
        <w:t xml:space="preserve"> contient un élément </w:t>
      </w:r>
      <w:proofErr w:type="spellStart"/>
      <w:r>
        <w:t>PublicationDelivery</w:t>
      </w:r>
      <w:proofErr w:type="spellEnd"/>
      <w:r>
        <w:t xml:space="preserve"> qui respecte le format NETEX.</w:t>
      </w:r>
      <w:bookmarkEnd w:id="284"/>
    </w:p>
    <w:p w14:paraId="3BAAA183" w14:textId="77777777" w:rsidR="005C0922" w:rsidRDefault="005C0922" w:rsidP="005C0922">
      <w:r>
        <w:t xml:space="preserve">Cet élément contient essentiellement un </w:t>
      </w:r>
      <w:proofErr w:type="spellStart"/>
      <w:r>
        <w:t>SiteFrame</w:t>
      </w:r>
      <w:proofErr w:type="spellEnd"/>
      <w:r>
        <w:t>.</w:t>
      </w:r>
    </w:p>
    <w:p w14:paraId="1C02F61C" w14:textId="77777777" w:rsidR="005C0922" w:rsidRDefault="005C0922" w:rsidP="005C0922"/>
    <w:p w14:paraId="38A849A5" w14:textId="3390541C" w:rsidR="005C0922" w:rsidRDefault="005C0922" w:rsidP="005C0922">
      <w:r>
        <w:t xml:space="preserve">Les différents arrêts du SIM sont collectés en précisant une typologie (attribut </w:t>
      </w:r>
      <w:proofErr w:type="spellStart"/>
      <w:r>
        <w:t>TypeOfPlaceRef</w:t>
      </w:r>
      <w:proofErr w:type="spellEnd"/>
      <w:r>
        <w:t xml:space="preserve">). </w:t>
      </w:r>
      <w:del w:id="285" w:author="Marc Florisson" w:date="2015-05-29T09:47:00Z">
        <w:r w:rsidDel="006E6175">
          <w:delText xml:space="preserve">Dans le cas du POC, cette typologie n’est pas utile, puisque le POC ne s’intéresse qu’aux seuls arrêts physiques (les structures « quays »). </w:delText>
        </w:r>
      </w:del>
    </w:p>
    <w:p w14:paraId="2B1DFEA2" w14:textId="42F78406" w:rsidR="005C0922" w:rsidRDefault="005C0922" w:rsidP="005C0922">
      <w:r>
        <w:t xml:space="preserve">Par contre dans le cas d’une alimentation du un référentiel d’arrêts partagé, le service est en mesure de fournir la typologie (lieu d’arrêt monomodal, lieu d’arrêt multimodal, </w:t>
      </w:r>
      <w:proofErr w:type="spellStart"/>
      <w:proofErr w:type="gramStart"/>
      <w:r>
        <w:t>etc</w:t>
      </w:r>
      <w:proofErr w:type="spellEnd"/>
      <w:r>
        <w:t>…)</w:t>
      </w:r>
      <w:proofErr w:type="gramEnd"/>
      <w:r>
        <w:t xml:space="preserve">. Le méta-système pourra ainsi utiliser cette typologie pour la renseigner </w:t>
      </w:r>
      <w:r w:rsidR="00926C7E">
        <w:t xml:space="preserve">dans </w:t>
      </w:r>
      <w:r>
        <w:t xml:space="preserve">la </w:t>
      </w:r>
      <w:r w:rsidR="00926C7E">
        <w:t xml:space="preserve">base des métadonnées </w:t>
      </w:r>
      <w:r>
        <w:t>(colonne Type de la table STOPS) et l’utiliser ensuite pour un calcul « automatisé » des transitions</w:t>
      </w:r>
      <w:r w:rsidR="007E5B0E">
        <w:t xml:space="preserve"> (</w:t>
      </w:r>
      <w:ins w:id="286" w:author="casteran regis" w:date="2015-05-20T12:40:00Z">
        <w:r w:rsidR="00025983">
          <w:t>cf.</w:t>
        </w:r>
      </w:ins>
      <w:r w:rsidR="007E5B0E">
        <w:t xml:space="preserve"> § </w:t>
      </w:r>
      <w:r w:rsidR="007E5B0E">
        <w:fldChar w:fldCharType="begin"/>
      </w:r>
      <w:r w:rsidR="007E5B0E">
        <w:instrText xml:space="preserve"> REF _Ref290012222 \r \h </w:instrText>
      </w:r>
      <w:r w:rsidR="007E5B0E">
        <w:fldChar w:fldCharType="separate"/>
      </w:r>
      <w:r w:rsidR="007E5B0E">
        <w:t>5.2.1</w:t>
      </w:r>
      <w:r w:rsidR="007E5B0E">
        <w:fldChar w:fldCharType="end"/>
      </w:r>
      <w:r w:rsidR="007E5B0E">
        <w:t xml:space="preserve"> </w:t>
      </w:r>
      <w:r w:rsidR="007E5B0E">
        <w:fldChar w:fldCharType="begin"/>
      </w:r>
      <w:r w:rsidR="007E5B0E">
        <w:instrText xml:space="preserve"> REF _Ref290012227 \h </w:instrText>
      </w:r>
      <w:r w:rsidR="007E5B0E">
        <w:fldChar w:fldCharType="separate"/>
      </w:r>
      <w:r w:rsidR="007E5B0E">
        <w:t>Le schéma de la base</w:t>
      </w:r>
      <w:r w:rsidR="007E5B0E">
        <w:fldChar w:fldCharType="end"/>
      </w:r>
      <w:r w:rsidR="007E5B0E">
        <w:t>)</w:t>
      </w:r>
      <w:r>
        <w:t>.</w:t>
      </w:r>
    </w:p>
    <w:p w14:paraId="38BE4F77" w14:textId="77777777" w:rsidR="005C0922" w:rsidRDefault="005C0922" w:rsidP="005C0922"/>
    <w:p w14:paraId="77FB4E10" w14:textId="1F63CB01" w:rsidR="005C0922" w:rsidRDefault="005C0922" w:rsidP="005C0922">
      <w:r>
        <w:t xml:space="preserve">S’agissant du service de recherche de localités au niveau du méta-système, la typologie des arrêts qui sont retournés (en tant que « localité ») correspond à celle qui </w:t>
      </w:r>
      <w:r w:rsidR="0009718D">
        <w:t xml:space="preserve">est </w:t>
      </w:r>
      <w:r>
        <w:t>fourni</w:t>
      </w:r>
      <w:r w:rsidR="0009718D">
        <w:t>e</w:t>
      </w:r>
      <w:r>
        <w:t xml:space="preserve"> par les différents SIM à travers le service de sélection de leurs arrêts.</w:t>
      </w:r>
    </w:p>
    <w:p w14:paraId="7EEEA0BD" w14:textId="77777777" w:rsidR="005C0922" w:rsidRDefault="005C0922" w:rsidP="005C0922"/>
    <w:p w14:paraId="6A9F01DC" w14:textId="38CD47A2" w:rsidR="00DF09F2" w:rsidRDefault="005C0922" w:rsidP="00DF09F2">
      <w:r>
        <w:t xml:space="preserve">Les identifiants des arrêts qui sont fournis dans ce service, sont ceux qui peuvent être reconnu dans les 2 services de calcul d’itinéraire (recherche de solutions non détaillées et recherche d’une solution détaillée). Au niveau des requêtes à ces services de calcul l’identifiant se place dans l’élément </w:t>
      </w:r>
      <w:proofErr w:type="spellStart"/>
      <w:r>
        <w:t>PlaceTypeId</w:t>
      </w:r>
      <w:proofErr w:type="spellEnd"/>
      <w:r>
        <w:t>.</w:t>
      </w:r>
    </w:p>
    <w:p w14:paraId="711740BE" w14:textId="68AE0AB9" w:rsidR="00DF09F2" w:rsidRDefault="00F039F0" w:rsidP="005C0922">
      <w:pPr>
        <w:pStyle w:val="Titre4"/>
      </w:pPr>
      <w:r>
        <w:t>Composants qui utilisent ce service</w:t>
      </w:r>
    </w:p>
    <w:p w14:paraId="4C68E3CA" w14:textId="669471B7" w:rsidR="005C0922" w:rsidRDefault="005C0922" w:rsidP="005C0922">
      <w:r>
        <w:t>Seul le système de synchronisation des métadonnées utilise ce service.</w:t>
      </w:r>
      <w:r w:rsidR="007E5B0E">
        <w:t xml:space="preserve"> </w:t>
      </w:r>
    </w:p>
    <w:p w14:paraId="39109675" w14:textId="77777777" w:rsidR="005C0922" w:rsidRDefault="005C0922" w:rsidP="00DF09F2"/>
    <w:p w14:paraId="49663A80" w14:textId="72452FBD" w:rsidR="00C2256A" w:rsidRDefault="00C2256A" w:rsidP="00C202F5">
      <w:pPr>
        <w:pStyle w:val="Titre3"/>
      </w:pPr>
      <w:bookmarkStart w:id="287" w:name="_Toc290618209"/>
      <w:r>
        <w:t>Capacités du SIM</w:t>
      </w:r>
      <w:bookmarkEnd w:id="287"/>
    </w:p>
    <w:p w14:paraId="0B8D0FFB" w14:textId="0546369A" w:rsidR="005C0922" w:rsidRPr="005C0922" w:rsidRDefault="005C0922" w:rsidP="005C0922">
      <w:r>
        <w:t>Le service liste les capacités d’un SIM relatives aux services de l’interface qui réalisent des recherches d’itinéraire.</w:t>
      </w:r>
    </w:p>
    <w:p w14:paraId="530E80E3" w14:textId="77777777" w:rsidR="00DF09F2" w:rsidRDefault="00DF09F2" w:rsidP="00DF09F2"/>
    <w:p w14:paraId="6991F863" w14:textId="3B0E1D43" w:rsidR="005C0922" w:rsidRDefault="005C0922" w:rsidP="00DF09F2">
      <w:r>
        <w:t>Les structures échangées dans ce service sont définies dans le fichier XSD MisCapabilities.xsd.</w:t>
      </w:r>
    </w:p>
    <w:p w14:paraId="6E736DD0" w14:textId="6C217067" w:rsidR="00DF09F2" w:rsidRDefault="00DF09F2" w:rsidP="005C0922">
      <w:pPr>
        <w:pStyle w:val="Titre4"/>
      </w:pPr>
      <w:r>
        <w:t xml:space="preserve">La structure de </w:t>
      </w:r>
      <w:r w:rsidR="005C0922">
        <w:t>donnée en entrée`</w:t>
      </w:r>
    </w:p>
    <w:p w14:paraId="5D48AD3C" w14:textId="12F4DDA8" w:rsidR="00DF09F2" w:rsidRDefault="005C0922" w:rsidP="00DF09F2">
      <w:r>
        <w:t>Aucune</w:t>
      </w:r>
    </w:p>
    <w:p w14:paraId="482ACD8F" w14:textId="7FBA8B61" w:rsidR="00DF09F2" w:rsidRDefault="00DF09F2" w:rsidP="005C0922">
      <w:pPr>
        <w:pStyle w:val="Titre4"/>
      </w:pPr>
      <w:r>
        <w:t xml:space="preserve">La structure de </w:t>
      </w:r>
      <w:r w:rsidR="005C0922">
        <w:t>donnée en sortie</w:t>
      </w:r>
    </w:p>
    <w:p w14:paraId="125D8C6F" w14:textId="27855DD2" w:rsidR="005C0922" w:rsidRDefault="005C0922" w:rsidP="005C0922">
      <w:r>
        <w:t xml:space="preserve">La structure de réponse correspond à l’élément </w:t>
      </w:r>
      <w:proofErr w:type="spellStart"/>
      <w:r>
        <w:t>Capabilities</w:t>
      </w:r>
      <w:r w:rsidRPr="0010216D">
        <w:t>Response</w:t>
      </w:r>
      <w:proofErr w:type="spellEnd"/>
      <w:r>
        <w:t>.</w:t>
      </w:r>
    </w:p>
    <w:p w14:paraId="2D1CBCF8" w14:textId="2C90A975" w:rsidR="00DF09F2" w:rsidRDefault="005C0922" w:rsidP="00DF09F2">
      <w:r>
        <w:t xml:space="preserve">Les éléments </w:t>
      </w:r>
      <w:proofErr w:type="spellStart"/>
      <w:r>
        <w:t>MultipleStartsAndArrivals</w:t>
      </w:r>
      <w:proofErr w:type="spellEnd"/>
      <w:r>
        <w:t xml:space="preserve"> et </w:t>
      </w:r>
      <w:proofErr w:type="spellStart"/>
      <w:r>
        <w:t>GeographicPositionCompliant</w:t>
      </w:r>
      <w:proofErr w:type="spellEnd"/>
      <w:r>
        <w:t xml:space="preserve"> (de la structure de réponse) correspondent au niveau de la méta-base, aux colonnes du même nom dans la table MIS </w:t>
      </w:r>
      <w:r w:rsidR="007E5B0E">
        <w:t>(</w:t>
      </w:r>
      <w:ins w:id="288" w:author="casteran regis" w:date="2015-05-20T12:41:00Z">
        <w:r w:rsidR="00025983">
          <w:t>cf.</w:t>
        </w:r>
      </w:ins>
      <w:r w:rsidR="007E5B0E">
        <w:t xml:space="preserve"> § </w:t>
      </w:r>
      <w:r w:rsidR="007E5B0E">
        <w:fldChar w:fldCharType="begin"/>
      </w:r>
      <w:r w:rsidR="007E5B0E">
        <w:instrText xml:space="preserve"> REF _Ref290012222 \r \h </w:instrText>
      </w:r>
      <w:r w:rsidR="007E5B0E">
        <w:fldChar w:fldCharType="separate"/>
      </w:r>
      <w:r w:rsidR="007E5B0E">
        <w:t>5.2.1</w:t>
      </w:r>
      <w:r w:rsidR="007E5B0E">
        <w:fldChar w:fldCharType="end"/>
      </w:r>
      <w:r w:rsidR="007E5B0E">
        <w:t xml:space="preserve"> </w:t>
      </w:r>
      <w:r w:rsidR="007E5B0E">
        <w:fldChar w:fldCharType="begin"/>
      </w:r>
      <w:r w:rsidR="007E5B0E">
        <w:instrText xml:space="preserve"> REF _Ref290012227 \h </w:instrText>
      </w:r>
      <w:r w:rsidR="007E5B0E">
        <w:fldChar w:fldCharType="separate"/>
      </w:r>
      <w:r w:rsidR="007E5B0E">
        <w:t>Le schéma de la base</w:t>
      </w:r>
      <w:r w:rsidR="007E5B0E">
        <w:fldChar w:fldCharType="end"/>
      </w:r>
      <w:r w:rsidR="007E5B0E">
        <w:t>)</w:t>
      </w:r>
      <w:r>
        <w:t>.</w:t>
      </w:r>
    </w:p>
    <w:p w14:paraId="428A3DA7" w14:textId="2765C854" w:rsidR="00DF09F2" w:rsidRDefault="00F039F0" w:rsidP="005C0922">
      <w:pPr>
        <w:pStyle w:val="Titre4"/>
      </w:pPr>
      <w:r>
        <w:t>Composants qui utilisent ce service</w:t>
      </w:r>
    </w:p>
    <w:p w14:paraId="5C207162" w14:textId="77777777" w:rsidR="005C0922" w:rsidRDefault="005C0922" w:rsidP="005C0922">
      <w:r>
        <w:t>Seul le système de synchronisation des métadonnées utilise ce service.</w:t>
      </w:r>
    </w:p>
    <w:p w14:paraId="4E1A5922" w14:textId="77777777" w:rsidR="001E5AA2" w:rsidRDefault="001E5AA2" w:rsidP="005C0922"/>
    <w:p w14:paraId="511B6E9D" w14:textId="77777777" w:rsidR="00E74B1B" w:rsidRPr="004A1B7D" w:rsidRDefault="00E74B1B" w:rsidP="00C2256A"/>
    <w:p w14:paraId="0A420BA7" w14:textId="67B299B7" w:rsidR="004A1B7D" w:rsidRDefault="004A1B7D" w:rsidP="004A1B7D">
      <w:pPr>
        <w:pStyle w:val="Titre1"/>
      </w:pPr>
      <w:bookmarkStart w:id="289" w:name="_Toc290618210"/>
      <w:r>
        <w:lastRenderedPageBreak/>
        <w:t>Partie 3</w:t>
      </w:r>
      <w:bookmarkEnd w:id="289"/>
    </w:p>
    <w:p w14:paraId="26AD76C8" w14:textId="77777777" w:rsidR="004A1B7D" w:rsidRDefault="004A1B7D" w:rsidP="004A1B7D"/>
    <w:p w14:paraId="49BFF120" w14:textId="39072590" w:rsidR="004A1B7D" w:rsidRDefault="004A1B7D" w:rsidP="004A1B7D">
      <w:pPr>
        <w:pStyle w:val="Titre2"/>
      </w:pPr>
      <w:bookmarkStart w:id="290" w:name="_Toc290618211"/>
      <w:r>
        <w:t>Point d’accès fonctionnel</w:t>
      </w:r>
      <w:bookmarkEnd w:id="290"/>
    </w:p>
    <w:p w14:paraId="37AD1B8F" w14:textId="3B68A470" w:rsidR="00C83DF9" w:rsidRDefault="00C83DF9" w:rsidP="0019760D">
      <w:pPr>
        <w:pStyle w:val="Titre3"/>
      </w:pPr>
      <w:bookmarkStart w:id="291" w:name="_Toc290618212"/>
      <w:r>
        <w:t>Accès au méta-système (FRI, DRI)</w:t>
      </w:r>
      <w:bookmarkEnd w:id="291"/>
    </w:p>
    <w:p w14:paraId="38792272" w14:textId="77777777" w:rsidR="00C83DF9" w:rsidRDefault="00C83DF9" w:rsidP="004A1B7D"/>
    <w:p w14:paraId="7485CDE4" w14:textId="1B15EF19" w:rsidR="00C83DF9" w:rsidRDefault="00C83DF9" w:rsidP="004A1B7D">
      <w:r>
        <w:t>Le service de recherche de localité est le point d’accès fonctionnel.</w:t>
      </w:r>
    </w:p>
    <w:p w14:paraId="0EBA45D7" w14:textId="16F7A1CB" w:rsidR="00C83DF9" w:rsidRDefault="00C83DF9" w:rsidP="004A1B7D">
      <w:r>
        <w:t>Celui-ci permet de définir les points de départ et d’arrivée</w:t>
      </w:r>
      <w:r w:rsidR="0019760D">
        <w:t>, par exemple un arrêt sur SIM et POI sur un autre SIM</w:t>
      </w:r>
      <w:r>
        <w:t>.</w:t>
      </w:r>
    </w:p>
    <w:p w14:paraId="5C3B3BEE" w14:textId="66F97746" w:rsidR="00C83DF9" w:rsidRDefault="00C83DF9" w:rsidP="004A1B7D">
      <w:r>
        <w:t>Le service de recherche d’itinéraire est ensuite pleinement accessible.</w:t>
      </w:r>
    </w:p>
    <w:p w14:paraId="22735946" w14:textId="77777777" w:rsidR="00C83DF9" w:rsidRDefault="00C83DF9" w:rsidP="004A1B7D"/>
    <w:p w14:paraId="33824915" w14:textId="12D174DE" w:rsidR="00C83DF9" w:rsidRDefault="00C83DF9" w:rsidP="004A1B7D">
      <w:r>
        <w:t xml:space="preserve">Néanmoins, le service de recherche d’itinéraire est accessible directement dans une certaine mesure. Les points de départ et d’arrivée peuvent être renseignés comme des positions géographiques sans que cela nécessite l’usage du service de recherche de localité. </w:t>
      </w:r>
    </w:p>
    <w:p w14:paraId="1A2B4D60" w14:textId="531C6A82" w:rsidR="00C83DF9" w:rsidRDefault="00C83DF9" w:rsidP="0019760D">
      <w:pPr>
        <w:pStyle w:val="Titre3"/>
      </w:pPr>
      <w:bookmarkStart w:id="292" w:name="_Toc290618213"/>
      <w:r>
        <w:t xml:space="preserve">Accès </w:t>
      </w:r>
      <w:r w:rsidR="0019760D">
        <w:t>à la base des métadonnées</w:t>
      </w:r>
      <w:bookmarkEnd w:id="292"/>
    </w:p>
    <w:p w14:paraId="1B5CD321" w14:textId="77777777" w:rsidR="0019760D" w:rsidRDefault="0019760D" w:rsidP="004A1B7D"/>
    <w:p w14:paraId="3C677FD0" w14:textId="44913CAC" w:rsidR="0019760D" w:rsidRDefault="0019760D" w:rsidP="004A1B7D">
      <w:r>
        <w:t xml:space="preserve">Au niveau fonctionnel, le langage de consultation et mise à jour donne accès à toutes les données de la base. </w:t>
      </w:r>
    </w:p>
    <w:p w14:paraId="51974770" w14:textId="4F9EFFEF" w:rsidR="0019760D" w:rsidRDefault="0019760D" w:rsidP="0019760D">
      <w:pPr>
        <w:pStyle w:val="Titre3"/>
      </w:pPr>
      <w:bookmarkStart w:id="293" w:name="_Toc290618214"/>
      <w:r>
        <w:t>Accès à l’interface générique de SIM</w:t>
      </w:r>
      <w:bookmarkEnd w:id="293"/>
    </w:p>
    <w:p w14:paraId="5CFE9D6B" w14:textId="77777777" w:rsidR="0019760D" w:rsidRDefault="0019760D" w:rsidP="004A1B7D"/>
    <w:p w14:paraId="51620B45" w14:textId="77777777" w:rsidR="0019760D" w:rsidRDefault="0019760D" w:rsidP="004A1B7D">
      <w:r>
        <w:t>Les services ci-dessous sont accessibles directement et indépendamment :</w:t>
      </w:r>
    </w:p>
    <w:p w14:paraId="6726FB38" w14:textId="589D9ACA" w:rsidR="0019760D" w:rsidRDefault="0019760D" w:rsidP="0019760D">
      <w:pPr>
        <w:pStyle w:val="Paragraphedeliste"/>
        <w:numPr>
          <w:ilvl w:val="0"/>
          <w:numId w:val="50"/>
        </w:numPr>
      </w:pPr>
      <w:r>
        <w:t xml:space="preserve">service de consultation des capacités du SIM </w:t>
      </w:r>
    </w:p>
    <w:p w14:paraId="4404666B" w14:textId="2E3484B9" w:rsidR="0019760D" w:rsidRDefault="0019760D" w:rsidP="0019760D">
      <w:pPr>
        <w:pStyle w:val="Paragraphedeliste"/>
        <w:numPr>
          <w:ilvl w:val="0"/>
          <w:numId w:val="50"/>
        </w:numPr>
      </w:pPr>
      <w:r>
        <w:t>service de collecte des arrêts</w:t>
      </w:r>
    </w:p>
    <w:p w14:paraId="0A6DE5EE" w14:textId="77777777" w:rsidR="0019760D" w:rsidRDefault="0019760D" w:rsidP="004A1B7D"/>
    <w:p w14:paraId="53492B18" w14:textId="1FB8F499" w:rsidR="004A1B7D" w:rsidRDefault="0019760D" w:rsidP="004A1B7D">
      <w:r>
        <w:t>Les résultats fournis par ces 2 services permettent d’utiliser correctement les 2 autres services :</w:t>
      </w:r>
    </w:p>
    <w:p w14:paraId="158C552C" w14:textId="35649629" w:rsidR="0019760D" w:rsidRDefault="0019760D" w:rsidP="0019760D">
      <w:pPr>
        <w:pStyle w:val="Paragraphedeliste"/>
        <w:numPr>
          <w:ilvl w:val="0"/>
          <w:numId w:val="51"/>
        </w:numPr>
      </w:pPr>
      <w:r>
        <w:t>service de recherche d’itinéraire non détaillée n x m</w:t>
      </w:r>
    </w:p>
    <w:p w14:paraId="606BB31A" w14:textId="44D6B8A1" w:rsidR="0019760D" w:rsidRDefault="0019760D" w:rsidP="0019760D">
      <w:pPr>
        <w:pStyle w:val="Paragraphedeliste"/>
        <w:numPr>
          <w:ilvl w:val="0"/>
          <w:numId w:val="51"/>
        </w:numPr>
      </w:pPr>
      <w:r>
        <w:t>service de recherche d’itinéraire détaillée 1 x n</w:t>
      </w:r>
    </w:p>
    <w:p w14:paraId="25A9336F" w14:textId="77777777" w:rsidR="0019760D" w:rsidRDefault="0019760D" w:rsidP="004A1B7D"/>
    <w:p w14:paraId="6238EA17" w14:textId="3C7959F5" w:rsidR="004A1B7D" w:rsidRPr="004A1B7D" w:rsidRDefault="004A1B7D" w:rsidP="004A1B7D">
      <w:pPr>
        <w:pStyle w:val="Titre2"/>
      </w:pPr>
      <w:bookmarkStart w:id="294" w:name="_Toc290618215"/>
      <w:r>
        <w:t>Structures échangées</w:t>
      </w:r>
      <w:bookmarkEnd w:id="294"/>
    </w:p>
    <w:p w14:paraId="64C41557" w14:textId="5203AEC9" w:rsidR="007F4627" w:rsidRDefault="007F4627" w:rsidP="0068106F">
      <w:r>
        <w:t>Ayant adopté un format de donnée</w:t>
      </w:r>
      <w:ins w:id="295" w:author="casteran regis" w:date="2015-05-25T21:54:00Z">
        <w:r w:rsidR="00530369">
          <w:t>s</w:t>
        </w:r>
      </w:ins>
      <w:r>
        <w:t xml:space="preserve"> XML pour décrire les structures de données échangées par les interfaces DRI, FRI et </w:t>
      </w:r>
      <w:r w:rsidR="006956D7">
        <w:t>l’interface générique de SIM, la</w:t>
      </w:r>
      <w:r>
        <w:t xml:space="preserve"> str</w:t>
      </w:r>
      <w:r w:rsidR="006956D7">
        <w:t>ucture de ces données est décrit</w:t>
      </w:r>
      <w:r>
        <w:t>e en XML Schéma.</w:t>
      </w:r>
    </w:p>
    <w:p w14:paraId="72423C55" w14:textId="77777777" w:rsidR="007F4627" w:rsidRDefault="007F4627" w:rsidP="0068106F"/>
    <w:p w14:paraId="22244613" w14:textId="2AEED4FD" w:rsidR="007F4627" w:rsidRDefault="007F4627" w:rsidP="0068106F">
      <w:r>
        <w:t xml:space="preserve">Les fichiers XML Schéma </w:t>
      </w:r>
      <w:r w:rsidR="006956D7">
        <w:t xml:space="preserve">sont rassemblés dans </w:t>
      </w:r>
      <w:r w:rsidR="006329A6">
        <w:t xml:space="preserve">le </w:t>
      </w:r>
      <w:r w:rsidR="006329A6">
        <w:fldChar w:fldCharType="begin"/>
      </w:r>
      <w:r w:rsidR="006329A6">
        <w:instrText xml:space="preserve"> REF xsd_struct \h </w:instrText>
      </w:r>
      <w:r w:rsidR="006329A6">
        <w:fldChar w:fldCharType="separate"/>
      </w:r>
      <w:r w:rsidR="006329A6">
        <w:t>Dossier des définitions XSD des structures d’échange</w:t>
      </w:r>
      <w:r w:rsidR="006329A6">
        <w:fldChar w:fldCharType="end"/>
      </w:r>
      <w:r w:rsidR="006956D7">
        <w:t>. Le tableau ci-dessous classe ces fichiers en fonction de l’interface à laquelle ces fichiers se rapportent.</w:t>
      </w:r>
    </w:p>
    <w:p w14:paraId="422D1E4D" w14:textId="0543598D" w:rsidR="0068106F" w:rsidRDefault="0068106F" w:rsidP="0068106F"/>
    <w:tbl>
      <w:tblPr>
        <w:tblStyle w:val="Grille"/>
        <w:tblW w:w="0" w:type="auto"/>
        <w:tblLook w:val="04A0" w:firstRow="1" w:lastRow="0" w:firstColumn="1" w:lastColumn="0" w:noHBand="0" w:noVBand="1"/>
      </w:tblPr>
      <w:tblGrid>
        <w:gridCol w:w="3227"/>
        <w:gridCol w:w="5985"/>
      </w:tblGrid>
      <w:tr w:rsidR="007F4627" w14:paraId="54FF0C43" w14:textId="77777777" w:rsidTr="007F4627">
        <w:tc>
          <w:tcPr>
            <w:tcW w:w="3227" w:type="dxa"/>
          </w:tcPr>
          <w:p w14:paraId="67E78216" w14:textId="70B054AB" w:rsidR="007F4627" w:rsidRDefault="00C83DF9" w:rsidP="0068106F">
            <w:r>
              <w:t>I</w:t>
            </w:r>
            <w:r w:rsidR="007F4627">
              <w:t>nterface</w:t>
            </w:r>
          </w:p>
        </w:tc>
        <w:tc>
          <w:tcPr>
            <w:tcW w:w="5985" w:type="dxa"/>
          </w:tcPr>
          <w:p w14:paraId="37766B4C" w14:textId="594F4BAD" w:rsidR="007F4627" w:rsidRDefault="007F4627" w:rsidP="0068106F">
            <w:r>
              <w:t>Fichier XML Schéma</w:t>
            </w:r>
          </w:p>
        </w:tc>
      </w:tr>
      <w:tr w:rsidR="007F4627" w:rsidRPr="004D5853" w14:paraId="5BC7F60C" w14:textId="77777777" w:rsidTr="007F4627">
        <w:tc>
          <w:tcPr>
            <w:tcW w:w="3227" w:type="dxa"/>
          </w:tcPr>
          <w:p w14:paraId="57865562" w14:textId="7B130FEC" w:rsidR="007F4627" w:rsidRDefault="007F4627" w:rsidP="007F4627">
            <w:r>
              <w:t>Propres à l’interface générique de SIM</w:t>
            </w:r>
          </w:p>
        </w:tc>
        <w:tc>
          <w:tcPr>
            <w:tcW w:w="5985" w:type="dxa"/>
          </w:tcPr>
          <w:p w14:paraId="6ED2539E" w14:textId="77777777" w:rsidR="007F4627" w:rsidRPr="00753E14" w:rsidRDefault="00E73E30" w:rsidP="0068106F">
            <w:pPr>
              <w:keepNext/>
              <w:keepLines/>
              <w:numPr>
                <w:ilvl w:val="1"/>
                <w:numId w:val="2"/>
              </w:numPr>
              <w:pBdr>
                <w:top w:val="dotted" w:sz="4" w:space="1" w:color="4F81BD" w:themeColor="accent1"/>
                <w:left w:val="dotted" w:sz="4" w:space="4" w:color="4F81BD" w:themeColor="accent1"/>
              </w:pBdr>
              <w:spacing w:before="240"/>
              <w:outlineLvl w:val="1"/>
              <w:rPr>
                <w:lang w:val="en-US"/>
              </w:rPr>
            </w:pPr>
            <w:r w:rsidRPr="00753E14">
              <w:rPr>
                <w:lang w:val="en-US"/>
              </w:rPr>
              <w:t>MisProtocol.xsd</w:t>
            </w:r>
          </w:p>
          <w:p w14:paraId="1F4FD7FA" w14:textId="77777777" w:rsidR="00E73E30" w:rsidRPr="00753E14" w:rsidRDefault="00E73E30" w:rsidP="0068106F">
            <w:pPr>
              <w:keepNext/>
              <w:keepLines/>
              <w:numPr>
                <w:ilvl w:val="1"/>
                <w:numId w:val="2"/>
              </w:numPr>
              <w:pBdr>
                <w:top w:val="dotted" w:sz="4" w:space="1" w:color="4F81BD" w:themeColor="accent1"/>
                <w:left w:val="dotted" w:sz="4" w:space="4" w:color="4F81BD" w:themeColor="accent1"/>
              </w:pBdr>
              <w:spacing w:before="240"/>
              <w:outlineLvl w:val="1"/>
              <w:rPr>
                <w:lang w:val="en-US"/>
              </w:rPr>
            </w:pPr>
            <w:r w:rsidRPr="00753E14">
              <w:rPr>
                <w:lang w:val="en-US"/>
              </w:rPr>
              <w:t>MisPlanTrip.xsd</w:t>
            </w:r>
          </w:p>
          <w:p w14:paraId="5E76EC19" w14:textId="77777777" w:rsidR="00E73E30" w:rsidRPr="00753E14" w:rsidRDefault="00E73E30" w:rsidP="0068106F">
            <w:pPr>
              <w:keepNext/>
              <w:keepLines/>
              <w:numPr>
                <w:ilvl w:val="1"/>
                <w:numId w:val="2"/>
              </w:numPr>
              <w:pBdr>
                <w:top w:val="dotted" w:sz="4" w:space="1" w:color="4F81BD" w:themeColor="accent1"/>
                <w:left w:val="dotted" w:sz="4" w:space="4" w:color="4F81BD" w:themeColor="accent1"/>
              </w:pBdr>
              <w:spacing w:before="240"/>
              <w:outlineLvl w:val="1"/>
              <w:rPr>
                <w:lang w:val="en-US"/>
              </w:rPr>
            </w:pPr>
            <w:r w:rsidRPr="00753E14">
              <w:rPr>
                <w:lang w:val="en-US"/>
              </w:rPr>
              <w:t>MisPlanSummedUpTrip.xsd</w:t>
            </w:r>
          </w:p>
          <w:p w14:paraId="771CDCF5" w14:textId="77777777" w:rsidR="00E73E30" w:rsidRPr="00753E14" w:rsidRDefault="00E73E30" w:rsidP="0068106F">
            <w:pPr>
              <w:keepNext/>
              <w:keepLines/>
              <w:numPr>
                <w:ilvl w:val="1"/>
                <w:numId w:val="2"/>
              </w:numPr>
              <w:pBdr>
                <w:top w:val="dotted" w:sz="4" w:space="1" w:color="4F81BD" w:themeColor="accent1"/>
                <w:left w:val="dotted" w:sz="4" w:space="4" w:color="4F81BD" w:themeColor="accent1"/>
              </w:pBdr>
              <w:spacing w:before="240"/>
              <w:outlineLvl w:val="1"/>
              <w:rPr>
                <w:lang w:val="en-US"/>
              </w:rPr>
            </w:pPr>
            <w:r w:rsidRPr="00753E14">
              <w:rPr>
                <w:lang w:val="en-US"/>
              </w:rPr>
              <w:lastRenderedPageBreak/>
              <w:t>MisLocationTime.xsd</w:t>
            </w:r>
          </w:p>
          <w:p w14:paraId="540729B9" w14:textId="77777777" w:rsidR="00E73E30" w:rsidRPr="00753E14" w:rsidRDefault="00E73E30" w:rsidP="0068106F">
            <w:pPr>
              <w:keepNext/>
              <w:keepLines/>
              <w:numPr>
                <w:ilvl w:val="1"/>
                <w:numId w:val="2"/>
              </w:numPr>
              <w:pBdr>
                <w:top w:val="dotted" w:sz="4" w:space="1" w:color="4F81BD" w:themeColor="accent1"/>
                <w:left w:val="dotted" w:sz="4" w:space="4" w:color="4F81BD" w:themeColor="accent1"/>
              </w:pBdr>
              <w:spacing w:before="240"/>
              <w:outlineLvl w:val="1"/>
              <w:rPr>
                <w:lang w:val="en-US"/>
              </w:rPr>
            </w:pPr>
            <w:r w:rsidRPr="00753E14">
              <w:rPr>
                <w:lang w:val="en-US"/>
              </w:rPr>
              <w:t>MisCollectStop.xsd</w:t>
            </w:r>
          </w:p>
          <w:p w14:paraId="578671C8" w14:textId="5A84BEE1" w:rsidR="00E73E30" w:rsidRPr="00753E14" w:rsidRDefault="00E73E30" w:rsidP="0068106F">
            <w:pPr>
              <w:keepNext/>
              <w:keepLines/>
              <w:numPr>
                <w:ilvl w:val="1"/>
                <w:numId w:val="2"/>
              </w:numPr>
              <w:pBdr>
                <w:top w:val="dotted" w:sz="4" w:space="1" w:color="4F81BD" w:themeColor="accent1"/>
                <w:left w:val="dotted" w:sz="4" w:space="4" w:color="4F81BD" w:themeColor="accent1"/>
              </w:pBdr>
              <w:spacing w:before="240"/>
              <w:outlineLvl w:val="1"/>
              <w:rPr>
                <w:lang w:val="en-US"/>
              </w:rPr>
            </w:pPr>
            <w:r w:rsidRPr="00753E14">
              <w:rPr>
                <w:lang w:val="en-US"/>
              </w:rPr>
              <w:t>MisCapabilities.xsd</w:t>
            </w:r>
          </w:p>
        </w:tc>
      </w:tr>
      <w:tr w:rsidR="007F4627" w:rsidRPr="004D5853" w14:paraId="4BCE7A34" w14:textId="77777777" w:rsidTr="007F4627">
        <w:tc>
          <w:tcPr>
            <w:tcW w:w="3227" w:type="dxa"/>
          </w:tcPr>
          <w:p w14:paraId="558E48C9" w14:textId="31D88576" w:rsidR="007F4627" w:rsidRDefault="007F4627" w:rsidP="007F4627">
            <w:r>
              <w:lastRenderedPageBreak/>
              <w:t>Propres aux interfaces DRI, FRI</w:t>
            </w:r>
          </w:p>
        </w:tc>
        <w:tc>
          <w:tcPr>
            <w:tcW w:w="5985" w:type="dxa"/>
          </w:tcPr>
          <w:p w14:paraId="7F4A4C73" w14:textId="77777777" w:rsidR="007F4627" w:rsidRPr="00753E14" w:rsidRDefault="00E73E30" w:rsidP="0068106F">
            <w:pPr>
              <w:keepNext/>
              <w:keepLines/>
              <w:numPr>
                <w:ilvl w:val="1"/>
                <w:numId w:val="2"/>
              </w:numPr>
              <w:pBdr>
                <w:top w:val="dotted" w:sz="4" w:space="1" w:color="4F81BD" w:themeColor="accent1"/>
                <w:left w:val="dotted" w:sz="4" w:space="4" w:color="4F81BD" w:themeColor="accent1"/>
              </w:pBdr>
              <w:spacing w:before="240"/>
              <w:outlineLvl w:val="1"/>
              <w:rPr>
                <w:lang w:val="en-US"/>
              </w:rPr>
            </w:pPr>
            <w:r w:rsidRPr="00753E14">
              <w:rPr>
                <w:lang w:val="en-US"/>
              </w:rPr>
              <w:t>PlanTrip.xsd</w:t>
            </w:r>
          </w:p>
          <w:p w14:paraId="6F05E516" w14:textId="77777777" w:rsidR="00E73E30" w:rsidRPr="00753E14" w:rsidRDefault="00E73E30" w:rsidP="0068106F">
            <w:pPr>
              <w:keepNext/>
              <w:keepLines/>
              <w:numPr>
                <w:ilvl w:val="1"/>
                <w:numId w:val="2"/>
              </w:numPr>
              <w:pBdr>
                <w:top w:val="dotted" w:sz="4" w:space="1" w:color="4F81BD" w:themeColor="accent1"/>
                <w:left w:val="dotted" w:sz="4" w:space="4" w:color="4F81BD" w:themeColor="accent1"/>
              </w:pBdr>
              <w:spacing w:before="240"/>
              <w:outlineLvl w:val="1"/>
              <w:rPr>
                <w:lang w:val="en-US"/>
              </w:rPr>
            </w:pPr>
            <w:r w:rsidRPr="00753E14">
              <w:rPr>
                <w:lang w:val="en-US"/>
              </w:rPr>
              <w:t>SearchPoints.xsd</w:t>
            </w:r>
          </w:p>
          <w:p w14:paraId="4E8B29C6" w14:textId="319BB4BA" w:rsidR="00E73E30" w:rsidRPr="00753E14" w:rsidRDefault="00E73E30" w:rsidP="0068106F">
            <w:pPr>
              <w:keepNext/>
              <w:keepLines/>
              <w:numPr>
                <w:ilvl w:val="1"/>
                <w:numId w:val="2"/>
              </w:numPr>
              <w:pBdr>
                <w:top w:val="dotted" w:sz="4" w:space="1" w:color="4F81BD" w:themeColor="accent1"/>
                <w:left w:val="dotted" w:sz="4" w:space="4" w:color="4F81BD" w:themeColor="accent1"/>
              </w:pBdr>
              <w:spacing w:before="240"/>
              <w:outlineLvl w:val="1"/>
              <w:rPr>
                <w:lang w:val="en-US"/>
              </w:rPr>
            </w:pPr>
            <w:r w:rsidRPr="00753E14">
              <w:rPr>
                <w:lang w:val="en-US"/>
              </w:rPr>
              <w:t>Protocol.xsd</w:t>
            </w:r>
          </w:p>
        </w:tc>
      </w:tr>
      <w:tr w:rsidR="007F4627" w14:paraId="330BD693" w14:textId="77777777" w:rsidTr="007F4627">
        <w:tc>
          <w:tcPr>
            <w:tcW w:w="3227" w:type="dxa"/>
          </w:tcPr>
          <w:p w14:paraId="7243081E" w14:textId="15F94455" w:rsidR="007F4627" w:rsidRDefault="007F4627" w:rsidP="007F4627">
            <w:r>
              <w:t>Commun aux interfaces DRI, FRI et l’interface générique de SIM</w:t>
            </w:r>
          </w:p>
        </w:tc>
        <w:tc>
          <w:tcPr>
            <w:tcW w:w="5985" w:type="dxa"/>
          </w:tcPr>
          <w:p w14:paraId="16BF3165" w14:textId="77777777" w:rsidR="007F4627" w:rsidRPr="00753E14" w:rsidRDefault="00E73E30" w:rsidP="0068106F">
            <w:pPr>
              <w:keepNext/>
              <w:keepLines/>
              <w:numPr>
                <w:ilvl w:val="1"/>
                <w:numId w:val="2"/>
              </w:numPr>
              <w:pBdr>
                <w:top w:val="dotted" w:sz="4" w:space="1" w:color="4F81BD" w:themeColor="accent1"/>
                <w:left w:val="dotted" w:sz="4" w:space="4" w:color="4F81BD" w:themeColor="accent1"/>
              </w:pBdr>
              <w:spacing w:before="240"/>
              <w:outlineLvl w:val="1"/>
              <w:rPr>
                <w:lang w:val="en-US"/>
              </w:rPr>
            </w:pPr>
            <w:r w:rsidRPr="00753E14">
              <w:rPr>
                <w:lang w:val="en-US"/>
              </w:rPr>
              <w:t>Site.xsd</w:t>
            </w:r>
          </w:p>
          <w:p w14:paraId="2A80404D" w14:textId="77777777" w:rsidR="00E73E30" w:rsidRPr="00753E14" w:rsidRDefault="00E73E30" w:rsidP="0068106F">
            <w:pPr>
              <w:keepNext/>
              <w:keepLines/>
              <w:numPr>
                <w:ilvl w:val="1"/>
                <w:numId w:val="2"/>
              </w:numPr>
              <w:pBdr>
                <w:top w:val="dotted" w:sz="4" w:space="1" w:color="4F81BD" w:themeColor="accent1"/>
                <w:left w:val="dotted" w:sz="4" w:space="4" w:color="4F81BD" w:themeColor="accent1"/>
              </w:pBdr>
              <w:spacing w:before="240"/>
              <w:outlineLvl w:val="1"/>
              <w:rPr>
                <w:lang w:val="en-US"/>
              </w:rPr>
            </w:pPr>
            <w:r w:rsidRPr="00753E14">
              <w:rPr>
                <w:lang w:val="en-US"/>
              </w:rPr>
              <w:t>Itinerary.xsd</w:t>
            </w:r>
          </w:p>
          <w:p w14:paraId="152F8CA9" w14:textId="3AB49A7A" w:rsidR="00E73E30" w:rsidRPr="00753E14" w:rsidRDefault="00E73E30" w:rsidP="0068106F">
            <w:pPr>
              <w:keepNext/>
              <w:keepLines/>
              <w:numPr>
                <w:ilvl w:val="1"/>
                <w:numId w:val="2"/>
              </w:numPr>
              <w:pBdr>
                <w:top w:val="dotted" w:sz="4" w:space="1" w:color="4F81BD" w:themeColor="accent1"/>
                <w:left w:val="dotted" w:sz="4" w:space="4" w:color="4F81BD" w:themeColor="accent1"/>
              </w:pBdr>
              <w:spacing w:before="240"/>
              <w:outlineLvl w:val="1"/>
              <w:rPr>
                <w:lang w:val="en-US"/>
              </w:rPr>
            </w:pPr>
            <w:r w:rsidRPr="00753E14">
              <w:rPr>
                <w:lang w:val="en-US"/>
              </w:rPr>
              <w:t>ItineraryRequest.xsd</w:t>
            </w:r>
          </w:p>
          <w:p w14:paraId="109B5B57" w14:textId="3D710821" w:rsidR="00E73E30" w:rsidRDefault="00E73E30" w:rsidP="0068106F">
            <w:r>
              <w:t>ProtocolFramework.xsd</w:t>
            </w:r>
          </w:p>
        </w:tc>
      </w:tr>
    </w:tbl>
    <w:p w14:paraId="03CF2EDF" w14:textId="41692002" w:rsidR="007F4627" w:rsidRDefault="007F4627" w:rsidP="0068106F"/>
    <w:p w14:paraId="5545C909" w14:textId="5F7BB5BD" w:rsidR="00A93191" w:rsidRDefault="006956D7" w:rsidP="006956D7">
      <w:pPr>
        <w:pStyle w:val="Titre3"/>
      </w:pPr>
      <w:bookmarkStart w:id="296" w:name="_Ref290616867"/>
      <w:bookmarkStart w:id="297" w:name="_Toc290618216"/>
      <w:r>
        <w:t>Les structures d’échange des interfaces du méta-système (FRI, DRI)</w:t>
      </w:r>
      <w:bookmarkEnd w:id="296"/>
      <w:bookmarkEnd w:id="297"/>
    </w:p>
    <w:p w14:paraId="7B224C12" w14:textId="77777777" w:rsidR="006956D7" w:rsidRDefault="006956D7" w:rsidP="0068106F"/>
    <w:p w14:paraId="27F80E52" w14:textId="7EC33395" w:rsidR="006956D7" w:rsidRDefault="006956D7" w:rsidP="0068106F">
      <w:r>
        <w:t>Le document PlanTrip.pdf présente l’ensemble des structures d’échange du service de recherche d’itinéraire au niveau des interfaces DRI et FRI.</w:t>
      </w:r>
    </w:p>
    <w:p w14:paraId="121CC77F" w14:textId="5B907ADE" w:rsidR="006956D7" w:rsidRDefault="006956D7" w:rsidP="006956D7">
      <w:r>
        <w:t>Le document SearchPoints.pdf présente l’ensemble des structures d’échange du service de recherche de localité au niveau des interfaces DRI et FRI.</w:t>
      </w:r>
    </w:p>
    <w:p w14:paraId="31FAD4D1" w14:textId="77777777" w:rsidR="006956D7" w:rsidRDefault="006956D7" w:rsidP="0068106F"/>
    <w:p w14:paraId="6DCD4C31" w14:textId="7067497D" w:rsidR="006956D7" w:rsidRDefault="006956D7" w:rsidP="006329A6">
      <w:pPr>
        <w:tabs>
          <w:tab w:val="left" w:pos="5280"/>
        </w:tabs>
      </w:pPr>
      <w:r>
        <w:t xml:space="preserve">Les documents PlanTrip.pdf et SearchPoints.pdf figurent dans </w:t>
      </w:r>
      <w:r w:rsidR="006329A6">
        <w:t xml:space="preserve">le dossier des </w:t>
      </w:r>
      <w:r w:rsidR="006329A6">
        <w:fldChar w:fldCharType="begin"/>
      </w:r>
      <w:r w:rsidR="006329A6">
        <w:instrText xml:space="preserve"> REF pdf_struct \h </w:instrText>
      </w:r>
      <w:r w:rsidR="006329A6">
        <w:fldChar w:fldCharType="separate"/>
      </w:r>
      <w:r w:rsidR="006329A6">
        <w:t>Documents PDF de présentation des schémas des structures d’échange</w:t>
      </w:r>
      <w:r w:rsidR="006329A6">
        <w:fldChar w:fldCharType="end"/>
      </w:r>
      <w:r w:rsidR="006329A6">
        <w:t>.</w:t>
      </w:r>
    </w:p>
    <w:p w14:paraId="7B1DAACB" w14:textId="6C2B3395" w:rsidR="006956D7" w:rsidRDefault="006956D7" w:rsidP="006956D7">
      <w:pPr>
        <w:pStyle w:val="Titre3"/>
      </w:pPr>
      <w:bookmarkStart w:id="298" w:name="_Ref290616755"/>
      <w:bookmarkStart w:id="299" w:name="_Toc290618217"/>
      <w:r>
        <w:t>Les structures d’échange des interfaces génériques de SIM</w:t>
      </w:r>
      <w:bookmarkEnd w:id="298"/>
      <w:bookmarkEnd w:id="299"/>
    </w:p>
    <w:p w14:paraId="00D16DAA" w14:textId="77777777" w:rsidR="006956D7" w:rsidRDefault="006956D7" w:rsidP="006956D7"/>
    <w:p w14:paraId="219EE8C8" w14:textId="2B6A5616" w:rsidR="006956D7" w:rsidRDefault="006956D7" w:rsidP="0068106F">
      <w:r>
        <w:t>Le document MisPlanSummedUpTrip.pdf présente l’ensemble des structures d’échange du service de recherche d’itinéraire non détaillée n x m.</w:t>
      </w:r>
    </w:p>
    <w:p w14:paraId="27DEAC86" w14:textId="29755812" w:rsidR="006956D7" w:rsidRDefault="006956D7" w:rsidP="006956D7">
      <w:r>
        <w:t>Le document MisPlanTrip.pdf présente l’ensemble des structures d’échange du service de recherche d’itinéraire détaillée 1 x n.</w:t>
      </w:r>
    </w:p>
    <w:p w14:paraId="663C1E7C" w14:textId="466F1576" w:rsidR="006956D7" w:rsidRDefault="006956D7" w:rsidP="006956D7">
      <w:r>
        <w:t>Le document MisCollectStop.pdf présente l’ensemble des structures d’échange du service de collecte d’arrêts.</w:t>
      </w:r>
    </w:p>
    <w:p w14:paraId="37017F96" w14:textId="15239B19" w:rsidR="006956D7" w:rsidRDefault="006956D7" w:rsidP="006956D7">
      <w:r>
        <w:t>Le document MisCapabilities.pdf présente l’ensemble des structures d’échange du service de capacités du SIM.</w:t>
      </w:r>
    </w:p>
    <w:p w14:paraId="0F2CD835" w14:textId="77777777" w:rsidR="006956D7" w:rsidRDefault="006956D7" w:rsidP="006956D7"/>
    <w:p w14:paraId="252504B1" w14:textId="79A0DC33" w:rsidR="006956D7" w:rsidRDefault="006956D7" w:rsidP="006329A6">
      <w:pPr>
        <w:tabs>
          <w:tab w:val="left" w:pos="5280"/>
        </w:tabs>
      </w:pPr>
      <w:r>
        <w:t xml:space="preserve">Les documents MisPlanSummedUpTrip.pdf, MisPlanTrip.pdf, MisCollectStop.pdf et MisCapabilities.pdf figurent dans </w:t>
      </w:r>
      <w:r w:rsidR="006329A6">
        <w:t xml:space="preserve">le dossier des </w:t>
      </w:r>
      <w:r w:rsidR="006329A6">
        <w:fldChar w:fldCharType="begin"/>
      </w:r>
      <w:r w:rsidR="006329A6">
        <w:instrText xml:space="preserve"> REF pdf_struct \h </w:instrText>
      </w:r>
      <w:r w:rsidR="006329A6">
        <w:fldChar w:fldCharType="separate"/>
      </w:r>
      <w:r w:rsidR="006329A6">
        <w:t>Documents PDF de présentation des schémas des structures d’échange</w:t>
      </w:r>
      <w:r w:rsidR="006329A6">
        <w:fldChar w:fldCharType="end"/>
      </w:r>
      <w:r w:rsidR="006329A6">
        <w:t>.</w:t>
      </w:r>
    </w:p>
    <w:p w14:paraId="096190FD" w14:textId="31F2624C" w:rsidR="006956D7" w:rsidRDefault="006956D7" w:rsidP="006956D7">
      <w:pPr>
        <w:pStyle w:val="Titre3"/>
      </w:pPr>
      <w:bookmarkStart w:id="300" w:name="_Toc290618218"/>
      <w:r>
        <w:t>Les structures d’échange de l’interface de lecture écriture de la base des métadonnées</w:t>
      </w:r>
      <w:bookmarkEnd w:id="300"/>
    </w:p>
    <w:p w14:paraId="52020122" w14:textId="77777777" w:rsidR="006956D7" w:rsidRDefault="006956D7" w:rsidP="006956D7"/>
    <w:p w14:paraId="3AB1DB7F" w14:textId="289EC763" w:rsidR="006956D7" w:rsidRDefault="006956D7" w:rsidP="006956D7">
      <w:r>
        <w:t>L’interface est constituée par un langage de requêtes. Les structures échangées dépendent donc des requêtes utilisées.</w:t>
      </w:r>
    </w:p>
    <w:p w14:paraId="4D8BB351" w14:textId="77777777" w:rsidR="006956D7" w:rsidRDefault="006956D7" w:rsidP="006956D7"/>
    <w:p w14:paraId="036B035F" w14:textId="5E702393" w:rsidR="006956D7" w:rsidRDefault="006956D7" w:rsidP="006956D7">
      <w:pPr>
        <w:pStyle w:val="Titre1"/>
      </w:pPr>
      <w:bookmarkStart w:id="301" w:name="_Toc290618219"/>
      <w:r>
        <w:lastRenderedPageBreak/>
        <w:t>Liste des figures</w:t>
      </w:r>
      <w:bookmarkEnd w:id="301"/>
    </w:p>
    <w:p w14:paraId="3B6CF7ED" w14:textId="77777777" w:rsidR="006956D7" w:rsidRDefault="006956D7" w:rsidP="006956D7"/>
    <w:p w14:paraId="7F379EF8" w14:textId="77777777" w:rsidR="00252617" w:rsidRDefault="006956D7">
      <w:pPr>
        <w:pStyle w:val="Tabledesillustrations"/>
        <w:tabs>
          <w:tab w:val="right" w:leader="dot" w:pos="9062"/>
        </w:tabs>
        <w:rPr>
          <w:rFonts w:asciiTheme="minorHAnsi" w:eastAsiaTheme="minorEastAsia" w:hAnsiTheme="minorHAnsi" w:cstheme="minorBidi"/>
          <w:noProof/>
          <w:sz w:val="24"/>
          <w:szCs w:val="24"/>
          <w:lang w:eastAsia="ja-JP"/>
        </w:rPr>
      </w:pPr>
      <w:r>
        <w:fldChar w:fldCharType="begin"/>
      </w:r>
      <w:r>
        <w:instrText xml:space="preserve"> TOC \c "Figure" </w:instrText>
      </w:r>
      <w:r>
        <w:fldChar w:fldCharType="separate"/>
      </w:r>
      <w:r w:rsidR="00252617">
        <w:rPr>
          <w:noProof/>
        </w:rPr>
        <w:t>Figure 1 Territoire et SIM en jeu</w:t>
      </w:r>
      <w:r w:rsidR="00252617">
        <w:rPr>
          <w:noProof/>
        </w:rPr>
        <w:tab/>
      </w:r>
      <w:r w:rsidR="00252617">
        <w:rPr>
          <w:noProof/>
        </w:rPr>
        <w:fldChar w:fldCharType="begin"/>
      </w:r>
      <w:r w:rsidR="00252617">
        <w:rPr>
          <w:noProof/>
        </w:rPr>
        <w:instrText xml:space="preserve"> PAGEREF _Toc290618220 \h </w:instrText>
      </w:r>
      <w:r w:rsidR="00252617">
        <w:rPr>
          <w:noProof/>
        </w:rPr>
      </w:r>
      <w:r w:rsidR="00252617">
        <w:rPr>
          <w:noProof/>
        </w:rPr>
        <w:fldChar w:fldCharType="separate"/>
      </w:r>
      <w:r w:rsidR="00252617">
        <w:rPr>
          <w:noProof/>
        </w:rPr>
        <w:t>9</w:t>
      </w:r>
      <w:r w:rsidR="00252617">
        <w:rPr>
          <w:noProof/>
        </w:rPr>
        <w:fldChar w:fldCharType="end"/>
      </w:r>
    </w:p>
    <w:p w14:paraId="13DA80A4" w14:textId="77777777" w:rsidR="00252617" w:rsidRDefault="00252617">
      <w:pPr>
        <w:pStyle w:val="Tabledesillustrations"/>
        <w:tabs>
          <w:tab w:val="right" w:leader="dot" w:pos="9062"/>
        </w:tabs>
        <w:rPr>
          <w:rFonts w:asciiTheme="minorHAnsi" w:eastAsiaTheme="minorEastAsia" w:hAnsiTheme="minorHAnsi" w:cstheme="minorBidi"/>
          <w:noProof/>
          <w:sz w:val="24"/>
          <w:szCs w:val="24"/>
          <w:lang w:eastAsia="ja-JP"/>
        </w:rPr>
      </w:pPr>
      <w:r>
        <w:rPr>
          <w:noProof/>
        </w:rPr>
        <w:t>Figure 2 Traces des SIM</w:t>
      </w:r>
      <w:r>
        <w:rPr>
          <w:noProof/>
        </w:rPr>
        <w:tab/>
      </w:r>
      <w:r>
        <w:rPr>
          <w:noProof/>
        </w:rPr>
        <w:fldChar w:fldCharType="begin"/>
      </w:r>
      <w:r>
        <w:rPr>
          <w:noProof/>
        </w:rPr>
        <w:instrText xml:space="preserve"> PAGEREF _Toc290618221 \h </w:instrText>
      </w:r>
      <w:r>
        <w:rPr>
          <w:noProof/>
        </w:rPr>
      </w:r>
      <w:r>
        <w:rPr>
          <w:noProof/>
        </w:rPr>
        <w:fldChar w:fldCharType="separate"/>
      </w:r>
      <w:r>
        <w:rPr>
          <w:noProof/>
        </w:rPr>
        <w:t>10</w:t>
      </w:r>
      <w:r>
        <w:rPr>
          <w:noProof/>
        </w:rPr>
        <w:fldChar w:fldCharType="end"/>
      </w:r>
    </w:p>
    <w:p w14:paraId="4085C076" w14:textId="77777777" w:rsidR="00252617" w:rsidRDefault="00252617">
      <w:pPr>
        <w:pStyle w:val="Tabledesillustrations"/>
        <w:tabs>
          <w:tab w:val="right" w:leader="dot" w:pos="9062"/>
        </w:tabs>
        <w:rPr>
          <w:rFonts w:asciiTheme="minorHAnsi" w:eastAsiaTheme="minorEastAsia" w:hAnsiTheme="minorHAnsi" w:cstheme="minorBidi"/>
          <w:noProof/>
          <w:sz w:val="24"/>
          <w:szCs w:val="24"/>
          <w:lang w:eastAsia="ja-JP"/>
        </w:rPr>
      </w:pPr>
      <w:r>
        <w:rPr>
          <w:noProof/>
        </w:rPr>
        <w:t>Figure 3 Diagramme de composants</w:t>
      </w:r>
      <w:r>
        <w:rPr>
          <w:noProof/>
        </w:rPr>
        <w:tab/>
      </w:r>
      <w:r>
        <w:rPr>
          <w:noProof/>
        </w:rPr>
        <w:fldChar w:fldCharType="begin"/>
      </w:r>
      <w:r>
        <w:rPr>
          <w:noProof/>
        </w:rPr>
        <w:instrText xml:space="preserve"> PAGEREF _Toc290618222 \h </w:instrText>
      </w:r>
      <w:r>
        <w:rPr>
          <w:noProof/>
        </w:rPr>
      </w:r>
      <w:r>
        <w:rPr>
          <w:noProof/>
        </w:rPr>
        <w:fldChar w:fldCharType="separate"/>
      </w:r>
      <w:r>
        <w:rPr>
          <w:noProof/>
        </w:rPr>
        <w:t>21</w:t>
      </w:r>
      <w:r>
        <w:rPr>
          <w:noProof/>
        </w:rPr>
        <w:fldChar w:fldCharType="end"/>
      </w:r>
    </w:p>
    <w:p w14:paraId="66354123" w14:textId="77777777" w:rsidR="00252617" w:rsidRDefault="00252617">
      <w:pPr>
        <w:pStyle w:val="Tabledesillustrations"/>
        <w:tabs>
          <w:tab w:val="right" w:leader="dot" w:pos="9062"/>
        </w:tabs>
        <w:rPr>
          <w:rFonts w:asciiTheme="minorHAnsi" w:eastAsiaTheme="minorEastAsia" w:hAnsiTheme="minorHAnsi" w:cstheme="minorBidi"/>
          <w:noProof/>
          <w:sz w:val="24"/>
          <w:szCs w:val="24"/>
          <w:lang w:eastAsia="ja-JP"/>
        </w:rPr>
      </w:pPr>
      <w:r>
        <w:rPr>
          <w:noProof/>
        </w:rPr>
        <w:t>Figure 4 Principaux cas d'usage</w:t>
      </w:r>
      <w:r>
        <w:rPr>
          <w:noProof/>
        </w:rPr>
        <w:tab/>
      </w:r>
      <w:r>
        <w:rPr>
          <w:noProof/>
        </w:rPr>
        <w:fldChar w:fldCharType="begin"/>
      </w:r>
      <w:r>
        <w:rPr>
          <w:noProof/>
        </w:rPr>
        <w:instrText xml:space="preserve"> PAGEREF _Toc290618223 \h </w:instrText>
      </w:r>
      <w:r>
        <w:rPr>
          <w:noProof/>
        </w:rPr>
      </w:r>
      <w:r>
        <w:rPr>
          <w:noProof/>
        </w:rPr>
        <w:fldChar w:fldCharType="separate"/>
      </w:r>
      <w:r>
        <w:rPr>
          <w:noProof/>
        </w:rPr>
        <w:t>21</w:t>
      </w:r>
      <w:r>
        <w:rPr>
          <w:noProof/>
        </w:rPr>
        <w:fldChar w:fldCharType="end"/>
      </w:r>
    </w:p>
    <w:p w14:paraId="2410C67D" w14:textId="77777777" w:rsidR="00252617" w:rsidRDefault="00252617">
      <w:pPr>
        <w:pStyle w:val="Tabledesillustrations"/>
        <w:tabs>
          <w:tab w:val="right" w:leader="dot" w:pos="9062"/>
        </w:tabs>
        <w:rPr>
          <w:rFonts w:asciiTheme="minorHAnsi" w:eastAsiaTheme="minorEastAsia" w:hAnsiTheme="minorHAnsi" w:cstheme="minorBidi"/>
          <w:noProof/>
          <w:sz w:val="24"/>
          <w:szCs w:val="24"/>
          <w:lang w:eastAsia="ja-JP"/>
        </w:rPr>
      </w:pPr>
      <w:r>
        <w:rPr>
          <w:noProof/>
        </w:rPr>
        <w:t>Figure 5 Diagramme de composants interface FRI DRI</w:t>
      </w:r>
      <w:r>
        <w:rPr>
          <w:noProof/>
        </w:rPr>
        <w:tab/>
      </w:r>
      <w:r>
        <w:rPr>
          <w:noProof/>
        </w:rPr>
        <w:fldChar w:fldCharType="begin"/>
      </w:r>
      <w:r>
        <w:rPr>
          <w:noProof/>
        </w:rPr>
        <w:instrText xml:space="preserve"> PAGEREF _Toc290618224 \h </w:instrText>
      </w:r>
      <w:r>
        <w:rPr>
          <w:noProof/>
        </w:rPr>
      </w:r>
      <w:r>
        <w:rPr>
          <w:noProof/>
        </w:rPr>
        <w:fldChar w:fldCharType="separate"/>
      </w:r>
      <w:r>
        <w:rPr>
          <w:noProof/>
        </w:rPr>
        <w:t>26</w:t>
      </w:r>
      <w:r>
        <w:rPr>
          <w:noProof/>
        </w:rPr>
        <w:fldChar w:fldCharType="end"/>
      </w:r>
    </w:p>
    <w:p w14:paraId="329B7D08" w14:textId="77777777" w:rsidR="00252617" w:rsidRDefault="00252617">
      <w:pPr>
        <w:pStyle w:val="Tabledesillustrations"/>
        <w:tabs>
          <w:tab w:val="right" w:leader="dot" w:pos="9062"/>
        </w:tabs>
        <w:rPr>
          <w:rFonts w:asciiTheme="minorHAnsi" w:eastAsiaTheme="minorEastAsia" w:hAnsiTheme="minorHAnsi" w:cstheme="minorBidi"/>
          <w:noProof/>
          <w:sz w:val="24"/>
          <w:szCs w:val="24"/>
          <w:lang w:eastAsia="ja-JP"/>
        </w:rPr>
      </w:pPr>
      <w:r>
        <w:rPr>
          <w:noProof/>
        </w:rPr>
        <w:t>Figure 6 Diagramme d'état général de recherche d'itinéraire</w:t>
      </w:r>
      <w:r>
        <w:rPr>
          <w:noProof/>
        </w:rPr>
        <w:tab/>
      </w:r>
      <w:r>
        <w:rPr>
          <w:noProof/>
        </w:rPr>
        <w:fldChar w:fldCharType="begin"/>
      </w:r>
      <w:r>
        <w:rPr>
          <w:noProof/>
        </w:rPr>
        <w:instrText xml:space="preserve"> PAGEREF _Toc290618225 \h </w:instrText>
      </w:r>
      <w:r>
        <w:rPr>
          <w:noProof/>
        </w:rPr>
      </w:r>
      <w:r>
        <w:rPr>
          <w:noProof/>
        </w:rPr>
        <w:fldChar w:fldCharType="separate"/>
      </w:r>
      <w:r>
        <w:rPr>
          <w:noProof/>
        </w:rPr>
        <w:t>32</w:t>
      </w:r>
      <w:r>
        <w:rPr>
          <w:noProof/>
        </w:rPr>
        <w:fldChar w:fldCharType="end"/>
      </w:r>
    </w:p>
    <w:p w14:paraId="12186AA9" w14:textId="77777777" w:rsidR="00252617" w:rsidRDefault="00252617">
      <w:pPr>
        <w:pStyle w:val="Tabledesillustrations"/>
        <w:tabs>
          <w:tab w:val="right" w:leader="dot" w:pos="9062"/>
        </w:tabs>
        <w:rPr>
          <w:rFonts w:asciiTheme="minorHAnsi" w:eastAsiaTheme="minorEastAsia" w:hAnsiTheme="minorHAnsi" w:cstheme="minorBidi"/>
          <w:noProof/>
          <w:sz w:val="24"/>
          <w:szCs w:val="24"/>
          <w:lang w:eastAsia="ja-JP"/>
        </w:rPr>
      </w:pPr>
      <w:r>
        <w:rPr>
          <w:noProof/>
        </w:rPr>
        <w:t>Figure 7 Sous-diagramme propre à l'état A</w:t>
      </w:r>
      <w:r>
        <w:rPr>
          <w:noProof/>
        </w:rPr>
        <w:tab/>
      </w:r>
      <w:r>
        <w:rPr>
          <w:noProof/>
        </w:rPr>
        <w:fldChar w:fldCharType="begin"/>
      </w:r>
      <w:r>
        <w:rPr>
          <w:noProof/>
        </w:rPr>
        <w:instrText xml:space="preserve"> PAGEREF _Toc290618226 \h </w:instrText>
      </w:r>
      <w:r>
        <w:rPr>
          <w:noProof/>
        </w:rPr>
      </w:r>
      <w:r>
        <w:rPr>
          <w:noProof/>
        </w:rPr>
        <w:fldChar w:fldCharType="separate"/>
      </w:r>
      <w:r>
        <w:rPr>
          <w:noProof/>
        </w:rPr>
        <w:t>33</w:t>
      </w:r>
      <w:r>
        <w:rPr>
          <w:noProof/>
        </w:rPr>
        <w:fldChar w:fldCharType="end"/>
      </w:r>
    </w:p>
    <w:p w14:paraId="4DC08533" w14:textId="77777777" w:rsidR="00252617" w:rsidRDefault="00252617">
      <w:pPr>
        <w:pStyle w:val="Tabledesillustrations"/>
        <w:tabs>
          <w:tab w:val="right" w:leader="dot" w:pos="9062"/>
        </w:tabs>
        <w:rPr>
          <w:rFonts w:asciiTheme="minorHAnsi" w:eastAsiaTheme="minorEastAsia" w:hAnsiTheme="minorHAnsi" w:cstheme="minorBidi"/>
          <w:noProof/>
          <w:sz w:val="24"/>
          <w:szCs w:val="24"/>
          <w:lang w:eastAsia="ja-JP"/>
        </w:rPr>
      </w:pPr>
      <w:r>
        <w:rPr>
          <w:noProof/>
        </w:rPr>
        <w:t>Figure 8 Sous-diagramme propre à l'état B</w:t>
      </w:r>
      <w:r>
        <w:rPr>
          <w:noProof/>
        </w:rPr>
        <w:tab/>
      </w:r>
      <w:r>
        <w:rPr>
          <w:noProof/>
        </w:rPr>
        <w:fldChar w:fldCharType="begin"/>
      </w:r>
      <w:r>
        <w:rPr>
          <w:noProof/>
        </w:rPr>
        <w:instrText xml:space="preserve"> PAGEREF _Toc290618227 \h </w:instrText>
      </w:r>
      <w:r>
        <w:rPr>
          <w:noProof/>
        </w:rPr>
      </w:r>
      <w:r>
        <w:rPr>
          <w:noProof/>
        </w:rPr>
        <w:fldChar w:fldCharType="separate"/>
      </w:r>
      <w:r>
        <w:rPr>
          <w:noProof/>
        </w:rPr>
        <w:t>34</w:t>
      </w:r>
      <w:r>
        <w:rPr>
          <w:noProof/>
        </w:rPr>
        <w:fldChar w:fldCharType="end"/>
      </w:r>
    </w:p>
    <w:p w14:paraId="6DC2CB05" w14:textId="77777777" w:rsidR="00252617" w:rsidRDefault="00252617">
      <w:pPr>
        <w:pStyle w:val="Tabledesillustrations"/>
        <w:tabs>
          <w:tab w:val="right" w:leader="dot" w:pos="9062"/>
        </w:tabs>
        <w:rPr>
          <w:rFonts w:asciiTheme="minorHAnsi" w:eastAsiaTheme="minorEastAsia" w:hAnsiTheme="minorHAnsi" w:cstheme="minorBidi"/>
          <w:noProof/>
          <w:sz w:val="24"/>
          <w:szCs w:val="24"/>
          <w:lang w:eastAsia="ja-JP"/>
        </w:rPr>
      </w:pPr>
      <w:r>
        <w:rPr>
          <w:noProof/>
        </w:rPr>
        <w:t>Figure 9 Diagramme d’état de recherche de localités</w:t>
      </w:r>
      <w:r>
        <w:rPr>
          <w:noProof/>
        </w:rPr>
        <w:tab/>
      </w:r>
      <w:r>
        <w:rPr>
          <w:noProof/>
        </w:rPr>
        <w:fldChar w:fldCharType="begin"/>
      </w:r>
      <w:r>
        <w:rPr>
          <w:noProof/>
        </w:rPr>
        <w:instrText xml:space="preserve"> PAGEREF _Toc290618228 \h </w:instrText>
      </w:r>
      <w:r>
        <w:rPr>
          <w:noProof/>
        </w:rPr>
      </w:r>
      <w:r>
        <w:rPr>
          <w:noProof/>
        </w:rPr>
        <w:fldChar w:fldCharType="separate"/>
      </w:r>
      <w:r>
        <w:rPr>
          <w:noProof/>
        </w:rPr>
        <w:t>36</w:t>
      </w:r>
      <w:r>
        <w:rPr>
          <w:noProof/>
        </w:rPr>
        <w:fldChar w:fldCharType="end"/>
      </w:r>
    </w:p>
    <w:p w14:paraId="64F36252" w14:textId="77777777" w:rsidR="00252617" w:rsidRDefault="00252617">
      <w:pPr>
        <w:pStyle w:val="Tabledesillustrations"/>
        <w:tabs>
          <w:tab w:val="right" w:leader="dot" w:pos="9062"/>
        </w:tabs>
        <w:rPr>
          <w:rFonts w:asciiTheme="minorHAnsi" w:eastAsiaTheme="minorEastAsia" w:hAnsiTheme="minorHAnsi" w:cstheme="minorBidi"/>
          <w:noProof/>
          <w:sz w:val="24"/>
          <w:szCs w:val="24"/>
          <w:lang w:eastAsia="ja-JP"/>
        </w:rPr>
      </w:pPr>
      <w:r>
        <w:rPr>
          <w:noProof/>
        </w:rPr>
        <w:t>Figure 10 Diagramme de composants : interface langage de requêtes</w:t>
      </w:r>
      <w:r>
        <w:rPr>
          <w:noProof/>
        </w:rPr>
        <w:tab/>
      </w:r>
      <w:r>
        <w:rPr>
          <w:noProof/>
        </w:rPr>
        <w:fldChar w:fldCharType="begin"/>
      </w:r>
      <w:r>
        <w:rPr>
          <w:noProof/>
        </w:rPr>
        <w:instrText xml:space="preserve"> PAGEREF _Toc290618229 \h </w:instrText>
      </w:r>
      <w:r>
        <w:rPr>
          <w:noProof/>
        </w:rPr>
      </w:r>
      <w:r>
        <w:rPr>
          <w:noProof/>
        </w:rPr>
        <w:fldChar w:fldCharType="separate"/>
      </w:r>
      <w:r>
        <w:rPr>
          <w:noProof/>
        </w:rPr>
        <w:t>37</w:t>
      </w:r>
      <w:r>
        <w:rPr>
          <w:noProof/>
        </w:rPr>
        <w:fldChar w:fldCharType="end"/>
      </w:r>
    </w:p>
    <w:p w14:paraId="680FC605" w14:textId="77777777" w:rsidR="00252617" w:rsidRDefault="00252617">
      <w:pPr>
        <w:pStyle w:val="Tabledesillustrations"/>
        <w:tabs>
          <w:tab w:val="right" w:leader="dot" w:pos="9062"/>
        </w:tabs>
        <w:rPr>
          <w:rFonts w:asciiTheme="minorHAnsi" w:eastAsiaTheme="minorEastAsia" w:hAnsiTheme="minorHAnsi" w:cstheme="minorBidi"/>
          <w:noProof/>
          <w:sz w:val="24"/>
          <w:szCs w:val="24"/>
          <w:lang w:eastAsia="ja-JP"/>
        </w:rPr>
      </w:pPr>
      <w:r>
        <w:rPr>
          <w:noProof/>
        </w:rPr>
        <w:t>Figure 11 Schéma de la base des métadonnées</w:t>
      </w:r>
      <w:r>
        <w:rPr>
          <w:noProof/>
        </w:rPr>
        <w:tab/>
      </w:r>
      <w:r>
        <w:rPr>
          <w:noProof/>
        </w:rPr>
        <w:fldChar w:fldCharType="begin"/>
      </w:r>
      <w:r>
        <w:rPr>
          <w:noProof/>
        </w:rPr>
        <w:instrText xml:space="preserve"> PAGEREF _Toc290618230 \h </w:instrText>
      </w:r>
      <w:r>
        <w:rPr>
          <w:noProof/>
        </w:rPr>
      </w:r>
      <w:r>
        <w:rPr>
          <w:noProof/>
        </w:rPr>
        <w:fldChar w:fldCharType="separate"/>
      </w:r>
      <w:r>
        <w:rPr>
          <w:noProof/>
        </w:rPr>
        <w:t>38</w:t>
      </w:r>
      <w:r>
        <w:rPr>
          <w:noProof/>
        </w:rPr>
        <w:fldChar w:fldCharType="end"/>
      </w:r>
    </w:p>
    <w:p w14:paraId="402C8CAD" w14:textId="77777777" w:rsidR="00252617" w:rsidRDefault="00252617">
      <w:pPr>
        <w:pStyle w:val="Tabledesillustrations"/>
        <w:tabs>
          <w:tab w:val="right" w:leader="dot" w:pos="9062"/>
        </w:tabs>
        <w:rPr>
          <w:rFonts w:asciiTheme="minorHAnsi" w:eastAsiaTheme="minorEastAsia" w:hAnsiTheme="minorHAnsi" w:cstheme="minorBidi"/>
          <w:noProof/>
          <w:sz w:val="24"/>
          <w:szCs w:val="24"/>
          <w:lang w:eastAsia="ja-JP"/>
        </w:rPr>
      </w:pPr>
      <w:r>
        <w:rPr>
          <w:noProof/>
        </w:rPr>
        <w:t>Figure 12 Diagramme de composants: interface générique de SIM</w:t>
      </w:r>
      <w:r>
        <w:rPr>
          <w:noProof/>
        </w:rPr>
        <w:tab/>
      </w:r>
      <w:r>
        <w:rPr>
          <w:noProof/>
        </w:rPr>
        <w:fldChar w:fldCharType="begin"/>
      </w:r>
      <w:r>
        <w:rPr>
          <w:noProof/>
        </w:rPr>
        <w:instrText xml:space="preserve"> PAGEREF _Toc290618231 \h </w:instrText>
      </w:r>
      <w:r>
        <w:rPr>
          <w:noProof/>
        </w:rPr>
      </w:r>
      <w:r>
        <w:rPr>
          <w:noProof/>
        </w:rPr>
        <w:fldChar w:fldCharType="separate"/>
      </w:r>
      <w:r>
        <w:rPr>
          <w:noProof/>
        </w:rPr>
        <w:t>41</w:t>
      </w:r>
      <w:r>
        <w:rPr>
          <w:noProof/>
        </w:rPr>
        <w:fldChar w:fldCharType="end"/>
      </w:r>
    </w:p>
    <w:p w14:paraId="0F11AE80" w14:textId="77777777" w:rsidR="006956D7" w:rsidDel="00341A34" w:rsidRDefault="006956D7" w:rsidP="006956D7">
      <w:pPr>
        <w:rPr>
          <w:del w:id="302" w:author="Marc Florisson" w:date="2015-05-29T15:05:00Z"/>
        </w:rPr>
      </w:pPr>
      <w:r>
        <w:fldChar w:fldCharType="end"/>
      </w:r>
    </w:p>
    <w:p w14:paraId="72E8A99E" w14:textId="75B9CB54" w:rsidR="006956D7" w:rsidDel="00341A34" w:rsidRDefault="006956D7" w:rsidP="006956D7">
      <w:pPr>
        <w:rPr>
          <w:del w:id="303" w:author="Marc Florisson" w:date="2015-05-29T15:05:00Z"/>
        </w:rPr>
      </w:pPr>
    </w:p>
    <w:p w14:paraId="0148C612" w14:textId="77777777" w:rsidR="003C36FD" w:rsidRDefault="003C36FD" w:rsidP="003C36FD">
      <w:pPr>
        <w:rPr>
          <w:ins w:id="304" w:author="Marc Florisson" w:date="2015-05-29T15:00:00Z"/>
        </w:rPr>
      </w:pPr>
    </w:p>
    <w:p w14:paraId="1B344CBB" w14:textId="77777777" w:rsidR="003C36FD" w:rsidRPr="0068106F" w:rsidRDefault="003C36FD" w:rsidP="0068106F"/>
    <w:sectPr w:rsidR="003C36FD" w:rsidRPr="0068106F">
      <w:pgSz w:w="11906" w:h="16838"/>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16" w:author="casteran regis" w:date="2015-05-25T21:44:00Z" w:initials="cr">
    <w:p w14:paraId="227C7EF3" w14:textId="7EF6C21A" w:rsidR="003C36FD" w:rsidRDefault="003C36FD">
      <w:pPr>
        <w:pStyle w:val="Commentaire"/>
      </w:pPr>
      <w:r>
        <w:rPr>
          <w:rStyle w:val="Marquedannotation"/>
        </w:rPr>
        <w:annotationRef/>
      </w:r>
      <w:r>
        <w:t xml:space="preserve">On pourrait également rajouter </w:t>
      </w:r>
      <w:proofErr w:type="gramStart"/>
      <w:r>
        <w:t>le</w:t>
      </w:r>
      <w:proofErr w:type="gramEnd"/>
      <w:r>
        <w:t xml:space="preserve"> requête SQL de création de chacune de table pour aider à l’implémentation.</w:t>
      </w:r>
    </w:p>
  </w:comment>
  <w:comment w:id="233" w:author="casteran regis" w:date="2015-05-25T21:43:00Z" w:initials="cr">
    <w:p w14:paraId="6B7031C0" w14:textId="55B1D671" w:rsidR="003C36FD" w:rsidRDefault="003C36FD">
      <w:pPr>
        <w:pStyle w:val="Commentaire"/>
      </w:pPr>
      <w:r>
        <w:rPr>
          <w:rStyle w:val="Marquedannotation"/>
        </w:rPr>
        <w:annotationRef/>
      </w:r>
      <w:r>
        <w:t xml:space="preserve">Il manque la description de </w:t>
      </w:r>
      <w:proofErr w:type="spellStart"/>
      <w:r>
        <w:t>x</w:t>
      </w:r>
      <w:proofErr w:type="gramStart"/>
      <w:r>
        <w:t>,y</w:t>
      </w:r>
      <w:proofErr w:type="spellEnd"/>
      <w:proofErr w:type="gramEnd"/>
      <w:r>
        <w:t xml:space="preserve"> et </w:t>
      </w:r>
      <w:proofErr w:type="spellStart"/>
      <w:r>
        <w:t>projection_type</w:t>
      </w:r>
      <w:proofErr w:type="spellEnd"/>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33898C9" w15:done="0"/>
  <w15:commentEx w15:paraId="04608EE6" w15:done="0"/>
  <w15:commentEx w15:paraId="197FD1D9" w15:done="0"/>
  <w15:commentEx w15:paraId="0D15B679" w15:done="0"/>
  <w15:commentEx w15:paraId="0ECAFF4D" w15:done="0"/>
  <w15:commentEx w15:paraId="7200526C" w15:done="0"/>
  <w15:commentEx w15:paraId="7E605F2A" w15:done="0"/>
  <w15:commentEx w15:paraId="0066C3BA" w15:done="0"/>
  <w15:commentEx w15:paraId="530027D5" w15:done="0"/>
  <w15:commentEx w15:paraId="49280AC3" w15:done="0"/>
  <w15:commentEx w15:paraId="36FC04ED" w15:done="0"/>
  <w15:commentEx w15:paraId="75B069DD" w15:done="0"/>
  <w15:commentEx w15:paraId="563AEBF7" w15:done="0"/>
  <w15:commentEx w15:paraId="227C7EF3" w15:done="0"/>
  <w15:commentEx w15:paraId="6B7031C0" w15:done="0"/>
  <w15:commentEx w15:paraId="02DB4832"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B09675A" w14:textId="77777777" w:rsidR="003C36FD" w:rsidRDefault="003C36FD" w:rsidP="0033093B">
      <w:r>
        <w:separator/>
      </w:r>
    </w:p>
  </w:endnote>
  <w:endnote w:type="continuationSeparator" w:id="0">
    <w:p w14:paraId="36B47387" w14:textId="77777777" w:rsidR="003C36FD" w:rsidRDefault="003C36FD" w:rsidP="0033093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ambria">
    <w:panose1 w:val="02040503050406030204"/>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Verdana">
    <w:panose1 w:val="020B0604030504040204"/>
    <w:charset w:val="00"/>
    <w:family w:val="auto"/>
    <w:pitch w:val="variable"/>
    <w:sig w:usb0="00000003" w:usb1="00000000" w:usb2="00000000" w:usb3="00000000" w:csb0="00000001" w:csb1="00000000"/>
  </w:font>
  <w:font w:name="MS Mincho">
    <w:altName w:val="ＭＳ 明朝"/>
    <w:charset w:val="80"/>
    <w:family w:val="modern"/>
    <w:pitch w:val="fixed"/>
    <w:sig w:usb0="E00002FF" w:usb1="6AC7FDFB" w:usb2="08000012" w:usb3="00000000" w:csb0="0002009F" w:csb1="00000000"/>
  </w:font>
  <w:font w:name="ＭＳ 明朝">
    <w:panose1 w:val="00000000000000000000"/>
    <w:charset w:val="80"/>
    <w:family w:val="roman"/>
    <w:notTrueType/>
    <w:pitch w:val="fixed"/>
    <w:sig w:usb0="00000001" w:usb1="08070000" w:usb2="00000010" w:usb3="00000000" w:csb0="00020000"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7012DEB" w14:textId="77777777" w:rsidR="003C36FD" w:rsidRDefault="003C36FD" w:rsidP="0033093B">
      <w:r>
        <w:separator/>
      </w:r>
    </w:p>
  </w:footnote>
  <w:footnote w:type="continuationSeparator" w:id="0">
    <w:p w14:paraId="04F62927" w14:textId="77777777" w:rsidR="003C36FD" w:rsidRDefault="003C36FD" w:rsidP="0033093B">
      <w:r>
        <w:continuationSeparator/>
      </w:r>
    </w:p>
  </w:footnote>
  <w:footnote w:id="1">
    <w:p w14:paraId="53C33B7C" w14:textId="77777777" w:rsidR="003C36FD" w:rsidRDefault="003C36FD" w:rsidP="000C2FE0">
      <w:pPr>
        <w:rPr>
          <w:ins w:id="82" w:author="Marc Florisson" w:date="2015-05-29T08:49:00Z"/>
        </w:rPr>
      </w:pPr>
      <w:ins w:id="83" w:author="Marc Florisson" w:date="2015-05-29T08:49:00Z">
        <w:r>
          <w:rPr>
            <w:rStyle w:val="Marquenotebasdepage"/>
          </w:rPr>
          <w:footnoteRef/>
        </w:r>
        <w:r>
          <w:t xml:space="preserve"> La prise en compte du temps réel est réelle si le SIM qui l’intègre se trouve en début de trace. Dans le cas où un SIM est après le 1</w:t>
        </w:r>
        <w:r w:rsidRPr="00226554">
          <w:rPr>
            <w:vertAlign w:val="superscript"/>
          </w:rPr>
          <w:t>er</w:t>
        </w:r>
        <w:r>
          <w:t xml:space="preserve"> SIM de la trace, les capacités temps-réel du SIM n’ont plus d’intérêt.</w:t>
        </w:r>
      </w:ins>
    </w:p>
    <w:p w14:paraId="03CDF006" w14:textId="77777777" w:rsidR="003C36FD" w:rsidRDefault="003C36FD" w:rsidP="000C2FE0">
      <w:pPr>
        <w:rPr>
          <w:ins w:id="84" w:author="Marc Florisson" w:date="2015-05-29T08:49:00Z"/>
        </w:rPr>
      </w:pPr>
      <w:ins w:id="85" w:author="Marc Florisson" w:date="2015-05-29T08:49:00Z">
        <w:r>
          <w:t>Le calcul prédictif peut présenter un intérêt plus général, même si le SIM qui s’appuie sur un calcul prédictif n’est pas le premier de la trace. Tout dépend de l’heure de départ choisie et la durée de parcours des SIM qui précèdent dans la trace.</w:t>
        </w:r>
        <w:r>
          <w:rPr>
            <w:rStyle w:val="Marquedannotation"/>
          </w:rPr>
          <w:annotationRef/>
        </w:r>
      </w:ins>
    </w:p>
    <w:p w14:paraId="178205AF" w14:textId="6C1C766B" w:rsidR="003C36FD" w:rsidRDefault="003C36FD">
      <w:pPr>
        <w:pStyle w:val="Notedebasdepage"/>
      </w:pP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217A9C"/>
    <w:multiLevelType w:val="hybridMultilevel"/>
    <w:tmpl w:val="2806B9A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196162B"/>
    <w:multiLevelType w:val="hybridMultilevel"/>
    <w:tmpl w:val="6540C08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05344924"/>
    <w:multiLevelType w:val="hybridMultilevel"/>
    <w:tmpl w:val="343A1C1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06592904"/>
    <w:multiLevelType w:val="hybridMultilevel"/>
    <w:tmpl w:val="680066E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12917A85"/>
    <w:multiLevelType w:val="multilevel"/>
    <w:tmpl w:val="778EDE20"/>
    <w:styleLink w:val="Style1"/>
    <w:lvl w:ilvl="0">
      <w:start w:val="1"/>
      <w:numFmt w:val="upperRoman"/>
      <w:lvlText w:val="%1."/>
      <w:lvlJc w:val="right"/>
      <w:pPr>
        <w:ind w:left="1068" w:hanging="360"/>
      </w:pPr>
    </w:lvl>
    <w:lvl w:ilvl="1">
      <w:start w:val="1"/>
      <w:numFmt w:val="decimal"/>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5">
    <w:nsid w:val="14083144"/>
    <w:multiLevelType w:val="hybridMultilevel"/>
    <w:tmpl w:val="734CA62A"/>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14164B98"/>
    <w:multiLevelType w:val="hybridMultilevel"/>
    <w:tmpl w:val="A6BCF4AA"/>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15127B7C"/>
    <w:multiLevelType w:val="multilevel"/>
    <w:tmpl w:val="04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8">
    <w:nsid w:val="15A512F7"/>
    <w:multiLevelType w:val="hybridMultilevel"/>
    <w:tmpl w:val="726E625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18716054"/>
    <w:multiLevelType w:val="hybridMultilevel"/>
    <w:tmpl w:val="6A0CDBF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18E41C95"/>
    <w:multiLevelType w:val="hybridMultilevel"/>
    <w:tmpl w:val="63B6D49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1BC226C9"/>
    <w:multiLevelType w:val="hybridMultilevel"/>
    <w:tmpl w:val="6E6452A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1E5A1E6D"/>
    <w:multiLevelType w:val="hybridMultilevel"/>
    <w:tmpl w:val="C11E4DE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23DD0C8F"/>
    <w:multiLevelType w:val="hybridMultilevel"/>
    <w:tmpl w:val="10281EF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26373F5C"/>
    <w:multiLevelType w:val="hybridMultilevel"/>
    <w:tmpl w:val="BD02A4D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283F2D85"/>
    <w:multiLevelType w:val="hybridMultilevel"/>
    <w:tmpl w:val="0B785EF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28E45B97"/>
    <w:multiLevelType w:val="hybridMultilevel"/>
    <w:tmpl w:val="FF5C0B9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2BE825D0"/>
    <w:multiLevelType w:val="hybridMultilevel"/>
    <w:tmpl w:val="A2D2F70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2FD406B2"/>
    <w:multiLevelType w:val="hybridMultilevel"/>
    <w:tmpl w:val="0D00F73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nsid w:val="2FDA0C93"/>
    <w:multiLevelType w:val="hybridMultilevel"/>
    <w:tmpl w:val="2E32A7A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nsid w:val="31BE7FB4"/>
    <w:multiLevelType w:val="hybridMultilevel"/>
    <w:tmpl w:val="E056BED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nsid w:val="32924DA4"/>
    <w:multiLevelType w:val="hybridMultilevel"/>
    <w:tmpl w:val="B8B0C74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nsid w:val="354F5205"/>
    <w:multiLevelType w:val="hybridMultilevel"/>
    <w:tmpl w:val="ADE80E3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nsid w:val="396C12C0"/>
    <w:multiLevelType w:val="hybridMultilevel"/>
    <w:tmpl w:val="2006DD3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nsid w:val="3A4933CC"/>
    <w:multiLevelType w:val="hybridMultilevel"/>
    <w:tmpl w:val="CE2AE02C"/>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nsid w:val="3B445AAB"/>
    <w:multiLevelType w:val="hybridMultilevel"/>
    <w:tmpl w:val="4E36E6C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nsid w:val="3E34048A"/>
    <w:multiLevelType w:val="hybridMultilevel"/>
    <w:tmpl w:val="81D8BC8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nsid w:val="3F374F77"/>
    <w:multiLevelType w:val="hybridMultilevel"/>
    <w:tmpl w:val="A74C99D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nsid w:val="3F63012C"/>
    <w:multiLevelType w:val="hybridMultilevel"/>
    <w:tmpl w:val="603C76C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nsid w:val="4072063C"/>
    <w:multiLevelType w:val="hybridMultilevel"/>
    <w:tmpl w:val="98A099B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nsid w:val="42E502A1"/>
    <w:multiLevelType w:val="hybridMultilevel"/>
    <w:tmpl w:val="33F22A7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nsid w:val="436C423E"/>
    <w:multiLevelType w:val="hybridMultilevel"/>
    <w:tmpl w:val="19BA45B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nsid w:val="45E47D1B"/>
    <w:multiLevelType w:val="hybridMultilevel"/>
    <w:tmpl w:val="95F0AD4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nsid w:val="462D6B03"/>
    <w:multiLevelType w:val="hybridMultilevel"/>
    <w:tmpl w:val="4C468AE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nsid w:val="474865AE"/>
    <w:multiLevelType w:val="hybridMultilevel"/>
    <w:tmpl w:val="38B2719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nsid w:val="48855319"/>
    <w:multiLevelType w:val="hybridMultilevel"/>
    <w:tmpl w:val="75EE8B1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nsid w:val="4C74492E"/>
    <w:multiLevelType w:val="hybridMultilevel"/>
    <w:tmpl w:val="58D2F14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nsid w:val="4CCD22F8"/>
    <w:multiLevelType w:val="hybridMultilevel"/>
    <w:tmpl w:val="6FAA643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nsid w:val="53F23257"/>
    <w:multiLevelType w:val="hybridMultilevel"/>
    <w:tmpl w:val="F376A81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nsid w:val="53FA6CD5"/>
    <w:multiLevelType w:val="hybridMultilevel"/>
    <w:tmpl w:val="0A56E53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0">
    <w:nsid w:val="56A36090"/>
    <w:multiLevelType w:val="hybridMultilevel"/>
    <w:tmpl w:val="13A6158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1">
    <w:nsid w:val="56AA00A6"/>
    <w:multiLevelType w:val="hybridMultilevel"/>
    <w:tmpl w:val="0A825BF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2">
    <w:nsid w:val="57FD44C3"/>
    <w:multiLevelType w:val="hybridMultilevel"/>
    <w:tmpl w:val="7DEC38E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3">
    <w:nsid w:val="64FF52C9"/>
    <w:multiLevelType w:val="hybridMultilevel"/>
    <w:tmpl w:val="3CF2841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4">
    <w:nsid w:val="69262568"/>
    <w:multiLevelType w:val="hybridMultilevel"/>
    <w:tmpl w:val="6A14FD7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5">
    <w:nsid w:val="6DEB1C4D"/>
    <w:multiLevelType w:val="hybridMultilevel"/>
    <w:tmpl w:val="9710CB8C"/>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6">
    <w:nsid w:val="6E726A0F"/>
    <w:multiLevelType w:val="hybridMultilevel"/>
    <w:tmpl w:val="9ADEB6A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7">
    <w:nsid w:val="701F20E5"/>
    <w:multiLevelType w:val="hybridMultilevel"/>
    <w:tmpl w:val="728E350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8">
    <w:nsid w:val="7310056F"/>
    <w:multiLevelType w:val="hybridMultilevel"/>
    <w:tmpl w:val="2B468DD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9">
    <w:nsid w:val="73BC3187"/>
    <w:multiLevelType w:val="hybridMultilevel"/>
    <w:tmpl w:val="6412765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0">
    <w:nsid w:val="73D34438"/>
    <w:multiLevelType w:val="hybridMultilevel"/>
    <w:tmpl w:val="D660AD4A"/>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1">
    <w:nsid w:val="77745D2C"/>
    <w:multiLevelType w:val="hybridMultilevel"/>
    <w:tmpl w:val="438CBB2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2">
    <w:nsid w:val="7BF40799"/>
    <w:multiLevelType w:val="hybridMultilevel"/>
    <w:tmpl w:val="4CF8207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3">
    <w:nsid w:val="7D8069DF"/>
    <w:multiLevelType w:val="hybridMultilevel"/>
    <w:tmpl w:val="66D21AE2"/>
    <w:lvl w:ilvl="0" w:tplc="FACC23DA">
      <w:numFmt w:val="bullet"/>
      <w:lvlText w:val=""/>
      <w:lvlJc w:val="left"/>
      <w:pPr>
        <w:ind w:left="360" w:hanging="360"/>
      </w:pPr>
      <w:rPr>
        <w:rFonts w:ascii="Symbol" w:eastAsiaTheme="minorHAnsi" w:hAnsi="Symbol" w:cs="Times New Roman" w:hint="default"/>
      </w:rPr>
    </w:lvl>
    <w:lvl w:ilvl="1" w:tplc="040C0003">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54">
    <w:nsid w:val="7E0132FD"/>
    <w:multiLevelType w:val="hybridMultilevel"/>
    <w:tmpl w:val="A29A947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5">
    <w:nsid w:val="7FD90B6C"/>
    <w:multiLevelType w:val="hybridMultilevel"/>
    <w:tmpl w:val="DBE2319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4"/>
  </w:num>
  <w:num w:numId="2">
    <w:abstractNumId w:val="7"/>
  </w:num>
  <w:num w:numId="3">
    <w:abstractNumId w:val="6"/>
  </w:num>
  <w:num w:numId="4">
    <w:abstractNumId w:val="50"/>
  </w:num>
  <w:num w:numId="5">
    <w:abstractNumId w:val="24"/>
  </w:num>
  <w:num w:numId="6">
    <w:abstractNumId w:val="33"/>
  </w:num>
  <w:num w:numId="7">
    <w:abstractNumId w:val="20"/>
  </w:num>
  <w:num w:numId="8">
    <w:abstractNumId w:val="3"/>
  </w:num>
  <w:num w:numId="9">
    <w:abstractNumId w:val="5"/>
  </w:num>
  <w:num w:numId="10">
    <w:abstractNumId w:val="36"/>
  </w:num>
  <w:num w:numId="11">
    <w:abstractNumId w:val="17"/>
  </w:num>
  <w:num w:numId="12">
    <w:abstractNumId w:val="21"/>
  </w:num>
  <w:num w:numId="13">
    <w:abstractNumId w:val="32"/>
  </w:num>
  <w:num w:numId="14">
    <w:abstractNumId w:val="13"/>
  </w:num>
  <w:num w:numId="15">
    <w:abstractNumId w:val="11"/>
  </w:num>
  <w:num w:numId="16">
    <w:abstractNumId w:val="47"/>
  </w:num>
  <w:num w:numId="17">
    <w:abstractNumId w:val="52"/>
  </w:num>
  <w:num w:numId="18">
    <w:abstractNumId w:val="22"/>
  </w:num>
  <w:num w:numId="19">
    <w:abstractNumId w:val="14"/>
  </w:num>
  <w:num w:numId="20">
    <w:abstractNumId w:val="19"/>
  </w:num>
  <w:num w:numId="21">
    <w:abstractNumId w:val="15"/>
  </w:num>
  <w:num w:numId="22">
    <w:abstractNumId w:val="31"/>
  </w:num>
  <w:num w:numId="23">
    <w:abstractNumId w:val="9"/>
  </w:num>
  <w:num w:numId="24">
    <w:abstractNumId w:val="42"/>
  </w:num>
  <w:num w:numId="25">
    <w:abstractNumId w:val="0"/>
  </w:num>
  <w:num w:numId="26">
    <w:abstractNumId w:val="46"/>
  </w:num>
  <w:num w:numId="27">
    <w:abstractNumId w:val="2"/>
  </w:num>
  <w:num w:numId="28">
    <w:abstractNumId w:val="34"/>
  </w:num>
  <w:num w:numId="29">
    <w:abstractNumId w:val="37"/>
  </w:num>
  <w:num w:numId="30">
    <w:abstractNumId w:val="48"/>
  </w:num>
  <w:num w:numId="31">
    <w:abstractNumId w:val="55"/>
  </w:num>
  <w:num w:numId="32">
    <w:abstractNumId w:val="44"/>
  </w:num>
  <w:num w:numId="33">
    <w:abstractNumId w:val="26"/>
  </w:num>
  <w:num w:numId="34">
    <w:abstractNumId w:val="51"/>
  </w:num>
  <w:num w:numId="35">
    <w:abstractNumId w:val="40"/>
  </w:num>
  <w:num w:numId="36">
    <w:abstractNumId w:val="28"/>
  </w:num>
  <w:num w:numId="37">
    <w:abstractNumId w:val="30"/>
  </w:num>
  <w:num w:numId="38">
    <w:abstractNumId w:val="10"/>
  </w:num>
  <w:num w:numId="39">
    <w:abstractNumId w:val="12"/>
  </w:num>
  <w:num w:numId="40">
    <w:abstractNumId w:val="53"/>
  </w:num>
  <w:num w:numId="41">
    <w:abstractNumId w:val="45"/>
  </w:num>
  <w:num w:numId="42">
    <w:abstractNumId w:val="23"/>
  </w:num>
  <w:num w:numId="43">
    <w:abstractNumId w:val="8"/>
  </w:num>
  <w:num w:numId="44">
    <w:abstractNumId w:val="25"/>
  </w:num>
  <w:num w:numId="45">
    <w:abstractNumId w:val="38"/>
  </w:num>
  <w:num w:numId="46">
    <w:abstractNumId w:val="27"/>
  </w:num>
  <w:num w:numId="47">
    <w:abstractNumId w:val="39"/>
  </w:num>
  <w:num w:numId="48">
    <w:abstractNumId w:val="43"/>
  </w:num>
  <w:num w:numId="49">
    <w:abstractNumId w:val="54"/>
  </w:num>
  <w:num w:numId="50">
    <w:abstractNumId w:val="18"/>
  </w:num>
  <w:num w:numId="51">
    <w:abstractNumId w:val="1"/>
  </w:num>
  <w:num w:numId="52">
    <w:abstractNumId w:val="49"/>
  </w:num>
  <w:num w:numId="53">
    <w:abstractNumId w:val="35"/>
  </w:num>
  <w:num w:numId="54">
    <w:abstractNumId w:val="29"/>
  </w:num>
  <w:num w:numId="55">
    <w:abstractNumId w:val="16"/>
  </w:num>
  <w:num w:numId="56">
    <w:abstractNumId w:val="41"/>
  </w:num>
  <w:numIdMacAtCleanup w:val="50"/>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casteran regis">
    <w15:presenceInfo w15:providerId="Windows Live" w15:userId="d11a030180b2449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trackRevisions/>
  <w:doNotTrackMoves/>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A446E"/>
    <w:rsid w:val="00010D75"/>
    <w:rsid w:val="00024232"/>
    <w:rsid w:val="00025983"/>
    <w:rsid w:val="00027894"/>
    <w:rsid w:val="00032513"/>
    <w:rsid w:val="00033E82"/>
    <w:rsid w:val="00035876"/>
    <w:rsid w:val="00036C01"/>
    <w:rsid w:val="0004440C"/>
    <w:rsid w:val="00050CFC"/>
    <w:rsid w:val="00051C9A"/>
    <w:rsid w:val="000576D1"/>
    <w:rsid w:val="00063E92"/>
    <w:rsid w:val="00065E50"/>
    <w:rsid w:val="00065E73"/>
    <w:rsid w:val="000722EF"/>
    <w:rsid w:val="00072D82"/>
    <w:rsid w:val="00075F0A"/>
    <w:rsid w:val="00076D81"/>
    <w:rsid w:val="00080313"/>
    <w:rsid w:val="000805B5"/>
    <w:rsid w:val="00086046"/>
    <w:rsid w:val="000865DF"/>
    <w:rsid w:val="000868F6"/>
    <w:rsid w:val="00092EFA"/>
    <w:rsid w:val="00096A56"/>
    <w:rsid w:val="0009718D"/>
    <w:rsid w:val="000B3632"/>
    <w:rsid w:val="000C1806"/>
    <w:rsid w:val="000C2FE0"/>
    <w:rsid w:val="000C492B"/>
    <w:rsid w:val="000D304E"/>
    <w:rsid w:val="000D5989"/>
    <w:rsid w:val="000D6B98"/>
    <w:rsid w:val="000E016A"/>
    <w:rsid w:val="000E0C2D"/>
    <w:rsid w:val="000E2B84"/>
    <w:rsid w:val="000E6302"/>
    <w:rsid w:val="000F1365"/>
    <w:rsid w:val="000F568C"/>
    <w:rsid w:val="000F636C"/>
    <w:rsid w:val="000F7F6E"/>
    <w:rsid w:val="00117FB6"/>
    <w:rsid w:val="00121417"/>
    <w:rsid w:val="001258D2"/>
    <w:rsid w:val="00131089"/>
    <w:rsid w:val="001321D2"/>
    <w:rsid w:val="00137C84"/>
    <w:rsid w:val="00143747"/>
    <w:rsid w:val="001447F8"/>
    <w:rsid w:val="0014640A"/>
    <w:rsid w:val="00151806"/>
    <w:rsid w:val="00152328"/>
    <w:rsid w:val="00153C29"/>
    <w:rsid w:val="0016495E"/>
    <w:rsid w:val="0017101A"/>
    <w:rsid w:val="00174F08"/>
    <w:rsid w:val="001751E7"/>
    <w:rsid w:val="001755E0"/>
    <w:rsid w:val="00180508"/>
    <w:rsid w:val="00190B6A"/>
    <w:rsid w:val="001951B3"/>
    <w:rsid w:val="001970B3"/>
    <w:rsid w:val="0019760D"/>
    <w:rsid w:val="001A0C53"/>
    <w:rsid w:val="001A1E64"/>
    <w:rsid w:val="001A5714"/>
    <w:rsid w:val="001A7F70"/>
    <w:rsid w:val="001B46DC"/>
    <w:rsid w:val="001B52D5"/>
    <w:rsid w:val="001B5DE8"/>
    <w:rsid w:val="001B723E"/>
    <w:rsid w:val="001C013B"/>
    <w:rsid w:val="001C1A07"/>
    <w:rsid w:val="001C2ADA"/>
    <w:rsid w:val="001C6D27"/>
    <w:rsid w:val="001D1D67"/>
    <w:rsid w:val="001D2EB4"/>
    <w:rsid w:val="001D58EB"/>
    <w:rsid w:val="001D63D9"/>
    <w:rsid w:val="001D64E5"/>
    <w:rsid w:val="001D7ACE"/>
    <w:rsid w:val="001E0E90"/>
    <w:rsid w:val="001E14AA"/>
    <w:rsid w:val="001E5AA2"/>
    <w:rsid w:val="001E5B5E"/>
    <w:rsid w:val="001E5DBF"/>
    <w:rsid w:val="001F7AAC"/>
    <w:rsid w:val="00200CDF"/>
    <w:rsid w:val="0020301F"/>
    <w:rsid w:val="0020531E"/>
    <w:rsid w:val="002106CD"/>
    <w:rsid w:val="002126E2"/>
    <w:rsid w:val="00213054"/>
    <w:rsid w:val="0021333D"/>
    <w:rsid w:val="00214C1D"/>
    <w:rsid w:val="00214C8A"/>
    <w:rsid w:val="002153CA"/>
    <w:rsid w:val="0021659E"/>
    <w:rsid w:val="002168F7"/>
    <w:rsid w:val="00222071"/>
    <w:rsid w:val="00224116"/>
    <w:rsid w:val="00226554"/>
    <w:rsid w:val="0023090B"/>
    <w:rsid w:val="00234737"/>
    <w:rsid w:val="002370B0"/>
    <w:rsid w:val="002517C8"/>
    <w:rsid w:val="00252617"/>
    <w:rsid w:val="00253A90"/>
    <w:rsid w:val="0025545B"/>
    <w:rsid w:val="00260006"/>
    <w:rsid w:val="0026202D"/>
    <w:rsid w:val="00264834"/>
    <w:rsid w:val="00267688"/>
    <w:rsid w:val="00267E74"/>
    <w:rsid w:val="00273264"/>
    <w:rsid w:val="00275C02"/>
    <w:rsid w:val="00281C3A"/>
    <w:rsid w:val="00286983"/>
    <w:rsid w:val="002879F8"/>
    <w:rsid w:val="00294A3D"/>
    <w:rsid w:val="002A05C6"/>
    <w:rsid w:val="002B2329"/>
    <w:rsid w:val="002B46B0"/>
    <w:rsid w:val="002B5E9D"/>
    <w:rsid w:val="002D2D1F"/>
    <w:rsid w:val="002D373B"/>
    <w:rsid w:val="002D7190"/>
    <w:rsid w:val="002D73C3"/>
    <w:rsid w:val="002D7624"/>
    <w:rsid w:val="002E2857"/>
    <w:rsid w:val="0030138C"/>
    <w:rsid w:val="003051F2"/>
    <w:rsid w:val="00306D6B"/>
    <w:rsid w:val="0030725A"/>
    <w:rsid w:val="003145E3"/>
    <w:rsid w:val="0031484D"/>
    <w:rsid w:val="00316341"/>
    <w:rsid w:val="00320A4A"/>
    <w:rsid w:val="00321614"/>
    <w:rsid w:val="00322D2C"/>
    <w:rsid w:val="00322FC5"/>
    <w:rsid w:val="0033093B"/>
    <w:rsid w:val="00333480"/>
    <w:rsid w:val="0033416C"/>
    <w:rsid w:val="00335183"/>
    <w:rsid w:val="0034081B"/>
    <w:rsid w:val="00341A34"/>
    <w:rsid w:val="00352812"/>
    <w:rsid w:val="00354819"/>
    <w:rsid w:val="00355B45"/>
    <w:rsid w:val="00356E3B"/>
    <w:rsid w:val="00363E46"/>
    <w:rsid w:val="00364886"/>
    <w:rsid w:val="00364FAF"/>
    <w:rsid w:val="00367F68"/>
    <w:rsid w:val="00370223"/>
    <w:rsid w:val="0037396C"/>
    <w:rsid w:val="003754E3"/>
    <w:rsid w:val="00382584"/>
    <w:rsid w:val="003922A2"/>
    <w:rsid w:val="00392600"/>
    <w:rsid w:val="003A1840"/>
    <w:rsid w:val="003A1DDF"/>
    <w:rsid w:val="003A48BD"/>
    <w:rsid w:val="003A6044"/>
    <w:rsid w:val="003B168C"/>
    <w:rsid w:val="003B3185"/>
    <w:rsid w:val="003C1B36"/>
    <w:rsid w:val="003C36FD"/>
    <w:rsid w:val="003D307E"/>
    <w:rsid w:val="003D75A0"/>
    <w:rsid w:val="003D7C02"/>
    <w:rsid w:val="003E5B4E"/>
    <w:rsid w:val="003E6039"/>
    <w:rsid w:val="003E62E1"/>
    <w:rsid w:val="003E6C12"/>
    <w:rsid w:val="003F662A"/>
    <w:rsid w:val="003F76A1"/>
    <w:rsid w:val="00402C13"/>
    <w:rsid w:val="0040304F"/>
    <w:rsid w:val="00403F80"/>
    <w:rsid w:val="004062B7"/>
    <w:rsid w:val="00406406"/>
    <w:rsid w:val="004075A7"/>
    <w:rsid w:val="00411BB8"/>
    <w:rsid w:val="0041260C"/>
    <w:rsid w:val="0041596F"/>
    <w:rsid w:val="00420611"/>
    <w:rsid w:val="00424394"/>
    <w:rsid w:val="004312A6"/>
    <w:rsid w:val="00441AC6"/>
    <w:rsid w:val="00443295"/>
    <w:rsid w:val="00446187"/>
    <w:rsid w:val="004519E8"/>
    <w:rsid w:val="0045328F"/>
    <w:rsid w:val="0046071A"/>
    <w:rsid w:val="004609B3"/>
    <w:rsid w:val="00461414"/>
    <w:rsid w:val="00466BF9"/>
    <w:rsid w:val="00470803"/>
    <w:rsid w:val="0047109F"/>
    <w:rsid w:val="00473D44"/>
    <w:rsid w:val="00474045"/>
    <w:rsid w:val="00474DDE"/>
    <w:rsid w:val="004750D3"/>
    <w:rsid w:val="0048095F"/>
    <w:rsid w:val="00481E63"/>
    <w:rsid w:val="00490D02"/>
    <w:rsid w:val="004A089E"/>
    <w:rsid w:val="004A0CDC"/>
    <w:rsid w:val="004A1B7D"/>
    <w:rsid w:val="004A41AF"/>
    <w:rsid w:val="004A49BC"/>
    <w:rsid w:val="004A4D0E"/>
    <w:rsid w:val="004A69ED"/>
    <w:rsid w:val="004B3AB9"/>
    <w:rsid w:val="004B4EA3"/>
    <w:rsid w:val="004B58F9"/>
    <w:rsid w:val="004C3385"/>
    <w:rsid w:val="004C6B8E"/>
    <w:rsid w:val="004D0CBE"/>
    <w:rsid w:val="004D1EFF"/>
    <w:rsid w:val="004D236A"/>
    <w:rsid w:val="004D5469"/>
    <w:rsid w:val="004D5853"/>
    <w:rsid w:val="004D61F0"/>
    <w:rsid w:val="004D6344"/>
    <w:rsid w:val="004E6606"/>
    <w:rsid w:val="004E6BAE"/>
    <w:rsid w:val="004E7D5F"/>
    <w:rsid w:val="004F38E3"/>
    <w:rsid w:val="00500F01"/>
    <w:rsid w:val="00505BD5"/>
    <w:rsid w:val="00506B90"/>
    <w:rsid w:val="00512848"/>
    <w:rsid w:val="0052035A"/>
    <w:rsid w:val="005258BB"/>
    <w:rsid w:val="00527028"/>
    <w:rsid w:val="00530369"/>
    <w:rsid w:val="00530F89"/>
    <w:rsid w:val="00531EDE"/>
    <w:rsid w:val="005351D6"/>
    <w:rsid w:val="00541F69"/>
    <w:rsid w:val="00542103"/>
    <w:rsid w:val="00543856"/>
    <w:rsid w:val="00543DE7"/>
    <w:rsid w:val="0054495C"/>
    <w:rsid w:val="00545E45"/>
    <w:rsid w:val="00546B02"/>
    <w:rsid w:val="00551474"/>
    <w:rsid w:val="00553B00"/>
    <w:rsid w:val="00554408"/>
    <w:rsid w:val="005545EA"/>
    <w:rsid w:val="00561331"/>
    <w:rsid w:val="00566053"/>
    <w:rsid w:val="005714DE"/>
    <w:rsid w:val="005753E5"/>
    <w:rsid w:val="00576FA3"/>
    <w:rsid w:val="00580274"/>
    <w:rsid w:val="00592FCC"/>
    <w:rsid w:val="00594CF8"/>
    <w:rsid w:val="005952AC"/>
    <w:rsid w:val="00597D8A"/>
    <w:rsid w:val="005A2FE7"/>
    <w:rsid w:val="005A7358"/>
    <w:rsid w:val="005A79AE"/>
    <w:rsid w:val="005B1334"/>
    <w:rsid w:val="005B72A5"/>
    <w:rsid w:val="005C0922"/>
    <w:rsid w:val="005D3BD2"/>
    <w:rsid w:val="005D4000"/>
    <w:rsid w:val="005E5443"/>
    <w:rsid w:val="005E6488"/>
    <w:rsid w:val="005F0FD2"/>
    <w:rsid w:val="005F3007"/>
    <w:rsid w:val="005F32DD"/>
    <w:rsid w:val="00604E4D"/>
    <w:rsid w:val="006173E3"/>
    <w:rsid w:val="00617A99"/>
    <w:rsid w:val="00617E0A"/>
    <w:rsid w:val="00620697"/>
    <w:rsid w:val="00622D9E"/>
    <w:rsid w:val="00624E3A"/>
    <w:rsid w:val="00630F42"/>
    <w:rsid w:val="006329A6"/>
    <w:rsid w:val="006349F2"/>
    <w:rsid w:val="00644725"/>
    <w:rsid w:val="00654EC7"/>
    <w:rsid w:val="00654F6E"/>
    <w:rsid w:val="00656483"/>
    <w:rsid w:val="0066352B"/>
    <w:rsid w:val="00665480"/>
    <w:rsid w:val="006665D3"/>
    <w:rsid w:val="006714CC"/>
    <w:rsid w:val="0067312C"/>
    <w:rsid w:val="0067683B"/>
    <w:rsid w:val="0067701E"/>
    <w:rsid w:val="0068106F"/>
    <w:rsid w:val="0068346F"/>
    <w:rsid w:val="0069230E"/>
    <w:rsid w:val="00694F00"/>
    <w:rsid w:val="006956D7"/>
    <w:rsid w:val="006A1F93"/>
    <w:rsid w:val="006A5CE1"/>
    <w:rsid w:val="006A62F1"/>
    <w:rsid w:val="006A7FB0"/>
    <w:rsid w:val="006B10CB"/>
    <w:rsid w:val="006B4C2B"/>
    <w:rsid w:val="006C176C"/>
    <w:rsid w:val="006C5D7C"/>
    <w:rsid w:val="006D1435"/>
    <w:rsid w:val="006D4299"/>
    <w:rsid w:val="006D5052"/>
    <w:rsid w:val="006D6B10"/>
    <w:rsid w:val="006E0E08"/>
    <w:rsid w:val="006E2399"/>
    <w:rsid w:val="006E2553"/>
    <w:rsid w:val="006E577A"/>
    <w:rsid w:val="006E6175"/>
    <w:rsid w:val="006F21CD"/>
    <w:rsid w:val="006F2333"/>
    <w:rsid w:val="006F42BB"/>
    <w:rsid w:val="006F5EA7"/>
    <w:rsid w:val="0070002D"/>
    <w:rsid w:val="00700F9D"/>
    <w:rsid w:val="00702D57"/>
    <w:rsid w:val="00703502"/>
    <w:rsid w:val="007066A7"/>
    <w:rsid w:val="0071127E"/>
    <w:rsid w:val="0071224A"/>
    <w:rsid w:val="00722A4D"/>
    <w:rsid w:val="00723A05"/>
    <w:rsid w:val="00723AAD"/>
    <w:rsid w:val="00727D6F"/>
    <w:rsid w:val="00732064"/>
    <w:rsid w:val="00735612"/>
    <w:rsid w:val="00735CA3"/>
    <w:rsid w:val="00735E1C"/>
    <w:rsid w:val="007363CE"/>
    <w:rsid w:val="007366DC"/>
    <w:rsid w:val="00740224"/>
    <w:rsid w:val="00743B29"/>
    <w:rsid w:val="00744CA8"/>
    <w:rsid w:val="00744CAA"/>
    <w:rsid w:val="0074601A"/>
    <w:rsid w:val="00746471"/>
    <w:rsid w:val="0074688D"/>
    <w:rsid w:val="00753E14"/>
    <w:rsid w:val="007703FF"/>
    <w:rsid w:val="007709BF"/>
    <w:rsid w:val="00774769"/>
    <w:rsid w:val="00774948"/>
    <w:rsid w:val="007757C0"/>
    <w:rsid w:val="00776E21"/>
    <w:rsid w:val="0077756C"/>
    <w:rsid w:val="0078248A"/>
    <w:rsid w:val="00783134"/>
    <w:rsid w:val="00783F41"/>
    <w:rsid w:val="007840B9"/>
    <w:rsid w:val="007851AB"/>
    <w:rsid w:val="00787CBD"/>
    <w:rsid w:val="00795348"/>
    <w:rsid w:val="007960C0"/>
    <w:rsid w:val="007A7337"/>
    <w:rsid w:val="007A7B9E"/>
    <w:rsid w:val="007B0CE4"/>
    <w:rsid w:val="007B392D"/>
    <w:rsid w:val="007C25AB"/>
    <w:rsid w:val="007C4B87"/>
    <w:rsid w:val="007C7F59"/>
    <w:rsid w:val="007E3561"/>
    <w:rsid w:val="007E3E3F"/>
    <w:rsid w:val="007E46AC"/>
    <w:rsid w:val="007E5B0E"/>
    <w:rsid w:val="007F1D0D"/>
    <w:rsid w:val="007F2739"/>
    <w:rsid w:val="007F4627"/>
    <w:rsid w:val="00813720"/>
    <w:rsid w:val="008157A7"/>
    <w:rsid w:val="0082452A"/>
    <w:rsid w:val="008272AD"/>
    <w:rsid w:val="0083100D"/>
    <w:rsid w:val="00832CE8"/>
    <w:rsid w:val="00840978"/>
    <w:rsid w:val="008411CA"/>
    <w:rsid w:val="008431DD"/>
    <w:rsid w:val="008474E6"/>
    <w:rsid w:val="00852607"/>
    <w:rsid w:val="00854108"/>
    <w:rsid w:val="00854E67"/>
    <w:rsid w:val="00857E83"/>
    <w:rsid w:val="00857F6E"/>
    <w:rsid w:val="0086054A"/>
    <w:rsid w:val="00862414"/>
    <w:rsid w:val="00862625"/>
    <w:rsid w:val="008636ED"/>
    <w:rsid w:val="008749AA"/>
    <w:rsid w:val="00874F5E"/>
    <w:rsid w:val="00880CFC"/>
    <w:rsid w:val="00880EB7"/>
    <w:rsid w:val="0088375E"/>
    <w:rsid w:val="00887D50"/>
    <w:rsid w:val="0089006F"/>
    <w:rsid w:val="008934A3"/>
    <w:rsid w:val="008940E5"/>
    <w:rsid w:val="008943AC"/>
    <w:rsid w:val="0089442C"/>
    <w:rsid w:val="008953EC"/>
    <w:rsid w:val="008A2074"/>
    <w:rsid w:val="008A363C"/>
    <w:rsid w:val="008A449D"/>
    <w:rsid w:val="008A518B"/>
    <w:rsid w:val="008B4596"/>
    <w:rsid w:val="008B512B"/>
    <w:rsid w:val="008C381D"/>
    <w:rsid w:val="008C4A82"/>
    <w:rsid w:val="008C5E71"/>
    <w:rsid w:val="008D0DC3"/>
    <w:rsid w:val="008D16C8"/>
    <w:rsid w:val="008D25F1"/>
    <w:rsid w:val="008D4AD6"/>
    <w:rsid w:val="008E25C7"/>
    <w:rsid w:val="008E45A1"/>
    <w:rsid w:val="008E622D"/>
    <w:rsid w:val="008E6FB3"/>
    <w:rsid w:val="008F1319"/>
    <w:rsid w:val="008F7BF4"/>
    <w:rsid w:val="00900610"/>
    <w:rsid w:val="00900B7B"/>
    <w:rsid w:val="0090110A"/>
    <w:rsid w:val="00903A88"/>
    <w:rsid w:val="009043AA"/>
    <w:rsid w:val="0091231A"/>
    <w:rsid w:val="00920382"/>
    <w:rsid w:val="00926067"/>
    <w:rsid w:val="00926C7E"/>
    <w:rsid w:val="009272F8"/>
    <w:rsid w:val="00940B5B"/>
    <w:rsid w:val="00941028"/>
    <w:rsid w:val="00950F25"/>
    <w:rsid w:val="0095548D"/>
    <w:rsid w:val="00957611"/>
    <w:rsid w:val="00962D15"/>
    <w:rsid w:val="00962FE8"/>
    <w:rsid w:val="00966BB5"/>
    <w:rsid w:val="00973728"/>
    <w:rsid w:val="00973E63"/>
    <w:rsid w:val="00974933"/>
    <w:rsid w:val="00975ADD"/>
    <w:rsid w:val="009760B7"/>
    <w:rsid w:val="009830CC"/>
    <w:rsid w:val="0098612F"/>
    <w:rsid w:val="009A22E9"/>
    <w:rsid w:val="009A40BB"/>
    <w:rsid w:val="009B1219"/>
    <w:rsid w:val="009C0D75"/>
    <w:rsid w:val="009C0FC1"/>
    <w:rsid w:val="009C1823"/>
    <w:rsid w:val="009C2078"/>
    <w:rsid w:val="009C7D8F"/>
    <w:rsid w:val="009D0288"/>
    <w:rsid w:val="009D0E1E"/>
    <w:rsid w:val="009D681C"/>
    <w:rsid w:val="009D6C45"/>
    <w:rsid w:val="009E0395"/>
    <w:rsid w:val="009E0A0E"/>
    <w:rsid w:val="009E1E34"/>
    <w:rsid w:val="009E4E57"/>
    <w:rsid w:val="009F0813"/>
    <w:rsid w:val="009F23FA"/>
    <w:rsid w:val="009F4E2A"/>
    <w:rsid w:val="009F6C92"/>
    <w:rsid w:val="00A03108"/>
    <w:rsid w:val="00A04ADE"/>
    <w:rsid w:val="00A077E5"/>
    <w:rsid w:val="00A10189"/>
    <w:rsid w:val="00A128F5"/>
    <w:rsid w:val="00A1405E"/>
    <w:rsid w:val="00A15B33"/>
    <w:rsid w:val="00A1753A"/>
    <w:rsid w:val="00A233DE"/>
    <w:rsid w:val="00A2388D"/>
    <w:rsid w:val="00A23942"/>
    <w:rsid w:val="00A305DF"/>
    <w:rsid w:val="00A360DA"/>
    <w:rsid w:val="00A43D5C"/>
    <w:rsid w:val="00A453B5"/>
    <w:rsid w:val="00A45BB9"/>
    <w:rsid w:val="00A47903"/>
    <w:rsid w:val="00A47AF0"/>
    <w:rsid w:val="00A55455"/>
    <w:rsid w:val="00A57727"/>
    <w:rsid w:val="00A60054"/>
    <w:rsid w:val="00A622FC"/>
    <w:rsid w:val="00A650E1"/>
    <w:rsid w:val="00A66B44"/>
    <w:rsid w:val="00A73025"/>
    <w:rsid w:val="00A73EAE"/>
    <w:rsid w:val="00A82BE9"/>
    <w:rsid w:val="00A84773"/>
    <w:rsid w:val="00A856FE"/>
    <w:rsid w:val="00A93191"/>
    <w:rsid w:val="00A9664F"/>
    <w:rsid w:val="00A96D9E"/>
    <w:rsid w:val="00A97890"/>
    <w:rsid w:val="00A97B6D"/>
    <w:rsid w:val="00AA019A"/>
    <w:rsid w:val="00AA1FF8"/>
    <w:rsid w:val="00AA35F8"/>
    <w:rsid w:val="00AA41E0"/>
    <w:rsid w:val="00AA6177"/>
    <w:rsid w:val="00AA6D64"/>
    <w:rsid w:val="00AB189F"/>
    <w:rsid w:val="00AB5735"/>
    <w:rsid w:val="00AB5F74"/>
    <w:rsid w:val="00AB79BA"/>
    <w:rsid w:val="00AC00A5"/>
    <w:rsid w:val="00AC61B0"/>
    <w:rsid w:val="00AC7918"/>
    <w:rsid w:val="00AD290E"/>
    <w:rsid w:val="00AD2E41"/>
    <w:rsid w:val="00AE2B29"/>
    <w:rsid w:val="00AE3559"/>
    <w:rsid w:val="00AE4BBB"/>
    <w:rsid w:val="00AE4C8C"/>
    <w:rsid w:val="00AE4CFA"/>
    <w:rsid w:val="00AE534E"/>
    <w:rsid w:val="00AF30E4"/>
    <w:rsid w:val="00AF3A4C"/>
    <w:rsid w:val="00B009EE"/>
    <w:rsid w:val="00B06721"/>
    <w:rsid w:val="00B06D37"/>
    <w:rsid w:val="00B06E18"/>
    <w:rsid w:val="00B0703F"/>
    <w:rsid w:val="00B1038A"/>
    <w:rsid w:val="00B108D6"/>
    <w:rsid w:val="00B15FB5"/>
    <w:rsid w:val="00B2263C"/>
    <w:rsid w:val="00B23A7A"/>
    <w:rsid w:val="00B25564"/>
    <w:rsid w:val="00B27EAC"/>
    <w:rsid w:val="00B31BFA"/>
    <w:rsid w:val="00B35B74"/>
    <w:rsid w:val="00B363EF"/>
    <w:rsid w:val="00B36A04"/>
    <w:rsid w:val="00B51BC6"/>
    <w:rsid w:val="00B54115"/>
    <w:rsid w:val="00B569E7"/>
    <w:rsid w:val="00B600EE"/>
    <w:rsid w:val="00B6316E"/>
    <w:rsid w:val="00B67B9F"/>
    <w:rsid w:val="00B71B0F"/>
    <w:rsid w:val="00B72356"/>
    <w:rsid w:val="00B724D8"/>
    <w:rsid w:val="00B74949"/>
    <w:rsid w:val="00B75F58"/>
    <w:rsid w:val="00B82002"/>
    <w:rsid w:val="00B822D3"/>
    <w:rsid w:val="00B9276F"/>
    <w:rsid w:val="00B9441D"/>
    <w:rsid w:val="00BA5758"/>
    <w:rsid w:val="00BB24F3"/>
    <w:rsid w:val="00BB2CEB"/>
    <w:rsid w:val="00BB446E"/>
    <w:rsid w:val="00BB5DD3"/>
    <w:rsid w:val="00BB5F4E"/>
    <w:rsid w:val="00BB7D58"/>
    <w:rsid w:val="00BD125B"/>
    <w:rsid w:val="00BE2C8D"/>
    <w:rsid w:val="00BE30A6"/>
    <w:rsid w:val="00BE4219"/>
    <w:rsid w:val="00BE61BA"/>
    <w:rsid w:val="00BF0A73"/>
    <w:rsid w:val="00BF1EFA"/>
    <w:rsid w:val="00BF749F"/>
    <w:rsid w:val="00C00458"/>
    <w:rsid w:val="00C04FE6"/>
    <w:rsid w:val="00C06073"/>
    <w:rsid w:val="00C06EA6"/>
    <w:rsid w:val="00C175DF"/>
    <w:rsid w:val="00C202F5"/>
    <w:rsid w:val="00C20657"/>
    <w:rsid w:val="00C20D9C"/>
    <w:rsid w:val="00C2256A"/>
    <w:rsid w:val="00C23DF3"/>
    <w:rsid w:val="00C2643A"/>
    <w:rsid w:val="00C3108F"/>
    <w:rsid w:val="00C35064"/>
    <w:rsid w:val="00C42BC5"/>
    <w:rsid w:val="00C4520D"/>
    <w:rsid w:val="00C45627"/>
    <w:rsid w:val="00C476B6"/>
    <w:rsid w:val="00C51B6D"/>
    <w:rsid w:val="00C539D2"/>
    <w:rsid w:val="00C614CF"/>
    <w:rsid w:val="00C62ACD"/>
    <w:rsid w:val="00C724BF"/>
    <w:rsid w:val="00C7451A"/>
    <w:rsid w:val="00C77B05"/>
    <w:rsid w:val="00C817D2"/>
    <w:rsid w:val="00C83DF9"/>
    <w:rsid w:val="00C9295A"/>
    <w:rsid w:val="00C95DF4"/>
    <w:rsid w:val="00C968F0"/>
    <w:rsid w:val="00C96F97"/>
    <w:rsid w:val="00C97F7E"/>
    <w:rsid w:val="00CA09B1"/>
    <w:rsid w:val="00CA5A4B"/>
    <w:rsid w:val="00CA7445"/>
    <w:rsid w:val="00CA7683"/>
    <w:rsid w:val="00CB392F"/>
    <w:rsid w:val="00CB3D75"/>
    <w:rsid w:val="00CB692F"/>
    <w:rsid w:val="00CB6C3D"/>
    <w:rsid w:val="00CC4F24"/>
    <w:rsid w:val="00CC69CA"/>
    <w:rsid w:val="00CD00A6"/>
    <w:rsid w:val="00CD03C1"/>
    <w:rsid w:val="00CD7934"/>
    <w:rsid w:val="00CE55F5"/>
    <w:rsid w:val="00CF7AEB"/>
    <w:rsid w:val="00D02746"/>
    <w:rsid w:val="00D047BD"/>
    <w:rsid w:val="00D133C9"/>
    <w:rsid w:val="00D16569"/>
    <w:rsid w:val="00D16D15"/>
    <w:rsid w:val="00D3181F"/>
    <w:rsid w:val="00D40818"/>
    <w:rsid w:val="00D40AA5"/>
    <w:rsid w:val="00D5116C"/>
    <w:rsid w:val="00D52A1C"/>
    <w:rsid w:val="00D52C38"/>
    <w:rsid w:val="00D53939"/>
    <w:rsid w:val="00D5601C"/>
    <w:rsid w:val="00D56C18"/>
    <w:rsid w:val="00D60A35"/>
    <w:rsid w:val="00D618C6"/>
    <w:rsid w:val="00D66E78"/>
    <w:rsid w:val="00D70D6C"/>
    <w:rsid w:val="00D718FC"/>
    <w:rsid w:val="00D71E0A"/>
    <w:rsid w:val="00D721D5"/>
    <w:rsid w:val="00D73A3F"/>
    <w:rsid w:val="00D7590A"/>
    <w:rsid w:val="00D7747E"/>
    <w:rsid w:val="00D879FD"/>
    <w:rsid w:val="00D90850"/>
    <w:rsid w:val="00DA446E"/>
    <w:rsid w:val="00DA5EED"/>
    <w:rsid w:val="00DB4270"/>
    <w:rsid w:val="00DB6327"/>
    <w:rsid w:val="00DB718A"/>
    <w:rsid w:val="00DC24C4"/>
    <w:rsid w:val="00DC748E"/>
    <w:rsid w:val="00DD0320"/>
    <w:rsid w:val="00DD4CFA"/>
    <w:rsid w:val="00DD4E76"/>
    <w:rsid w:val="00DD58C4"/>
    <w:rsid w:val="00DD7387"/>
    <w:rsid w:val="00DE0815"/>
    <w:rsid w:val="00DE0902"/>
    <w:rsid w:val="00DE16DC"/>
    <w:rsid w:val="00DE19A4"/>
    <w:rsid w:val="00DE5979"/>
    <w:rsid w:val="00DF09F2"/>
    <w:rsid w:val="00DF262D"/>
    <w:rsid w:val="00DF5AA3"/>
    <w:rsid w:val="00DF66E5"/>
    <w:rsid w:val="00E06C03"/>
    <w:rsid w:val="00E06F73"/>
    <w:rsid w:val="00E12DAE"/>
    <w:rsid w:val="00E13814"/>
    <w:rsid w:val="00E16345"/>
    <w:rsid w:val="00E163F7"/>
    <w:rsid w:val="00E214DA"/>
    <w:rsid w:val="00E26FD4"/>
    <w:rsid w:val="00E36493"/>
    <w:rsid w:val="00E36F1D"/>
    <w:rsid w:val="00E41077"/>
    <w:rsid w:val="00E412EC"/>
    <w:rsid w:val="00E46671"/>
    <w:rsid w:val="00E50B03"/>
    <w:rsid w:val="00E513ED"/>
    <w:rsid w:val="00E56294"/>
    <w:rsid w:val="00E617AC"/>
    <w:rsid w:val="00E62D6E"/>
    <w:rsid w:val="00E6344D"/>
    <w:rsid w:val="00E64E66"/>
    <w:rsid w:val="00E66F76"/>
    <w:rsid w:val="00E73E30"/>
    <w:rsid w:val="00E7438E"/>
    <w:rsid w:val="00E74B1B"/>
    <w:rsid w:val="00E74F36"/>
    <w:rsid w:val="00E75765"/>
    <w:rsid w:val="00E76A82"/>
    <w:rsid w:val="00E86C32"/>
    <w:rsid w:val="00E94230"/>
    <w:rsid w:val="00E97841"/>
    <w:rsid w:val="00EA5A24"/>
    <w:rsid w:val="00EA621B"/>
    <w:rsid w:val="00EB430E"/>
    <w:rsid w:val="00EB67FC"/>
    <w:rsid w:val="00EB7655"/>
    <w:rsid w:val="00EC39E1"/>
    <w:rsid w:val="00ED33E5"/>
    <w:rsid w:val="00ED5C0E"/>
    <w:rsid w:val="00EE3302"/>
    <w:rsid w:val="00EF246B"/>
    <w:rsid w:val="00EF347F"/>
    <w:rsid w:val="00EF69A3"/>
    <w:rsid w:val="00F02A2C"/>
    <w:rsid w:val="00F039F0"/>
    <w:rsid w:val="00F0642B"/>
    <w:rsid w:val="00F12FA2"/>
    <w:rsid w:val="00F14B78"/>
    <w:rsid w:val="00F20D7C"/>
    <w:rsid w:val="00F230C6"/>
    <w:rsid w:val="00F2391B"/>
    <w:rsid w:val="00F26FA4"/>
    <w:rsid w:val="00F3145C"/>
    <w:rsid w:val="00F340C0"/>
    <w:rsid w:val="00F366C1"/>
    <w:rsid w:val="00F41394"/>
    <w:rsid w:val="00F43A46"/>
    <w:rsid w:val="00F440BC"/>
    <w:rsid w:val="00F464F7"/>
    <w:rsid w:val="00F46AA5"/>
    <w:rsid w:val="00F47A6E"/>
    <w:rsid w:val="00F62D4F"/>
    <w:rsid w:val="00F633CF"/>
    <w:rsid w:val="00F752F5"/>
    <w:rsid w:val="00F76F22"/>
    <w:rsid w:val="00F80B74"/>
    <w:rsid w:val="00F81152"/>
    <w:rsid w:val="00F814FB"/>
    <w:rsid w:val="00F90523"/>
    <w:rsid w:val="00F90C55"/>
    <w:rsid w:val="00FA03E8"/>
    <w:rsid w:val="00FA1212"/>
    <w:rsid w:val="00FA1C27"/>
    <w:rsid w:val="00FA32ED"/>
    <w:rsid w:val="00FB0170"/>
    <w:rsid w:val="00FB4077"/>
    <w:rsid w:val="00FB720D"/>
    <w:rsid w:val="00FC4ACB"/>
    <w:rsid w:val="00FD2A9A"/>
    <w:rsid w:val="00FD6524"/>
    <w:rsid w:val="00FE02D4"/>
    <w:rsid w:val="00FE1D9B"/>
    <w:rsid w:val="00FE45F7"/>
    <w:rsid w:val="00FE7A8B"/>
    <w:rsid w:val="00FF2045"/>
    <w:rsid w:val="00FF5575"/>
  </w:rsids>
  <m:mathPr>
    <m:mathFont m:val="Cambria Math"/>
    <m:brkBin m:val="before"/>
    <m:brkBinSub m:val="--"/>
    <m:smallFrac m:val="0"/>
    <m:dispDef/>
    <m:lMargin m:val="0"/>
    <m:rMargin m:val="0"/>
    <m:defJc m:val="centerGroup"/>
    <m:wrapIndent m:val="1440"/>
    <m:intLim m:val="subSup"/>
    <m:naryLim m:val="undOvr"/>
  </m:mathPr>
  <w:themeFontLang w:val="fr-FR"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7B4CE3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051F2"/>
    <w:pPr>
      <w:spacing w:after="0" w:line="240" w:lineRule="auto"/>
      <w:jc w:val="both"/>
    </w:pPr>
    <w:rPr>
      <w:rFonts w:ascii="Calibri" w:hAnsi="Calibri" w:cs="Times New Roman"/>
    </w:rPr>
  </w:style>
  <w:style w:type="paragraph" w:styleId="Titre1">
    <w:name w:val="heading 1"/>
    <w:basedOn w:val="Normal"/>
    <w:next w:val="Normal"/>
    <w:link w:val="Titre1Car"/>
    <w:uiPriority w:val="9"/>
    <w:qFormat/>
    <w:rsid w:val="00DF262D"/>
    <w:pPr>
      <w:keepNext/>
      <w:keepLines/>
      <w:pageBreakBefore/>
      <w:numPr>
        <w:numId w:val="2"/>
      </w:numPr>
      <w:spacing w:after="240"/>
      <w:ind w:left="431" w:hanging="431"/>
      <w:outlineLvl w:val="0"/>
    </w:pPr>
    <w:rPr>
      <w:rFonts w:asciiTheme="minorHAnsi" w:eastAsiaTheme="majorEastAsia" w:hAnsiTheme="min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DF262D"/>
    <w:pPr>
      <w:keepNext/>
      <w:keepLines/>
      <w:numPr>
        <w:ilvl w:val="1"/>
        <w:numId w:val="2"/>
      </w:numPr>
      <w:pBdr>
        <w:top w:val="dotted" w:sz="4" w:space="1" w:color="4F81BD" w:themeColor="accent1"/>
        <w:left w:val="dotted" w:sz="4" w:space="4" w:color="4F81BD" w:themeColor="accent1"/>
      </w:pBdr>
      <w:spacing w:before="240" w:after="120"/>
      <w:outlineLvl w:val="1"/>
    </w:pPr>
    <w:rPr>
      <w:rFonts w:asciiTheme="minorHAnsi" w:eastAsiaTheme="majorEastAsia" w:hAnsiTheme="minorHAnsi" w:cstheme="majorBidi"/>
      <w:b/>
      <w:bCs/>
      <w:color w:val="4F81BD" w:themeColor="accent1"/>
      <w:sz w:val="26"/>
      <w:szCs w:val="26"/>
    </w:rPr>
  </w:style>
  <w:style w:type="paragraph" w:styleId="Titre3">
    <w:name w:val="heading 3"/>
    <w:basedOn w:val="Normal"/>
    <w:next w:val="Normal"/>
    <w:link w:val="Titre3Car"/>
    <w:uiPriority w:val="9"/>
    <w:unhideWhenUsed/>
    <w:qFormat/>
    <w:rsid w:val="00DF262D"/>
    <w:pPr>
      <w:keepNext/>
      <w:keepLines/>
      <w:numPr>
        <w:ilvl w:val="2"/>
        <w:numId w:val="2"/>
      </w:numPr>
      <w:spacing w:before="240" w:after="120"/>
      <w:outlineLvl w:val="2"/>
    </w:pPr>
    <w:rPr>
      <w:rFonts w:asciiTheme="minorHAnsi" w:eastAsiaTheme="majorEastAsia" w:hAnsiTheme="minorHAnsi" w:cstheme="majorBidi"/>
      <w:bCs/>
      <w:color w:val="4F81BD" w:themeColor="accent1"/>
    </w:rPr>
  </w:style>
  <w:style w:type="paragraph" w:styleId="Titre4">
    <w:name w:val="heading 4"/>
    <w:basedOn w:val="Normal"/>
    <w:next w:val="Normal"/>
    <w:link w:val="Titre4Car"/>
    <w:uiPriority w:val="9"/>
    <w:unhideWhenUsed/>
    <w:qFormat/>
    <w:rsid w:val="00DF262D"/>
    <w:pPr>
      <w:keepNext/>
      <w:keepLines/>
      <w:numPr>
        <w:ilvl w:val="3"/>
        <w:numId w:val="2"/>
      </w:numPr>
      <w:spacing w:before="240" w:after="120"/>
      <w:ind w:left="862" w:hanging="862"/>
      <w:outlineLvl w:val="3"/>
    </w:pPr>
    <w:rPr>
      <w:rFonts w:asciiTheme="minorHAnsi" w:eastAsiaTheme="majorEastAsia" w:hAnsiTheme="minorHAnsi" w:cstheme="majorBidi"/>
      <w:bCs/>
      <w:i/>
      <w:iCs/>
      <w:color w:val="4F81BD" w:themeColor="accent1"/>
    </w:rPr>
  </w:style>
  <w:style w:type="paragraph" w:styleId="Titre5">
    <w:name w:val="heading 5"/>
    <w:basedOn w:val="Normal"/>
    <w:next w:val="Normal"/>
    <w:link w:val="Titre5Car"/>
    <w:uiPriority w:val="9"/>
    <w:unhideWhenUsed/>
    <w:qFormat/>
    <w:rsid w:val="00DF262D"/>
    <w:pPr>
      <w:keepNext/>
      <w:keepLines/>
      <w:numPr>
        <w:ilvl w:val="4"/>
        <w:numId w:val="2"/>
      </w:numPr>
      <w:spacing w:before="200"/>
      <w:outlineLvl w:val="4"/>
    </w:pPr>
    <w:rPr>
      <w:rFonts w:asciiTheme="minorHAnsi" w:eastAsiaTheme="majorEastAsia" w:hAnsiTheme="minorHAnsi" w:cstheme="majorBidi"/>
      <w:color w:val="243F60" w:themeColor="accent1" w:themeShade="7F"/>
    </w:rPr>
  </w:style>
  <w:style w:type="paragraph" w:styleId="Titre6">
    <w:name w:val="heading 6"/>
    <w:basedOn w:val="Normal"/>
    <w:next w:val="Normal"/>
    <w:link w:val="Titre6Car"/>
    <w:uiPriority w:val="9"/>
    <w:unhideWhenUsed/>
    <w:qFormat/>
    <w:rsid w:val="001E0E90"/>
    <w:pPr>
      <w:keepNext/>
      <w:keepLines/>
      <w:numPr>
        <w:ilvl w:val="5"/>
        <w:numId w:val="2"/>
      </w:numPr>
      <w:spacing w:before="20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1E0E90"/>
    <w:pPr>
      <w:keepNext/>
      <w:keepLines/>
      <w:numPr>
        <w:ilvl w:val="6"/>
        <w:numId w:val="2"/>
      </w:numPr>
      <w:spacing w:before="20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1E0E90"/>
    <w:pPr>
      <w:keepNext/>
      <w:keepLines/>
      <w:numPr>
        <w:ilvl w:val="7"/>
        <w:numId w:val="2"/>
      </w:numPr>
      <w:spacing w:before="20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1E0E90"/>
    <w:pPr>
      <w:keepNext/>
      <w:keepLines/>
      <w:numPr>
        <w:ilvl w:val="8"/>
        <w:numId w:val="2"/>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DF262D"/>
    <w:rPr>
      <w:rFonts w:eastAsiaTheme="majorEastAsia" w:cstheme="majorBidi"/>
      <w:b/>
      <w:bCs/>
      <w:color w:val="365F91" w:themeColor="accent1" w:themeShade="BF"/>
      <w:sz w:val="28"/>
      <w:szCs w:val="28"/>
    </w:rPr>
  </w:style>
  <w:style w:type="paragraph" w:styleId="Textedebulles">
    <w:name w:val="Balloon Text"/>
    <w:basedOn w:val="Normal"/>
    <w:link w:val="TextedebullesCar"/>
    <w:uiPriority w:val="99"/>
    <w:semiHidden/>
    <w:unhideWhenUsed/>
    <w:rsid w:val="001E14AA"/>
    <w:rPr>
      <w:rFonts w:ascii="Tahoma" w:hAnsi="Tahoma" w:cs="Tahoma"/>
      <w:sz w:val="16"/>
      <w:szCs w:val="16"/>
    </w:rPr>
  </w:style>
  <w:style w:type="character" w:customStyle="1" w:styleId="TextedebullesCar">
    <w:name w:val="Texte de bulles Car"/>
    <w:basedOn w:val="Policepardfaut"/>
    <w:link w:val="Textedebulles"/>
    <w:uiPriority w:val="99"/>
    <w:semiHidden/>
    <w:rsid w:val="001E14AA"/>
    <w:rPr>
      <w:rFonts w:ascii="Tahoma" w:hAnsi="Tahoma" w:cs="Tahoma"/>
      <w:sz w:val="16"/>
      <w:szCs w:val="16"/>
    </w:rPr>
  </w:style>
  <w:style w:type="character" w:customStyle="1" w:styleId="Titre2Car">
    <w:name w:val="Titre 2 Car"/>
    <w:basedOn w:val="Policepardfaut"/>
    <w:link w:val="Titre2"/>
    <w:uiPriority w:val="9"/>
    <w:rsid w:val="00DF262D"/>
    <w:rPr>
      <w:rFonts w:eastAsiaTheme="majorEastAsia" w:cstheme="majorBidi"/>
      <w:b/>
      <w:bCs/>
      <w:color w:val="4F81BD" w:themeColor="accent1"/>
      <w:sz w:val="26"/>
      <w:szCs w:val="26"/>
    </w:rPr>
  </w:style>
  <w:style w:type="table" w:styleId="Grille">
    <w:name w:val="Table Grid"/>
    <w:basedOn w:val="TableauNormal"/>
    <w:uiPriority w:val="59"/>
    <w:rsid w:val="00BB24F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ttedetabledesmatires">
    <w:name w:val="TOC Heading"/>
    <w:basedOn w:val="Titre1"/>
    <w:next w:val="Normal"/>
    <w:uiPriority w:val="39"/>
    <w:semiHidden/>
    <w:unhideWhenUsed/>
    <w:qFormat/>
    <w:rsid w:val="005258BB"/>
    <w:pPr>
      <w:spacing w:line="276" w:lineRule="auto"/>
      <w:outlineLvl w:val="9"/>
    </w:pPr>
    <w:rPr>
      <w:lang w:eastAsia="fr-FR"/>
    </w:rPr>
  </w:style>
  <w:style w:type="paragraph" w:styleId="TM1">
    <w:name w:val="toc 1"/>
    <w:basedOn w:val="Normal"/>
    <w:next w:val="Normal"/>
    <w:autoRedefine/>
    <w:uiPriority w:val="39"/>
    <w:unhideWhenUsed/>
    <w:rsid w:val="005258BB"/>
    <w:pPr>
      <w:spacing w:after="100"/>
    </w:pPr>
  </w:style>
  <w:style w:type="paragraph" w:styleId="TM2">
    <w:name w:val="toc 2"/>
    <w:basedOn w:val="Normal"/>
    <w:next w:val="Normal"/>
    <w:autoRedefine/>
    <w:uiPriority w:val="39"/>
    <w:unhideWhenUsed/>
    <w:rsid w:val="005258BB"/>
    <w:pPr>
      <w:spacing w:after="100"/>
      <w:ind w:left="220"/>
    </w:pPr>
  </w:style>
  <w:style w:type="character" w:styleId="Lienhypertexte">
    <w:name w:val="Hyperlink"/>
    <w:basedOn w:val="Policepardfaut"/>
    <w:uiPriority w:val="99"/>
    <w:unhideWhenUsed/>
    <w:rsid w:val="005258BB"/>
    <w:rPr>
      <w:color w:val="0000FF" w:themeColor="hyperlink"/>
      <w:u w:val="single"/>
    </w:rPr>
  </w:style>
  <w:style w:type="paragraph" w:styleId="Paragraphedeliste">
    <w:name w:val="List Paragraph"/>
    <w:basedOn w:val="Normal"/>
    <w:uiPriority w:val="34"/>
    <w:qFormat/>
    <w:rsid w:val="0047109F"/>
    <w:pPr>
      <w:ind w:left="720"/>
    </w:pPr>
  </w:style>
  <w:style w:type="character" w:customStyle="1" w:styleId="Titre3Car">
    <w:name w:val="Titre 3 Car"/>
    <w:basedOn w:val="Policepardfaut"/>
    <w:link w:val="Titre3"/>
    <w:uiPriority w:val="9"/>
    <w:rsid w:val="00DF262D"/>
    <w:rPr>
      <w:rFonts w:eastAsiaTheme="majorEastAsia" w:cstheme="majorBidi"/>
      <w:bCs/>
      <w:color w:val="4F81BD" w:themeColor="accent1"/>
    </w:rPr>
  </w:style>
  <w:style w:type="paragraph" w:styleId="TM3">
    <w:name w:val="toc 3"/>
    <w:basedOn w:val="Normal"/>
    <w:next w:val="Normal"/>
    <w:autoRedefine/>
    <w:uiPriority w:val="39"/>
    <w:unhideWhenUsed/>
    <w:rsid w:val="004D236A"/>
    <w:pPr>
      <w:spacing w:after="100"/>
      <w:ind w:left="440"/>
    </w:pPr>
  </w:style>
  <w:style w:type="paragraph" w:styleId="Lgende">
    <w:name w:val="caption"/>
    <w:basedOn w:val="Normal"/>
    <w:next w:val="Normal"/>
    <w:uiPriority w:val="35"/>
    <w:unhideWhenUsed/>
    <w:qFormat/>
    <w:rsid w:val="008272AD"/>
    <w:pPr>
      <w:spacing w:after="200"/>
    </w:pPr>
    <w:rPr>
      <w:b/>
      <w:bCs/>
      <w:color w:val="4F81BD" w:themeColor="accent1"/>
      <w:sz w:val="18"/>
      <w:szCs w:val="18"/>
    </w:rPr>
  </w:style>
  <w:style w:type="table" w:styleId="Listeclaire">
    <w:name w:val="Light List"/>
    <w:basedOn w:val="TableauNormal"/>
    <w:uiPriority w:val="61"/>
    <w:rsid w:val="009D681C"/>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Tramemoyenne1">
    <w:name w:val="Medium Shading 1"/>
    <w:basedOn w:val="TableauNormal"/>
    <w:uiPriority w:val="63"/>
    <w:rsid w:val="009D681C"/>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Tramemoyenne2">
    <w:name w:val="Medium Shading 2"/>
    <w:basedOn w:val="TableauNormal"/>
    <w:uiPriority w:val="64"/>
    <w:rsid w:val="009D681C"/>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stemoyenne2">
    <w:name w:val="Medium List 2"/>
    <w:basedOn w:val="TableauNormal"/>
    <w:uiPriority w:val="66"/>
    <w:rsid w:val="009D681C"/>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Grillemoyenne1">
    <w:name w:val="Medium Grid 1"/>
    <w:basedOn w:val="TableauNormal"/>
    <w:uiPriority w:val="67"/>
    <w:rsid w:val="009D681C"/>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rillecouleur">
    <w:name w:val="Colorful Grid"/>
    <w:basedOn w:val="TableauNormal"/>
    <w:uiPriority w:val="73"/>
    <w:rsid w:val="009D681C"/>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rilleclaire">
    <w:name w:val="Light Grid"/>
    <w:basedOn w:val="TableauNormal"/>
    <w:uiPriority w:val="62"/>
    <w:rsid w:val="009D681C"/>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customStyle="1" w:styleId="TitreGnral">
    <w:name w:val="Titre Général"/>
    <w:basedOn w:val="Normal"/>
    <w:rsid w:val="006B10CB"/>
    <w:pPr>
      <w:spacing w:before="120" w:after="120" w:line="280" w:lineRule="atLeast"/>
      <w:jc w:val="right"/>
    </w:pPr>
    <w:rPr>
      <w:rFonts w:ascii="Verdana" w:eastAsia="MS Mincho" w:hAnsi="Verdana"/>
      <w:b/>
      <w:caps/>
      <w:color w:val="000080"/>
      <w:sz w:val="32"/>
      <w:szCs w:val="32"/>
      <w:lang w:eastAsia="fr-FR"/>
    </w:rPr>
  </w:style>
  <w:style w:type="paragraph" w:customStyle="1" w:styleId="LogoClient">
    <w:name w:val="Logo Client"/>
    <w:basedOn w:val="Normal"/>
    <w:semiHidden/>
    <w:rsid w:val="006B10CB"/>
    <w:pPr>
      <w:spacing w:before="120" w:after="120" w:line="280" w:lineRule="atLeast"/>
      <w:jc w:val="right"/>
    </w:pPr>
    <w:rPr>
      <w:rFonts w:ascii="Verdana" w:eastAsia="MS Mincho" w:hAnsi="Verdana"/>
      <w:szCs w:val="24"/>
      <w:lang w:eastAsia="fr-FR"/>
    </w:rPr>
  </w:style>
  <w:style w:type="paragraph" w:styleId="En-tte">
    <w:name w:val="header"/>
    <w:basedOn w:val="Normal"/>
    <w:link w:val="En-tteCar"/>
    <w:uiPriority w:val="99"/>
    <w:unhideWhenUsed/>
    <w:rsid w:val="0033093B"/>
    <w:pPr>
      <w:tabs>
        <w:tab w:val="center" w:pos="4536"/>
        <w:tab w:val="right" w:pos="9072"/>
      </w:tabs>
    </w:pPr>
  </w:style>
  <w:style w:type="character" w:customStyle="1" w:styleId="En-tteCar">
    <w:name w:val="En-tête Car"/>
    <w:basedOn w:val="Policepardfaut"/>
    <w:link w:val="En-tte"/>
    <w:uiPriority w:val="99"/>
    <w:rsid w:val="0033093B"/>
    <w:rPr>
      <w:rFonts w:ascii="Calibri" w:hAnsi="Calibri" w:cs="Times New Roman"/>
    </w:rPr>
  </w:style>
  <w:style w:type="paragraph" w:styleId="Pieddepage">
    <w:name w:val="footer"/>
    <w:basedOn w:val="Normal"/>
    <w:link w:val="PieddepageCar"/>
    <w:uiPriority w:val="99"/>
    <w:unhideWhenUsed/>
    <w:rsid w:val="0033093B"/>
    <w:pPr>
      <w:tabs>
        <w:tab w:val="center" w:pos="4536"/>
        <w:tab w:val="right" w:pos="9072"/>
      </w:tabs>
    </w:pPr>
  </w:style>
  <w:style w:type="character" w:customStyle="1" w:styleId="PieddepageCar">
    <w:name w:val="Pied de page Car"/>
    <w:basedOn w:val="Policepardfaut"/>
    <w:link w:val="Pieddepage"/>
    <w:uiPriority w:val="99"/>
    <w:rsid w:val="0033093B"/>
    <w:rPr>
      <w:rFonts w:ascii="Calibri" w:hAnsi="Calibri" w:cs="Times New Roman"/>
    </w:rPr>
  </w:style>
  <w:style w:type="table" w:styleId="Ombrageclair">
    <w:name w:val="Light Shading"/>
    <w:basedOn w:val="TableauNormal"/>
    <w:uiPriority w:val="60"/>
    <w:rsid w:val="00137C84"/>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Trameclaire-Accent1">
    <w:name w:val="Light Shading Accent 1"/>
    <w:basedOn w:val="TableauNormal"/>
    <w:uiPriority w:val="60"/>
    <w:rsid w:val="00137C84"/>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Lienhypertextesuivi">
    <w:name w:val="FollowedHyperlink"/>
    <w:basedOn w:val="Policepardfaut"/>
    <w:uiPriority w:val="99"/>
    <w:semiHidden/>
    <w:unhideWhenUsed/>
    <w:rsid w:val="00AD2E41"/>
    <w:rPr>
      <w:color w:val="800080" w:themeColor="followedHyperlink"/>
      <w:u w:val="single"/>
    </w:rPr>
  </w:style>
  <w:style w:type="character" w:customStyle="1" w:styleId="Titre4Car">
    <w:name w:val="Titre 4 Car"/>
    <w:basedOn w:val="Policepardfaut"/>
    <w:link w:val="Titre4"/>
    <w:uiPriority w:val="9"/>
    <w:rsid w:val="00DF262D"/>
    <w:rPr>
      <w:rFonts w:eastAsiaTheme="majorEastAsia" w:cstheme="majorBidi"/>
      <w:bCs/>
      <w:i/>
      <w:iCs/>
      <w:color w:val="4F81BD" w:themeColor="accent1"/>
    </w:rPr>
  </w:style>
  <w:style w:type="character" w:customStyle="1" w:styleId="Titre5Car">
    <w:name w:val="Titre 5 Car"/>
    <w:basedOn w:val="Policepardfaut"/>
    <w:link w:val="Titre5"/>
    <w:uiPriority w:val="9"/>
    <w:rsid w:val="00DF262D"/>
    <w:rPr>
      <w:rFonts w:eastAsiaTheme="majorEastAsia" w:cstheme="majorBidi"/>
      <w:color w:val="243F60" w:themeColor="accent1" w:themeShade="7F"/>
    </w:rPr>
  </w:style>
  <w:style w:type="character" w:customStyle="1" w:styleId="Titre6Car">
    <w:name w:val="Titre 6 Car"/>
    <w:basedOn w:val="Policepardfaut"/>
    <w:link w:val="Titre6"/>
    <w:uiPriority w:val="9"/>
    <w:rsid w:val="001E0E90"/>
    <w:rPr>
      <w:rFonts w:asciiTheme="majorHAnsi" w:eastAsiaTheme="majorEastAsia" w:hAnsiTheme="majorHAnsi" w:cstheme="majorBidi"/>
      <w:i/>
      <w:iCs/>
      <w:color w:val="243F60" w:themeColor="accent1" w:themeShade="7F"/>
    </w:rPr>
  </w:style>
  <w:style w:type="character" w:customStyle="1" w:styleId="Titre7Car">
    <w:name w:val="Titre 7 Car"/>
    <w:basedOn w:val="Policepardfaut"/>
    <w:link w:val="Titre7"/>
    <w:uiPriority w:val="9"/>
    <w:semiHidden/>
    <w:rsid w:val="001E0E90"/>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1E0E90"/>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1E0E90"/>
    <w:rPr>
      <w:rFonts w:asciiTheme="majorHAnsi" w:eastAsiaTheme="majorEastAsia" w:hAnsiTheme="majorHAnsi" w:cstheme="majorBidi"/>
      <w:i/>
      <w:iCs/>
      <w:color w:val="404040" w:themeColor="text1" w:themeTint="BF"/>
      <w:sz w:val="20"/>
      <w:szCs w:val="20"/>
    </w:rPr>
  </w:style>
  <w:style w:type="paragraph" w:styleId="Titre">
    <w:name w:val="Title"/>
    <w:basedOn w:val="Normal"/>
    <w:next w:val="Normal"/>
    <w:link w:val="TitreCar"/>
    <w:uiPriority w:val="10"/>
    <w:qFormat/>
    <w:rsid w:val="001E0E90"/>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1E0E90"/>
    <w:rPr>
      <w:rFonts w:asciiTheme="majorHAnsi" w:eastAsiaTheme="majorEastAsia" w:hAnsiTheme="majorHAnsi" w:cstheme="majorBidi"/>
      <w:color w:val="17365D" w:themeColor="text2" w:themeShade="BF"/>
      <w:spacing w:val="5"/>
      <w:kern w:val="28"/>
      <w:sz w:val="52"/>
      <w:szCs w:val="52"/>
    </w:rPr>
  </w:style>
  <w:style w:type="numbering" w:customStyle="1" w:styleId="Style1">
    <w:name w:val="Style1"/>
    <w:uiPriority w:val="99"/>
    <w:rsid w:val="0040304F"/>
    <w:pPr>
      <w:numPr>
        <w:numId w:val="1"/>
      </w:numPr>
    </w:pPr>
  </w:style>
  <w:style w:type="character" w:styleId="Marquedannotation">
    <w:name w:val="annotation reference"/>
    <w:basedOn w:val="Policepardfaut"/>
    <w:uiPriority w:val="99"/>
    <w:semiHidden/>
    <w:unhideWhenUsed/>
    <w:rsid w:val="006714CC"/>
    <w:rPr>
      <w:sz w:val="16"/>
      <w:szCs w:val="16"/>
    </w:rPr>
  </w:style>
  <w:style w:type="paragraph" w:styleId="Commentaire">
    <w:name w:val="annotation text"/>
    <w:basedOn w:val="Normal"/>
    <w:link w:val="CommentaireCar"/>
    <w:uiPriority w:val="99"/>
    <w:semiHidden/>
    <w:unhideWhenUsed/>
    <w:rsid w:val="006714CC"/>
    <w:rPr>
      <w:sz w:val="20"/>
      <w:szCs w:val="20"/>
    </w:rPr>
  </w:style>
  <w:style w:type="character" w:customStyle="1" w:styleId="CommentaireCar">
    <w:name w:val="Commentaire Car"/>
    <w:basedOn w:val="Policepardfaut"/>
    <w:link w:val="Commentaire"/>
    <w:uiPriority w:val="99"/>
    <w:semiHidden/>
    <w:rsid w:val="006714CC"/>
    <w:rPr>
      <w:rFonts w:ascii="Calibri" w:hAnsi="Calibri" w:cs="Times New Roman"/>
      <w:sz w:val="20"/>
      <w:szCs w:val="20"/>
    </w:rPr>
  </w:style>
  <w:style w:type="paragraph" w:styleId="Objetducommentaire">
    <w:name w:val="annotation subject"/>
    <w:basedOn w:val="Commentaire"/>
    <w:next w:val="Commentaire"/>
    <w:link w:val="ObjetducommentaireCar"/>
    <w:uiPriority w:val="99"/>
    <w:semiHidden/>
    <w:unhideWhenUsed/>
    <w:rsid w:val="006714CC"/>
    <w:rPr>
      <w:b/>
      <w:bCs/>
    </w:rPr>
  </w:style>
  <w:style w:type="character" w:customStyle="1" w:styleId="ObjetducommentaireCar">
    <w:name w:val="Objet du commentaire Car"/>
    <w:basedOn w:val="CommentaireCar"/>
    <w:link w:val="Objetducommentaire"/>
    <w:uiPriority w:val="99"/>
    <w:semiHidden/>
    <w:rsid w:val="006714CC"/>
    <w:rPr>
      <w:rFonts w:ascii="Calibri" w:hAnsi="Calibri" w:cs="Times New Roman"/>
      <w:b/>
      <w:bCs/>
      <w:sz w:val="20"/>
      <w:szCs w:val="20"/>
    </w:rPr>
  </w:style>
  <w:style w:type="paragraph" w:styleId="Rvision">
    <w:name w:val="Revision"/>
    <w:hidden/>
    <w:uiPriority w:val="99"/>
    <w:semiHidden/>
    <w:rsid w:val="00402C13"/>
    <w:pPr>
      <w:spacing w:after="0" w:line="240" w:lineRule="auto"/>
    </w:pPr>
    <w:rPr>
      <w:rFonts w:ascii="Calibri" w:hAnsi="Calibri" w:cs="Times New Roman"/>
    </w:rPr>
  </w:style>
  <w:style w:type="paragraph" w:styleId="Tabledesillustrations">
    <w:name w:val="table of figures"/>
    <w:basedOn w:val="Normal"/>
    <w:next w:val="Normal"/>
    <w:uiPriority w:val="99"/>
    <w:unhideWhenUsed/>
    <w:rsid w:val="006956D7"/>
    <w:pPr>
      <w:ind w:left="440" w:hanging="440"/>
    </w:pPr>
  </w:style>
  <w:style w:type="paragraph" w:styleId="Notedebasdepage">
    <w:name w:val="footnote text"/>
    <w:basedOn w:val="Normal"/>
    <w:link w:val="NotedebasdepageCar"/>
    <w:uiPriority w:val="99"/>
    <w:unhideWhenUsed/>
    <w:rsid w:val="000C2FE0"/>
    <w:rPr>
      <w:sz w:val="24"/>
      <w:szCs w:val="24"/>
    </w:rPr>
  </w:style>
  <w:style w:type="character" w:customStyle="1" w:styleId="NotedebasdepageCar">
    <w:name w:val="Note de bas de page Car"/>
    <w:basedOn w:val="Policepardfaut"/>
    <w:link w:val="Notedebasdepage"/>
    <w:uiPriority w:val="99"/>
    <w:rsid w:val="000C2FE0"/>
    <w:rPr>
      <w:rFonts w:ascii="Calibri" w:hAnsi="Calibri" w:cs="Times New Roman"/>
      <w:sz w:val="24"/>
      <w:szCs w:val="24"/>
    </w:rPr>
  </w:style>
  <w:style w:type="character" w:styleId="Marquenotebasdepage">
    <w:name w:val="footnote reference"/>
    <w:basedOn w:val="Policepardfaut"/>
    <w:uiPriority w:val="99"/>
    <w:unhideWhenUsed/>
    <w:rsid w:val="000C2FE0"/>
    <w:rPr>
      <w:vertAlign w:val="superscript"/>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051F2"/>
    <w:pPr>
      <w:spacing w:after="0" w:line="240" w:lineRule="auto"/>
      <w:jc w:val="both"/>
    </w:pPr>
    <w:rPr>
      <w:rFonts w:ascii="Calibri" w:hAnsi="Calibri" w:cs="Times New Roman"/>
    </w:rPr>
  </w:style>
  <w:style w:type="paragraph" w:styleId="Titre1">
    <w:name w:val="heading 1"/>
    <w:basedOn w:val="Normal"/>
    <w:next w:val="Normal"/>
    <w:link w:val="Titre1Car"/>
    <w:uiPriority w:val="9"/>
    <w:qFormat/>
    <w:rsid w:val="00DF262D"/>
    <w:pPr>
      <w:keepNext/>
      <w:keepLines/>
      <w:pageBreakBefore/>
      <w:numPr>
        <w:numId w:val="2"/>
      </w:numPr>
      <w:spacing w:after="240"/>
      <w:ind w:left="431" w:hanging="431"/>
      <w:outlineLvl w:val="0"/>
    </w:pPr>
    <w:rPr>
      <w:rFonts w:asciiTheme="minorHAnsi" w:eastAsiaTheme="majorEastAsia" w:hAnsiTheme="min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DF262D"/>
    <w:pPr>
      <w:keepNext/>
      <w:keepLines/>
      <w:numPr>
        <w:ilvl w:val="1"/>
        <w:numId w:val="2"/>
      </w:numPr>
      <w:pBdr>
        <w:top w:val="dotted" w:sz="4" w:space="1" w:color="4F81BD" w:themeColor="accent1"/>
        <w:left w:val="dotted" w:sz="4" w:space="4" w:color="4F81BD" w:themeColor="accent1"/>
      </w:pBdr>
      <w:spacing w:before="240" w:after="120"/>
      <w:outlineLvl w:val="1"/>
    </w:pPr>
    <w:rPr>
      <w:rFonts w:asciiTheme="minorHAnsi" w:eastAsiaTheme="majorEastAsia" w:hAnsiTheme="minorHAnsi" w:cstheme="majorBidi"/>
      <w:b/>
      <w:bCs/>
      <w:color w:val="4F81BD" w:themeColor="accent1"/>
      <w:sz w:val="26"/>
      <w:szCs w:val="26"/>
    </w:rPr>
  </w:style>
  <w:style w:type="paragraph" w:styleId="Titre3">
    <w:name w:val="heading 3"/>
    <w:basedOn w:val="Normal"/>
    <w:next w:val="Normal"/>
    <w:link w:val="Titre3Car"/>
    <w:uiPriority w:val="9"/>
    <w:unhideWhenUsed/>
    <w:qFormat/>
    <w:rsid w:val="00DF262D"/>
    <w:pPr>
      <w:keepNext/>
      <w:keepLines/>
      <w:numPr>
        <w:ilvl w:val="2"/>
        <w:numId w:val="2"/>
      </w:numPr>
      <w:spacing w:before="240" w:after="120"/>
      <w:outlineLvl w:val="2"/>
    </w:pPr>
    <w:rPr>
      <w:rFonts w:asciiTheme="minorHAnsi" w:eastAsiaTheme="majorEastAsia" w:hAnsiTheme="minorHAnsi" w:cstheme="majorBidi"/>
      <w:bCs/>
      <w:color w:val="4F81BD" w:themeColor="accent1"/>
    </w:rPr>
  </w:style>
  <w:style w:type="paragraph" w:styleId="Titre4">
    <w:name w:val="heading 4"/>
    <w:basedOn w:val="Normal"/>
    <w:next w:val="Normal"/>
    <w:link w:val="Titre4Car"/>
    <w:uiPriority w:val="9"/>
    <w:unhideWhenUsed/>
    <w:qFormat/>
    <w:rsid w:val="00DF262D"/>
    <w:pPr>
      <w:keepNext/>
      <w:keepLines/>
      <w:numPr>
        <w:ilvl w:val="3"/>
        <w:numId w:val="2"/>
      </w:numPr>
      <w:spacing w:before="240" w:after="120"/>
      <w:ind w:left="862" w:hanging="862"/>
      <w:outlineLvl w:val="3"/>
    </w:pPr>
    <w:rPr>
      <w:rFonts w:asciiTheme="minorHAnsi" w:eastAsiaTheme="majorEastAsia" w:hAnsiTheme="minorHAnsi" w:cstheme="majorBidi"/>
      <w:bCs/>
      <w:i/>
      <w:iCs/>
      <w:color w:val="4F81BD" w:themeColor="accent1"/>
    </w:rPr>
  </w:style>
  <w:style w:type="paragraph" w:styleId="Titre5">
    <w:name w:val="heading 5"/>
    <w:basedOn w:val="Normal"/>
    <w:next w:val="Normal"/>
    <w:link w:val="Titre5Car"/>
    <w:uiPriority w:val="9"/>
    <w:unhideWhenUsed/>
    <w:qFormat/>
    <w:rsid w:val="00DF262D"/>
    <w:pPr>
      <w:keepNext/>
      <w:keepLines/>
      <w:numPr>
        <w:ilvl w:val="4"/>
        <w:numId w:val="2"/>
      </w:numPr>
      <w:spacing w:before="200"/>
      <w:outlineLvl w:val="4"/>
    </w:pPr>
    <w:rPr>
      <w:rFonts w:asciiTheme="minorHAnsi" w:eastAsiaTheme="majorEastAsia" w:hAnsiTheme="minorHAnsi" w:cstheme="majorBidi"/>
      <w:color w:val="243F60" w:themeColor="accent1" w:themeShade="7F"/>
    </w:rPr>
  </w:style>
  <w:style w:type="paragraph" w:styleId="Titre6">
    <w:name w:val="heading 6"/>
    <w:basedOn w:val="Normal"/>
    <w:next w:val="Normal"/>
    <w:link w:val="Titre6Car"/>
    <w:uiPriority w:val="9"/>
    <w:unhideWhenUsed/>
    <w:qFormat/>
    <w:rsid w:val="001E0E90"/>
    <w:pPr>
      <w:keepNext/>
      <w:keepLines/>
      <w:numPr>
        <w:ilvl w:val="5"/>
        <w:numId w:val="2"/>
      </w:numPr>
      <w:spacing w:before="20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1E0E90"/>
    <w:pPr>
      <w:keepNext/>
      <w:keepLines/>
      <w:numPr>
        <w:ilvl w:val="6"/>
        <w:numId w:val="2"/>
      </w:numPr>
      <w:spacing w:before="20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1E0E90"/>
    <w:pPr>
      <w:keepNext/>
      <w:keepLines/>
      <w:numPr>
        <w:ilvl w:val="7"/>
        <w:numId w:val="2"/>
      </w:numPr>
      <w:spacing w:before="20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1E0E90"/>
    <w:pPr>
      <w:keepNext/>
      <w:keepLines/>
      <w:numPr>
        <w:ilvl w:val="8"/>
        <w:numId w:val="2"/>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DF262D"/>
    <w:rPr>
      <w:rFonts w:eastAsiaTheme="majorEastAsia" w:cstheme="majorBidi"/>
      <w:b/>
      <w:bCs/>
      <w:color w:val="365F91" w:themeColor="accent1" w:themeShade="BF"/>
      <w:sz w:val="28"/>
      <w:szCs w:val="28"/>
    </w:rPr>
  </w:style>
  <w:style w:type="paragraph" w:styleId="Textedebulles">
    <w:name w:val="Balloon Text"/>
    <w:basedOn w:val="Normal"/>
    <w:link w:val="TextedebullesCar"/>
    <w:uiPriority w:val="99"/>
    <w:semiHidden/>
    <w:unhideWhenUsed/>
    <w:rsid w:val="001E14AA"/>
    <w:rPr>
      <w:rFonts w:ascii="Tahoma" w:hAnsi="Tahoma" w:cs="Tahoma"/>
      <w:sz w:val="16"/>
      <w:szCs w:val="16"/>
    </w:rPr>
  </w:style>
  <w:style w:type="character" w:customStyle="1" w:styleId="TextedebullesCar">
    <w:name w:val="Texte de bulles Car"/>
    <w:basedOn w:val="Policepardfaut"/>
    <w:link w:val="Textedebulles"/>
    <w:uiPriority w:val="99"/>
    <w:semiHidden/>
    <w:rsid w:val="001E14AA"/>
    <w:rPr>
      <w:rFonts w:ascii="Tahoma" w:hAnsi="Tahoma" w:cs="Tahoma"/>
      <w:sz w:val="16"/>
      <w:szCs w:val="16"/>
    </w:rPr>
  </w:style>
  <w:style w:type="character" w:customStyle="1" w:styleId="Titre2Car">
    <w:name w:val="Titre 2 Car"/>
    <w:basedOn w:val="Policepardfaut"/>
    <w:link w:val="Titre2"/>
    <w:uiPriority w:val="9"/>
    <w:rsid w:val="00DF262D"/>
    <w:rPr>
      <w:rFonts w:eastAsiaTheme="majorEastAsia" w:cstheme="majorBidi"/>
      <w:b/>
      <w:bCs/>
      <w:color w:val="4F81BD" w:themeColor="accent1"/>
      <w:sz w:val="26"/>
      <w:szCs w:val="26"/>
    </w:rPr>
  </w:style>
  <w:style w:type="table" w:styleId="Grille">
    <w:name w:val="Table Grid"/>
    <w:basedOn w:val="TableauNormal"/>
    <w:uiPriority w:val="59"/>
    <w:rsid w:val="00BB24F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ttedetabledesmatires">
    <w:name w:val="TOC Heading"/>
    <w:basedOn w:val="Titre1"/>
    <w:next w:val="Normal"/>
    <w:uiPriority w:val="39"/>
    <w:semiHidden/>
    <w:unhideWhenUsed/>
    <w:qFormat/>
    <w:rsid w:val="005258BB"/>
    <w:pPr>
      <w:spacing w:line="276" w:lineRule="auto"/>
      <w:outlineLvl w:val="9"/>
    </w:pPr>
    <w:rPr>
      <w:lang w:eastAsia="fr-FR"/>
    </w:rPr>
  </w:style>
  <w:style w:type="paragraph" w:styleId="TM1">
    <w:name w:val="toc 1"/>
    <w:basedOn w:val="Normal"/>
    <w:next w:val="Normal"/>
    <w:autoRedefine/>
    <w:uiPriority w:val="39"/>
    <w:unhideWhenUsed/>
    <w:rsid w:val="005258BB"/>
    <w:pPr>
      <w:spacing w:after="100"/>
    </w:pPr>
  </w:style>
  <w:style w:type="paragraph" w:styleId="TM2">
    <w:name w:val="toc 2"/>
    <w:basedOn w:val="Normal"/>
    <w:next w:val="Normal"/>
    <w:autoRedefine/>
    <w:uiPriority w:val="39"/>
    <w:unhideWhenUsed/>
    <w:rsid w:val="005258BB"/>
    <w:pPr>
      <w:spacing w:after="100"/>
      <w:ind w:left="220"/>
    </w:pPr>
  </w:style>
  <w:style w:type="character" w:styleId="Lienhypertexte">
    <w:name w:val="Hyperlink"/>
    <w:basedOn w:val="Policepardfaut"/>
    <w:uiPriority w:val="99"/>
    <w:unhideWhenUsed/>
    <w:rsid w:val="005258BB"/>
    <w:rPr>
      <w:color w:val="0000FF" w:themeColor="hyperlink"/>
      <w:u w:val="single"/>
    </w:rPr>
  </w:style>
  <w:style w:type="paragraph" w:styleId="Paragraphedeliste">
    <w:name w:val="List Paragraph"/>
    <w:basedOn w:val="Normal"/>
    <w:uiPriority w:val="34"/>
    <w:qFormat/>
    <w:rsid w:val="0047109F"/>
    <w:pPr>
      <w:ind w:left="720"/>
    </w:pPr>
  </w:style>
  <w:style w:type="character" w:customStyle="1" w:styleId="Titre3Car">
    <w:name w:val="Titre 3 Car"/>
    <w:basedOn w:val="Policepardfaut"/>
    <w:link w:val="Titre3"/>
    <w:uiPriority w:val="9"/>
    <w:rsid w:val="00DF262D"/>
    <w:rPr>
      <w:rFonts w:eastAsiaTheme="majorEastAsia" w:cstheme="majorBidi"/>
      <w:bCs/>
      <w:color w:val="4F81BD" w:themeColor="accent1"/>
    </w:rPr>
  </w:style>
  <w:style w:type="paragraph" w:styleId="TM3">
    <w:name w:val="toc 3"/>
    <w:basedOn w:val="Normal"/>
    <w:next w:val="Normal"/>
    <w:autoRedefine/>
    <w:uiPriority w:val="39"/>
    <w:unhideWhenUsed/>
    <w:rsid w:val="004D236A"/>
    <w:pPr>
      <w:spacing w:after="100"/>
      <w:ind w:left="440"/>
    </w:pPr>
  </w:style>
  <w:style w:type="paragraph" w:styleId="Lgende">
    <w:name w:val="caption"/>
    <w:basedOn w:val="Normal"/>
    <w:next w:val="Normal"/>
    <w:uiPriority w:val="35"/>
    <w:unhideWhenUsed/>
    <w:qFormat/>
    <w:rsid w:val="008272AD"/>
    <w:pPr>
      <w:spacing w:after="200"/>
    </w:pPr>
    <w:rPr>
      <w:b/>
      <w:bCs/>
      <w:color w:val="4F81BD" w:themeColor="accent1"/>
      <w:sz w:val="18"/>
      <w:szCs w:val="18"/>
    </w:rPr>
  </w:style>
  <w:style w:type="table" w:styleId="Listeclaire">
    <w:name w:val="Light List"/>
    <w:basedOn w:val="TableauNormal"/>
    <w:uiPriority w:val="61"/>
    <w:rsid w:val="009D681C"/>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Tramemoyenne1">
    <w:name w:val="Medium Shading 1"/>
    <w:basedOn w:val="TableauNormal"/>
    <w:uiPriority w:val="63"/>
    <w:rsid w:val="009D681C"/>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Tramemoyenne2">
    <w:name w:val="Medium Shading 2"/>
    <w:basedOn w:val="TableauNormal"/>
    <w:uiPriority w:val="64"/>
    <w:rsid w:val="009D681C"/>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stemoyenne2">
    <w:name w:val="Medium List 2"/>
    <w:basedOn w:val="TableauNormal"/>
    <w:uiPriority w:val="66"/>
    <w:rsid w:val="009D681C"/>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Grillemoyenne1">
    <w:name w:val="Medium Grid 1"/>
    <w:basedOn w:val="TableauNormal"/>
    <w:uiPriority w:val="67"/>
    <w:rsid w:val="009D681C"/>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rillecouleur">
    <w:name w:val="Colorful Grid"/>
    <w:basedOn w:val="TableauNormal"/>
    <w:uiPriority w:val="73"/>
    <w:rsid w:val="009D681C"/>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rilleclaire">
    <w:name w:val="Light Grid"/>
    <w:basedOn w:val="TableauNormal"/>
    <w:uiPriority w:val="62"/>
    <w:rsid w:val="009D681C"/>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customStyle="1" w:styleId="TitreGnral">
    <w:name w:val="Titre Général"/>
    <w:basedOn w:val="Normal"/>
    <w:rsid w:val="006B10CB"/>
    <w:pPr>
      <w:spacing w:before="120" w:after="120" w:line="280" w:lineRule="atLeast"/>
      <w:jc w:val="right"/>
    </w:pPr>
    <w:rPr>
      <w:rFonts w:ascii="Verdana" w:eastAsia="MS Mincho" w:hAnsi="Verdana"/>
      <w:b/>
      <w:caps/>
      <w:color w:val="000080"/>
      <w:sz w:val="32"/>
      <w:szCs w:val="32"/>
      <w:lang w:eastAsia="fr-FR"/>
    </w:rPr>
  </w:style>
  <w:style w:type="paragraph" w:customStyle="1" w:styleId="LogoClient">
    <w:name w:val="Logo Client"/>
    <w:basedOn w:val="Normal"/>
    <w:semiHidden/>
    <w:rsid w:val="006B10CB"/>
    <w:pPr>
      <w:spacing w:before="120" w:after="120" w:line="280" w:lineRule="atLeast"/>
      <w:jc w:val="right"/>
    </w:pPr>
    <w:rPr>
      <w:rFonts w:ascii="Verdana" w:eastAsia="MS Mincho" w:hAnsi="Verdana"/>
      <w:szCs w:val="24"/>
      <w:lang w:eastAsia="fr-FR"/>
    </w:rPr>
  </w:style>
  <w:style w:type="paragraph" w:styleId="En-tte">
    <w:name w:val="header"/>
    <w:basedOn w:val="Normal"/>
    <w:link w:val="En-tteCar"/>
    <w:uiPriority w:val="99"/>
    <w:unhideWhenUsed/>
    <w:rsid w:val="0033093B"/>
    <w:pPr>
      <w:tabs>
        <w:tab w:val="center" w:pos="4536"/>
        <w:tab w:val="right" w:pos="9072"/>
      </w:tabs>
    </w:pPr>
  </w:style>
  <w:style w:type="character" w:customStyle="1" w:styleId="En-tteCar">
    <w:name w:val="En-tête Car"/>
    <w:basedOn w:val="Policepardfaut"/>
    <w:link w:val="En-tte"/>
    <w:uiPriority w:val="99"/>
    <w:rsid w:val="0033093B"/>
    <w:rPr>
      <w:rFonts w:ascii="Calibri" w:hAnsi="Calibri" w:cs="Times New Roman"/>
    </w:rPr>
  </w:style>
  <w:style w:type="paragraph" w:styleId="Pieddepage">
    <w:name w:val="footer"/>
    <w:basedOn w:val="Normal"/>
    <w:link w:val="PieddepageCar"/>
    <w:uiPriority w:val="99"/>
    <w:unhideWhenUsed/>
    <w:rsid w:val="0033093B"/>
    <w:pPr>
      <w:tabs>
        <w:tab w:val="center" w:pos="4536"/>
        <w:tab w:val="right" w:pos="9072"/>
      </w:tabs>
    </w:pPr>
  </w:style>
  <w:style w:type="character" w:customStyle="1" w:styleId="PieddepageCar">
    <w:name w:val="Pied de page Car"/>
    <w:basedOn w:val="Policepardfaut"/>
    <w:link w:val="Pieddepage"/>
    <w:uiPriority w:val="99"/>
    <w:rsid w:val="0033093B"/>
    <w:rPr>
      <w:rFonts w:ascii="Calibri" w:hAnsi="Calibri" w:cs="Times New Roman"/>
    </w:rPr>
  </w:style>
  <w:style w:type="table" w:styleId="Ombrageclair">
    <w:name w:val="Light Shading"/>
    <w:basedOn w:val="TableauNormal"/>
    <w:uiPriority w:val="60"/>
    <w:rsid w:val="00137C84"/>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Trameclaire-Accent1">
    <w:name w:val="Light Shading Accent 1"/>
    <w:basedOn w:val="TableauNormal"/>
    <w:uiPriority w:val="60"/>
    <w:rsid w:val="00137C84"/>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Lienhypertextesuivi">
    <w:name w:val="FollowedHyperlink"/>
    <w:basedOn w:val="Policepardfaut"/>
    <w:uiPriority w:val="99"/>
    <w:semiHidden/>
    <w:unhideWhenUsed/>
    <w:rsid w:val="00AD2E41"/>
    <w:rPr>
      <w:color w:val="800080" w:themeColor="followedHyperlink"/>
      <w:u w:val="single"/>
    </w:rPr>
  </w:style>
  <w:style w:type="character" w:customStyle="1" w:styleId="Titre4Car">
    <w:name w:val="Titre 4 Car"/>
    <w:basedOn w:val="Policepardfaut"/>
    <w:link w:val="Titre4"/>
    <w:uiPriority w:val="9"/>
    <w:rsid w:val="00DF262D"/>
    <w:rPr>
      <w:rFonts w:eastAsiaTheme="majorEastAsia" w:cstheme="majorBidi"/>
      <w:bCs/>
      <w:i/>
      <w:iCs/>
      <w:color w:val="4F81BD" w:themeColor="accent1"/>
    </w:rPr>
  </w:style>
  <w:style w:type="character" w:customStyle="1" w:styleId="Titre5Car">
    <w:name w:val="Titre 5 Car"/>
    <w:basedOn w:val="Policepardfaut"/>
    <w:link w:val="Titre5"/>
    <w:uiPriority w:val="9"/>
    <w:rsid w:val="00DF262D"/>
    <w:rPr>
      <w:rFonts w:eastAsiaTheme="majorEastAsia" w:cstheme="majorBidi"/>
      <w:color w:val="243F60" w:themeColor="accent1" w:themeShade="7F"/>
    </w:rPr>
  </w:style>
  <w:style w:type="character" w:customStyle="1" w:styleId="Titre6Car">
    <w:name w:val="Titre 6 Car"/>
    <w:basedOn w:val="Policepardfaut"/>
    <w:link w:val="Titre6"/>
    <w:uiPriority w:val="9"/>
    <w:rsid w:val="001E0E90"/>
    <w:rPr>
      <w:rFonts w:asciiTheme="majorHAnsi" w:eastAsiaTheme="majorEastAsia" w:hAnsiTheme="majorHAnsi" w:cstheme="majorBidi"/>
      <w:i/>
      <w:iCs/>
      <w:color w:val="243F60" w:themeColor="accent1" w:themeShade="7F"/>
    </w:rPr>
  </w:style>
  <w:style w:type="character" w:customStyle="1" w:styleId="Titre7Car">
    <w:name w:val="Titre 7 Car"/>
    <w:basedOn w:val="Policepardfaut"/>
    <w:link w:val="Titre7"/>
    <w:uiPriority w:val="9"/>
    <w:semiHidden/>
    <w:rsid w:val="001E0E90"/>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1E0E90"/>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1E0E90"/>
    <w:rPr>
      <w:rFonts w:asciiTheme="majorHAnsi" w:eastAsiaTheme="majorEastAsia" w:hAnsiTheme="majorHAnsi" w:cstheme="majorBidi"/>
      <w:i/>
      <w:iCs/>
      <w:color w:val="404040" w:themeColor="text1" w:themeTint="BF"/>
      <w:sz w:val="20"/>
      <w:szCs w:val="20"/>
    </w:rPr>
  </w:style>
  <w:style w:type="paragraph" w:styleId="Titre">
    <w:name w:val="Title"/>
    <w:basedOn w:val="Normal"/>
    <w:next w:val="Normal"/>
    <w:link w:val="TitreCar"/>
    <w:uiPriority w:val="10"/>
    <w:qFormat/>
    <w:rsid w:val="001E0E90"/>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1E0E90"/>
    <w:rPr>
      <w:rFonts w:asciiTheme="majorHAnsi" w:eastAsiaTheme="majorEastAsia" w:hAnsiTheme="majorHAnsi" w:cstheme="majorBidi"/>
      <w:color w:val="17365D" w:themeColor="text2" w:themeShade="BF"/>
      <w:spacing w:val="5"/>
      <w:kern w:val="28"/>
      <w:sz w:val="52"/>
      <w:szCs w:val="52"/>
    </w:rPr>
  </w:style>
  <w:style w:type="numbering" w:customStyle="1" w:styleId="Style1">
    <w:name w:val="Style1"/>
    <w:uiPriority w:val="99"/>
    <w:rsid w:val="0040304F"/>
    <w:pPr>
      <w:numPr>
        <w:numId w:val="1"/>
      </w:numPr>
    </w:pPr>
  </w:style>
  <w:style w:type="character" w:styleId="Marquedannotation">
    <w:name w:val="annotation reference"/>
    <w:basedOn w:val="Policepardfaut"/>
    <w:uiPriority w:val="99"/>
    <w:semiHidden/>
    <w:unhideWhenUsed/>
    <w:rsid w:val="006714CC"/>
    <w:rPr>
      <w:sz w:val="16"/>
      <w:szCs w:val="16"/>
    </w:rPr>
  </w:style>
  <w:style w:type="paragraph" w:styleId="Commentaire">
    <w:name w:val="annotation text"/>
    <w:basedOn w:val="Normal"/>
    <w:link w:val="CommentaireCar"/>
    <w:uiPriority w:val="99"/>
    <w:semiHidden/>
    <w:unhideWhenUsed/>
    <w:rsid w:val="006714CC"/>
    <w:rPr>
      <w:sz w:val="20"/>
      <w:szCs w:val="20"/>
    </w:rPr>
  </w:style>
  <w:style w:type="character" w:customStyle="1" w:styleId="CommentaireCar">
    <w:name w:val="Commentaire Car"/>
    <w:basedOn w:val="Policepardfaut"/>
    <w:link w:val="Commentaire"/>
    <w:uiPriority w:val="99"/>
    <w:semiHidden/>
    <w:rsid w:val="006714CC"/>
    <w:rPr>
      <w:rFonts w:ascii="Calibri" w:hAnsi="Calibri" w:cs="Times New Roman"/>
      <w:sz w:val="20"/>
      <w:szCs w:val="20"/>
    </w:rPr>
  </w:style>
  <w:style w:type="paragraph" w:styleId="Objetducommentaire">
    <w:name w:val="annotation subject"/>
    <w:basedOn w:val="Commentaire"/>
    <w:next w:val="Commentaire"/>
    <w:link w:val="ObjetducommentaireCar"/>
    <w:uiPriority w:val="99"/>
    <w:semiHidden/>
    <w:unhideWhenUsed/>
    <w:rsid w:val="006714CC"/>
    <w:rPr>
      <w:b/>
      <w:bCs/>
    </w:rPr>
  </w:style>
  <w:style w:type="character" w:customStyle="1" w:styleId="ObjetducommentaireCar">
    <w:name w:val="Objet du commentaire Car"/>
    <w:basedOn w:val="CommentaireCar"/>
    <w:link w:val="Objetducommentaire"/>
    <w:uiPriority w:val="99"/>
    <w:semiHidden/>
    <w:rsid w:val="006714CC"/>
    <w:rPr>
      <w:rFonts w:ascii="Calibri" w:hAnsi="Calibri" w:cs="Times New Roman"/>
      <w:b/>
      <w:bCs/>
      <w:sz w:val="20"/>
      <w:szCs w:val="20"/>
    </w:rPr>
  </w:style>
  <w:style w:type="paragraph" w:styleId="Rvision">
    <w:name w:val="Revision"/>
    <w:hidden/>
    <w:uiPriority w:val="99"/>
    <w:semiHidden/>
    <w:rsid w:val="00402C13"/>
    <w:pPr>
      <w:spacing w:after="0" w:line="240" w:lineRule="auto"/>
    </w:pPr>
    <w:rPr>
      <w:rFonts w:ascii="Calibri" w:hAnsi="Calibri" w:cs="Times New Roman"/>
    </w:rPr>
  </w:style>
  <w:style w:type="paragraph" w:styleId="Tabledesillustrations">
    <w:name w:val="table of figures"/>
    <w:basedOn w:val="Normal"/>
    <w:next w:val="Normal"/>
    <w:uiPriority w:val="99"/>
    <w:unhideWhenUsed/>
    <w:rsid w:val="006956D7"/>
    <w:pPr>
      <w:ind w:left="440" w:hanging="440"/>
    </w:pPr>
  </w:style>
  <w:style w:type="paragraph" w:styleId="Notedebasdepage">
    <w:name w:val="footnote text"/>
    <w:basedOn w:val="Normal"/>
    <w:link w:val="NotedebasdepageCar"/>
    <w:uiPriority w:val="99"/>
    <w:unhideWhenUsed/>
    <w:rsid w:val="000C2FE0"/>
    <w:rPr>
      <w:sz w:val="24"/>
      <w:szCs w:val="24"/>
    </w:rPr>
  </w:style>
  <w:style w:type="character" w:customStyle="1" w:styleId="NotedebasdepageCar">
    <w:name w:val="Note de bas de page Car"/>
    <w:basedOn w:val="Policepardfaut"/>
    <w:link w:val="Notedebasdepage"/>
    <w:uiPriority w:val="99"/>
    <w:rsid w:val="000C2FE0"/>
    <w:rPr>
      <w:rFonts w:ascii="Calibri" w:hAnsi="Calibri" w:cs="Times New Roman"/>
      <w:sz w:val="24"/>
      <w:szCs w:val="24"/>
    </w:rPr>
  </w:style>
  <w:style w:type="character" w:styleId="Marquenotebasdepage">
    <w:name w:val="footnote reference"/>
    <w:basedOn w:val="Policepardfaut"/>
    <w:uiPriority w:val="99"/>
    <w:unhideWhenUsed/>
    <w:rsid w:val="000C2FE0"/>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9539154">
      <w:bodyDiv w:val="1"/>
      <w:marLeft w:val="0"/>
      <w:marRight w:val="0"/>
      <w:marTop w:val="0"/>
      <w:marBottom w:val="0"/>
      <w:divBdr>
        <w:top w:val="none" w:sz="0" w:space="0" w:color="auto"/>
        <w:left w:val="none" w:sz="0" w:space="0" w:color="auto"/>
        <w:bottom w:val="none" w:sz="0" w:space="0" w:color="auto"/>
        <w:right w:val="none" w:sz="0" w:space="0" w:color="auto"/>
      </w:divBdr>
    </w:div>
    <w:div w:id="536236341">
      <w:bodyDiv w:val="1"/>
      <w:marLeft w:val="0"/>
      <w:marRight w:val="0"/>
      <w:marTop w:val="0"/>
      <w:marBottom w:val="0"/>
      <w:divBdr>
        <w:top w:val="none" w:sz="0" w:space="0" w:color="auto"/>
        <w:left w:val="none" w:sz="0" w:space="0" w:color="auto"/>
        <w:bottom w:val="none" w:sz="0" w:space="0" w:color="auto"/>
        <w:right w:val="none" w:sz="0" w:space="0" w:color="auto"/>
      </w:divBdr>
    </w:div>
    <w:div w:id="546570407">
      <w:bodyDiv w:val="1"/>
      <w:marLeft w:val="0"/>
      <w:marRight w:val="0"/>
      <w:marTop w:val="0"/>
      <w:marBottom w:val="0"/>
      <w:divBdr>
        <w:top w:val="none" w:sz="0" w:space="0" w:color="auto"/>
        <w:left w:val="none" w:sz="0" w:space="0" w:color="auto"/>
        <w:bottom w:val="none" w:sz="0" w:space="0" w:color="auto"/>
        <w:right w:val="none" w:sz="0" w:space="0" w:color="auto"/>
      </w:divBdr>
    </w:div>
    <w:div w:id="648902567">
      <w:bodyDiv w:val="1"/>
      <w:marLeft w:val="0"/>
      <w:marRight w:val="0"/>
      <w:marTop w:val="0"/>
      <w:marBottom w:val="0"/>
      <w:divBdr>
        <w:top w:val="none" w:sz="0" w:space="0" w:color="auto"/>
        <w:left w:val="none" w:sz="0" w:space="0" w:color="auto"/>
        <w:bottom w:val="none" w:sz="0" w:space="0" w:color="auto"/>
        <w:right w:val="none" w:sz="0" w:space="0" w:color="auto"/>
      </w:divBdr>
    </w:div>
    <w:div w:id="751246379">
      <w:bodyDiv w:val="1"/>
      <w:marLeft w:val="0"/>
      <w:marRight w:val="0"/>
      <w:marTop w:val="0"/>
      <w:marBottom w:val="0"/>
      <w:divBdr>
        <w:top w:val="none" w:sz="0" w:space="0" w:color="auto"/>
        <w:left w:val="none" w:sz="0" w:space="0" w:color="auto"/>
        <w:bottom w:val="none" w:sz="0" w:space="0" w:color="auto"/>
        <w:right w:val="none" w:sz="0" w:space="0" w:color="auto"/>
      </w:divBdr>
    </w:div>
    <w:div w:id="1316034998">
      <w:bodyDiv w:val="1"/>
      <w:marLeft w:val="0"/>
      <w:marRight w:val="0"/>
      <w:marTop w:val="0"/>
      <w:marBottom w:val="0"/>
      <w:divBdr>
        <w:top w:val="none" w:sz="0" w:space="0" w:color="auto"/>
        <w:left w:val="none" w:sz="0" w:space="0" w:color="auto"/>
        <w:bottom w:val="none" w:sz="0" w:space="0" w:color="auto"/>
        <w:right w:val="none" w:sz="0" w:space="0" w:color="auto"/>
      </w:divBdr>
    </w:div>
    <w:div w:id="1346438972">
      <w:bodyDiv w:val="1"/>
      <w:marLeft w:val="0"/>
      <w:marRight w:val="0"/>
      <w:marTop w:val="0"/>
      <w:marBottom w:val="0"/>
      <w:divBdr>
        <w:top w:val="none" w:sz="0" w:space="0" w:color="auto"/>
        <w:left w:val="none" w:sz="0" w:space="0" w:color="auto"/>
        <w:bottom w:val="none" w:sz="0" w:space="0" w:color="auto"/>
        <w:right w:val="none" w:sz="0" w:space="0" w:color="auto"/>
      </w:divBdr>
    </w:div>
    <w:div w:id="2060934915">
      <w:bodyDiv w:val="1"/>
      <w:marLeft w:val="0"/>
      <w:marRight w:val="0"/>
      <w:marTop w:val="0"/>
      <w:marBottom w:val="0"/>
      <w:divBdr>
        <w:top w:val="none" w:sz="0" w:space="0" w:color="auto"/>
        <w:left w:val="none" w:sz="0" w:space="0" w:color="auto"/>
        <w:bottom w:val="none" w:sz="0" w:space="0" w:color="auto"/>
        <w:right w:val="none" w:sz="0" w:space="0" w:color="auto"/>
      </w:divBdr>
    </w:div>
    <w:div w:id="21086973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yperlink" Target="http://www.vialsace.eu" TargetMode="External"/><Relationship Id="rId14" Type="http://schemas.openxmlformats.org/officeDocument/2006/relationships/hyperlink" Target="http://www.simplicim-lorraine.eu" TargetMode="External"/><Relationship Id="rId15" Type="http://schemas.openxmlformats.org/officeDocument/2006/relationships/hyperlink" Target="http://www.ter-sncf.com" TargetMode="External"/><Relationship Id="rId16" Type="http://schemas.openxmlformats.org/officeDocument/2006/relationships/image" Target="media/image1.png"/><Relationship Id="rId17" Type="http://schemas.openxmlformats.org/officeDocument/2006/relationships/image" Target="media/image2.png"/><Relationship Id="rId18" Type="http://schemas.openxmlformats.org/officeDocument/2006/relationships/image" Target="media/image3.png"/><Relationship Id="rId19" Type="http://schemas.openxmlformats.org/officeDocument/2006/relationships/image" Target="media/image4.png"/><Relationship Id="rId50" Type="http://schemas.openxmlformats.org/officeDocument/2006/relationships/image" Target="media/image33.png"/><Relationship Id="rId51" Type="http://schemas.openxmlformats.org/officeDocument/2006/relationships/comments" Target="comments.xml"/><Relationship Id="rId52" Type="http://schemas.openxmlformats.org/officeDocument/2006/relationships/image" Target="media/image34.png"/><Relationship Id="rId53" Type="http://schemas.openxmlformats.org/officeDocument/2006/relationships/image" Target="media/image35.png"/><Relationship Id="rId54" Type="http://schemas.openxmlformats.org/officeDocument/2006/relationships/fontTable" Target="fontTable.xml"/><Relationship Id="rId55" Type="http://schemas.openxmlformats.org/officeDocument/2006/relationships/theme" Target="theme/theme1.xml"/><Relationship Id="rId56" Type="http://schemas.microsoft.com/office/2011/relationships/commentsExtended" Target="commentsExtended.xml"/><Relationship Id="rId57" Type="http://schemas.microsoft.com/office/2011/relationships/people" Target="people.xml"/><Relationship Id="rId40" Type="http://schemas.openxmlformats.org/officeDocument/2006/relationships/image" Target="media/image25.png"/><Relationship Id="rId41" Type="http://schemas.openxmlformats.org/officeDocument/2006/relationships/hyperlink" Target="http://www.postcodeanywhere.co.uk/" TargetMode="External"/><Relationship Id="rId42" Type="http://schemas.openxmlformats.org/officeDocument/2006/relationships/hyperlink" Target="https://www.usps.com/business/web-tools-apis/address-information.htm" TargetMode="External"/><Relationship Id="rId43" Type="http://schemas.openxmlformats.org/officeDocument/2006/relationships/image" Target="media/image26.png"/><Relationship Id="rId44" Type="http://schemas.openxmlformats.org/officeDocument/2006/relationships/image" Target="media/image27.png"/><Relationship Id="rId45" Type="http://schemas.openxmlformats.org/officeDocument/2006/relationships/image" Target="media/image28.png"/><Relationship Id="rId46" Type="http://schemas.openxmlformats.org/officeDocument/2006/relationships/image" Target="media/image29.png"/><Relationship Id="rId47" Type="http://schemas.openxmlformats.org/officeDocument/2006/relationships/image" Target="media/image30.png"/><Relationship Id="rId48" Type="http://schemas.openxmlformats.org/officeDocument/2006/relationships/image" Target="media/image31.png"/><Relationship Id="rId49" Type="http://schemas.openxmlformats.org/officeDocument/2006/relationships/image" Target="media/image32.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customXml" Target="../customXml/item4.xml"/><Relationship Id="rId5" Type="http://schemas.openxmlformats.org/officeDocument/2006/relationships/customXml" Target="../customXml/item5.xml"/><Relationship Id="rId6" Type="http://schemas.openxmlformats.org/officeDocument/2006/relationships/numbering" Target="numbering.xml"/><Relationship Id="rId7" Type="http://schemas.openxmlformats.org/officeDocument/2006/relationships/styles" Target="styles.xml"/><Relationship Id="rId8" Type="http://schemas.microsoft.com/office/2007/relationships/stylesWithEffects" Target="stylesWithEffects.xml"/><Relationship Id="rId9" Type="http://schemas.openxmlformats.org/officeDocument/2006/relationships/settings" Target="settings.xml"/><Relationship Id="rId30" Type="http://schemas.openxmlformats.org/officeDocument/2006/relationships/image" Target="media/image15.png"/><Relationship Id="rId31" Type="http://schemas.openxmlformats.org/officeDocument/2006/relationships/image" Target="media/image16.png"/><Relationship Id="rId32" Type="http://schemas.openxmlformats.org/officeDocument/2006/relationships/image" Target="media/image17.png"/><Relationship Id="rId33" Type="http://schemas.openxmlformats.org/officeDocument/2006/relationships/image" Target="media/image18.png"/><Relationship Id="rId34" Type="http://schemas.openxmlformats.org/officeDocument/2006/relationships/image" Target="media/image19.png"/><Relationship Id="rId35" Type="http://schemas.openxmlformats.org/officeDocument/2006/relationships/image" Target="media/image20.png"/><Relationship Id="rId36" Type="http://schemas.openxmlformats.org/officeDocument/2006/relationships/image" Target="media/image21.png"/><Relationship Id="rId37" Type="http://schemas.openxmlformats.org/officeDocument/2006/relationships/image" Target="media/image22.png"/><Relationship Id="rId38" Type="http://schemas.openxmlformats.org/officeDocument/2006/relationships/image" Target="media/image23.png"/><Relationship Id="rId39" Type="http://schemas.openxmlformats.org/officeDocument/2006/relationships/image" Target="media/image24.png"/><Relationship Id="rId20" Type="http://schemas.openxmlformats.org/officeDocument/2006/relationships/image" Target="media/image5.png"/><Relationship Id="rId21" Type="http://schemas.openxmlformats.org/officeDocument/2006/relationships/image" Target="media/image6.png"/><Relationship Id="rId22" Type="http://schemas.openxmlformats.org/officeDocument/2006/relationships/image" Target="media/image7.png"/><Relationship Id="rId23" Type="http://schemas.openxmlformats.org/officeDocument/2006/relationships/image" Target="media/image8.png"/><Relationship Id="rId24" Type="http://schemas.openxmlformats.org/officeDocument/2006/relationships/image" Target="media/image9.png"/><Relationship Id="rId25" Type="http://schemas.openxmlformats.org/officeDocument/2006/relationships/image" Target="media/image10.png"/><Relationship Id="rId26" Type="http://schemas.openxmlformats.org/officeDocument/2006/relationships/image" Target="media/image11.png"/><Relationship Id="rId27" Type="http://schemas.openxmlformats.org/officeDocument/2006/relationships/image" Target="media/image12.png"/><Relationship Id="rId28" Type="http://schemas.openxmlformats.org/officeDocument/2006/relationships/image" Target="media/image13.png"/><Relationship Id="rId29" Type="http://schemas.openxmlformats.org/officeDocument/2006/relationships/image" Target="media/image14.png"/><Relationship Id="rId10" Type="http://schemas.openxmlformats.org/officeDocument/2006/relationships/webSettings" Target="webSettings.xml"/><Relationship Id="rId11" Type="http://schemas.openxmlformats.org/officeDocument/2006/relationships/footnotes" Target="footnotes.xml"/><Relationship Id="rId12" Type="http://schemas.openxmlformats.org/officeDocument/2006/relationships/endnotes" Target="endnote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spe:Receivers xmlns:spe="http://schemas.microsoft.com/sharepoint/events">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spe:Receiver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7398D9DDD976B842B5E7E426F1685179" ma:contentTypeVersion="0" ma:contentTypeDescription="Crée un document." ma:contentTypeScope="" ma:versionID="5d617f28b12f6abe096a5458a06b82c0">
  <xsd:schema xmlns:xsd="http://www.w3.org/2001/XMLSchema" xmlns:xs="http://www.w3.org/2001/XMLSchema" xmlns:p="http://schemas.microsoft.com/office/2006/metadata/properties" xmlns:ns2="5c6b5260-11ec-45bb-a9e3-70439a8faf0d" targetNamespace="http://schemas.microsoft.com/office/2006/metadata/properties" ma:root="true" ma:fieldsID="e0e766c7c4d40b61ec9fb9c60f4b271d" ns2:_="">
    <xsd:import namespace="5c6b5260-11ec-45bb-a9e3-70439a8faf0d"/>
    <xsd:element name="properties">
      <xsd:complexType>
        <xsd:sequence>
          <xsd:element name="documentManagement">
            <xsd:complexType>
              <xsd:all>
                <xsd:element ref="ns2:_dlc_DocId" minOccurs="0"/>
                <xsd:element ref="ns2:_dlc_DocIdUrl" minOccurs="0"/>
                <xsd:element ref="ns2:_dlc_DocIdPersist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c6b5260-11ec-45bb-a9e3-70439a8faf0d" elementFormDefault="qualified">
    <xsd:import namespace="http://schemas.microsoft.com/office/2006/documentManagement/types"/>
    <xsd:import namespace="http://schemas.microsoft.com/office/infopath/2007/PartnerControls"/>
    <xsd:element name="_dlc_DocId" ma:index="8" nillable="true" ma:displayName="Valeur d’ID de document" ma:description="Valeur de l’ID de document affecté à cet élément." ma:internalName="_dlc_DocId" ma:readOnly="true">
      <xsd:simpleType>
        <xsd:restriction base="dms:Text"/>
      </xsd:simpleType>
    </xsd:element>
    <xsd:element name="_dlc_DocIdUrl" ma:index="9" nillable="true" ma:displayName="ID de document" ma:description="Lien permanent vers ce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Conserver l’ID" ma:description="Conserver l’ID lors de l’ajout."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_dlc_DocId xmlns="5c6b5260-11ec-45bb-a9e3-70439a8faf0d">X4TACEKHER45-211-41</_dlc_DocId>
    <_dlc_DocIdUrl xmlns="5c6b5260-11ec-45bb-a9e3-70439a8faf0d">
      <Url>http://sharepoint.canaltp.fr/DirPP/produits/_layouts/DocIdRedir.aspx?ID=X4TACEKHER45-211-41</Url>
      <Description>X4TACEKHER45-211-41</Description>
    </_dlc_DocIdUrl>
  </documentManagement>
</p:properti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CDC1233-D034-4401-942F-2F8BD33F6A69}">
  <ds:schemaRefs>
    <ds:schemaRef ds:uri="http://schemas.microsoft.com/sharepoint/events"/>
  </ds:schemaRefs>
</ds:datastoreItem>
</file>

<file path=customXml/itemProps2.xml><?xml version="1.0" encoding="utf-8"?>
<ds:datastoreItem xmlns:ds="http://schemas.openxmlformats.org/officeDocument/2006/customXml" ds:itemID="{3A72A3D0-9EA9-4252-B72A-00CB7D05981A}">
  <ds:schemaRefs>
    <ds:schemaRef ds:uri="http://schemas.microsoft.com/sharepoint/v3/contenttype/forms"/>
  </ds:schemaRefs>
</ds:datastoreItem>
</file>

<file path=customXml/itemProps3.xml><?xml version="1.0" encoding="utf-8"?>
<ds:datastoreItem xmlns:ds="http://schemas.openxmlformats.org/officeDocument/2006/customXml" ds:itemID="{FC888F98-E4E5-46F0-B717-B2EB99CEAC9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c6b5260-11ec-45bb-a9e3-70439a8faf0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0E181B7A-9456-4EE3-A05B-C1F03A3C77FC}">
  <ds:schemaRefs>
    <ds:schemaRef ds:uri="http://purl.org/dc/terms/"/>
    <ds:schemaRef ds:uri="http://schemas.openxmlformats.org/package/2006/metadata/core-properties"/>
    <ds:schemaRef ds:uri="http://purl.org/dc/dcmitype/"/>
    <ds:schemaRef ds:uri="http://purl.org/dc/elements/1.1/"/>
    <ds:schemaRef ds:uri="http://schemas.microsoft.com/office/2006/documentManagement/types"/>
    <ds:schemaRef ds:uri="http://schemas.microsoft.com/office/infopath/2007/PartnerControls"/>
    <ds:schemaRef ds:uri="5c6b5260-11ec-45bb-a9e3-70439a8faf0d"/>
    <ds:schemaRef ds:uri="http://schemas.microsoft.com/office/2006/metadata/properties"/>
    <ds:schemaRef ds:uri="http://www.w3.org/XML/1998/namespace"/>
  </ds:schemaRefs>
</ds:datastoreItem>
</file>

<file path=customXml/itemProps5.xml><?xml version="1.0" encoding="utf-8"?>
<ds:datastoreItem xmlns:ds="http://schemas.openxmlformats.org/officeDocument/2006/customXml" ds:itemID="{AF1950F0-DE9E-7647-8D16-D737F6E6D2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Pages>51</Pages>
  <Words>13355</Words>
  <Characters>73454</Characters>
  <Application>Microsoft Macintosh Word</Application>
  <DocSecurity>0</DocSecurity>
  <Lines>612</Lines>
  <Paragraphs>173</Paragraphs>
  <ScaleCrop>false</ScaleCrop>
  <HeadingPairs>
    <vt:vector size="4" baseType="variant">
      <vt:variant>
        <vt:lpstr>Titre</vt:lpstr>
      </vt:variant>
      <vt:variant>
        <vt:i4>1</vt:i4>
      </vt:variant>
      <vt:variant>
        <vt:lpstr>Headings</vt:lpstr>
      </vt:variant>
      <vt:variant>
        <vt:i4>52</vt:i4>
      </vt:variant>
    </vt:vector>
  </HeadingPairs>
  <TitlesOfParts>
    <vt:vector size="53" baseType="lpstr">
      <vt:lpstr>Spécifications techniques du méta-système</vt:lpstr>
      <vt:lpstr>Historique des modifications</vt:lpstr>
      <vt:lpstr>Documents applicables</vt:lpstr>
      <vt:lpstr>Introduction</vt:lpstr>
      <vt:lpstr>Partie 1</vt:lpstr>
      <vt:lpstr>    Termes et définitions</vt:lpstr>
      <vt:lpstr>        Dictionnaire des termes</vt:lpstr>
      <vt:lpstr>        Illustration des termes sur un exemple</vt:lpstr>
      <vt:lpstr>    Les acteurs</vt:lpstr>
      <vt:lpstr>        Le client du méta-système</vt:lpstr>
      <vt:lpstr>    Le périmètre fonctionnel du méta-système</vt:lpstr>
      <vt:lpstr>        Les frontières fonctionnelles du service de recherche d’itinéraire distribué</vt:lpstr>
      <vt:lpstr>        Les frontières fonctionnelles du service de recherche de localité</vt:lpstr>
      <vt:lpstr>        L’objectif du service</vt:lpstr>
      <vt:lpstr>    Les composants internes</vt:lpstr>
      <vt:lpstr>        La base des métadonnées</vt:lpstr>
      <vt:lpstr>        Le système de synchronisation des métadonnées</vt:lpstr>
      <vt:lpstr>        L’aiguilleur</vt:lpstr>
      <vt:lpstr>    Les composants externes</vt:lpstr>
      <vt:lpstr>    Les interfaces entre les composants</vt:lpstr>
      <vt:lpstr>        La base des métadonnées</vt:lpstr>
      <vt:lpstr>        Le système de synchronisation des métadonnées</vt:lpstr>
      <vt:lpstr>        L’aiguilleur</vt:lpstr>
      <vt:lpstr>        Vue d’ensemble des interfaces</vt:lpstr>
      <vt:lpstr>    Principaux cas d’utilisation</vt:lpstr>
      <vt:lpstr>Partie 2</vt:lpstr>
      <vt:lpstr>    Interfaces DRI et FRI</vt:lpstr>
      <vt:lpstr>        Structures de données échangées</vt:lpstr>
      <vt:lpstr>        Demi interface fournisseur de recherche d’itinéraire et de localité (FRI)</vt:lpstr>
      <vt:lpstr>        Demi interface demandeur de recherche d’itinéraire et de localité (DRI)</vt:lpstr>
      <vt:lpstr>        Comportement dynamique de la demi-interface FRI</vt:lpstr>
      <vt:lpstr>        Comportement dynamique de la demi-interface DRI</vt:lpstr>
      <vt:lpstr>        Conditions de fonctionnement</vt:lpstr>
      <vt:lpstr>    Interface langage de requêtes sur les métadonnées</vt:lpstr>
      <vt:lpstr>        Le schéma de la base</vt:lpstr>
      <vt:lpstr>        Contrainte d’optimisation d’accès aux arrêts</vt:lpstr>
      <vt:lpstr>        Contraintes de mise en fonctionnement</vt:lpstr>
      <vt:lpstr>    Interface générique de SIM</vt:lpstr>
      <vt:lpstr>        Descriptions générales des services de l’interface</vt:lpstr>
      <vt:lpstr>        Service de recherche d’itinéraire détaillée 1-n</vt:lpstr>
      <vt:lpstr>        Service de recherche d’itinéraire non détaillée n-m</vt:lpstr>
      <vt:lpstr>        Collecte des arrêts</vt:lpstr>
      <vt:lpstr>        Capacités du SIM</vt:lpstr>
      <vt:lpstr>Partie 3</vt:lpstr>
      <vt:lpstr>    Point d’accès fonctionnel</vt:lpstr>
      <vt:lpstr>        Accès au méta-système (FRI, DRI)</vt:lpstr>
      <vt:lpstr>        Accès à la base des métadonnées</vt:lpstr>
      <vt:lpstr>        Accès à l’interface générique de SIM</vt:lpstr>
      <vt:lpstr>    Structures échangées</vt:lpstr>
      <vt:lpstr>        Les structures d’échange des interfaces du méta-système (FRI, DRI)</vt:lpstr>
      <vt:lpstr>        Les structures d’échange des interfaces génériques de SIM</vt:lpstr>
      <vt:lpstr>        Les structures d’échange de l’interface de lecture écriture de la base des métad</vt:lpstr>
      <vt:lpstr>Liste des figures</vt:lpstr>
    </vt:vector>
  </TitlesOfParts>
  <Company>Cityway</Company>
  <LinksUpToDate>false</LinksUpToDate>
  <CharactersWithSpaces>86636</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Spécifications techniques du méta-système</dc:title>
  <dc:subject/>
  <dc:creator>Florisson Marc</dc:creator>
  <cp:keywords/>
  <dc:description/>
  <cp:lastModifiedBy>Marc Florisson</cp:lastModifiedBy>
  <cp:revision>3</cp:revision>
  <cp:lastPrinted>2013-10-23T09:43:00Z</cp:lastPrinted>
  <dcterms:created xsi:type="dcterms:W3CDTF">2015-05-29T07:57:00Z</dcterms:created>
  <dcterms:modified xsi:type="dcterms:W3CDTF">2015-05-29T13:09:00Z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0x0101007398D9DDD976B842B5E7E426F1685179</vt:lpwstr>
  </property>
  <property fmtid="{D5CDD505-2E9C-101B-9397-08002B2CF9AE}" pid="3" name="_dlc_DocIdItemGuid">
    <vt:lpwstr>e09517f6-2fa2-4ce4-9bcc-e04661416574</vt:lpwstr>
  </property>
</Properties>
</file>